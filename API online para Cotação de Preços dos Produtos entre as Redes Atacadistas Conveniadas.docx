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89921D3" w14:textId="1EF34C63" w:rsidR="006277F7" w:rsidRPr="00946032" w:rsidRDefault="00C130C4" w:rsidP="00440A07">
      <w:pPr>
        <w:jc w:val="center"/>
      </w:pPr>
      <w:r w:rsidRPr="000F7BDA">
        <w:t>SENAC</w:t>
      </w:r>
      <w:r w:rsidR="005A6ED2" w:rsidRPr="00946032">
        <w:t xml:space="preserve"> SÃO PAULO</w:t>
      </w:r>
    </w:p>
    <w:p w14:paraId="6A175BA6" w14:textId="1A98F26E" w:rsidR="007044BB" w:rsidRPr="00946032" w:rsidRDefault="005A6ED2">
      <w:pPr>
        <w:jc w:val="center"/>
      </w:pPr>
      <w:r w:rsidRPr="00946032">
        <w:t>UNIDADE LAPA TITO</w:t>
      </w:r>
    </w:p>
    <w:p w14:paraId="500560F3" w14:textId="77777777" w:rsidR="005A6ED2" w:rsidRPr="00946032" w:rsidRDefault="005A6ED2">
      <w:pPr>
        <w:jc w:val="center"/>
      </w:pPr>
    </w:p>
    <w:p w14:paraId="01C2D84A" w14:textId="77777777" w:rsidR="007044BB" w:rsidRPr="00946032" w:rsidRDefault="007044BB">
      <w:pPr>
        <w:jc w:val="center"/>
      </w:pPr>
    </w:p>
    <w:p w14:paraId="4778A4DE" w14:textId="77777777" w:rsidR="005A6ED2" w:rsidRPr="00946032" w:rsidRDefault="005A6ED2">
      <w:pPr>
        <w:jc w:val="center"/>
      </w:pPr>
    </w:p>
    <w:p w14:paraId="2AF03B9E" w14:textId="25A828D2" w:rsidR="007044BB" w:rsidRPr="00946032" w:rsidDel="00CB05C3" w:rsidRDefault="007044BB">
      <w:pPr>
        <w:tabs>
          <w:tab w:val="left" w:pos="3795"/>
        </w:tabs>
        <w:jc w:val="center"/>
        <w:rPr>
          <w:del w:id="0" w:author="Osnir Estevam" w:date="2016-08-21T13:32:00Z"/>
        </w:rPr>
        <w:pPrChange w:id="1" w:author="Osnir Estevam" w:date="2016-08-20T16:32:00Z">
          <w:pPr>
            <w:jc w:val="center"/>
          </w:pPr>
        </w:pPrChange>
      </w:pPr>
    </w:p>
    <w:p w14:paraId="795F4D9F" w14:textId="4AF0E3B9" w:rsidR="009F6A3A" w:rsidRPr="00946032" w:rsidRDefault="009F6A3A">
      <w:pPr>
        <w:tabs>
          <w:tab w:val="left" w:pos="3795"/>
        </w:tabs>
        <w:jc w:val="center"/>
        <w:pPrChange w:id="2" w:author="Osnir Estevam" w:date="2016-08-20T16:31:00Z">
          <w:pPr>
            <w:tabs>
              <w:tab w:val="left" w:pos="3795"/>
            </w:tabs>
          </w:pPr>
        </w:pPrChange>
      </w:pPr>
      <w:r w:rsidRPr="00946032">
        <w:t>William Francisco Leite</w:t>
      </w:r>
    </w:p>
    <w:p w14:paraId="5831D5E1" w14:textId="44910DF6" w:rsidR="009F6A3A" w:rsidRPr="00946032" w:rsidDel="0066637F" w:rsidRDefault="009F6A3A">
      <w:pPr>
        <w:tabs>
          <w:tab w:val="left" w:pos="3795"/>
        </w:tabs>
        <w:jc w:val="center"/>
        <w:rPr>
          <w:moveFrom w:id="3" w:author="Osnir Estevam" w:date="2016-08-21T13:32:00Z"/>
        </w:rPr>
        <w:pPrChange w:id="4" w:author="Osnir Estevam" w:date="2016-08-20T16:31:00Z">
          <w:pPr>
            <w:tabs>
              <w:tab w:val="left" w:pos="3795"/>
            </w:tabs>
          </w:pPr>
        </w:pPrChange>
      </w:pPr>
      <w:moveFromRangeStart w:id="5" w:author="Osnir Estevam" w:date="2016-08-21T13:32:00Z" w:name="move459474065"/>
      <w:moveFrom w:id="6" w:author="Osnir Estevam" w:date="2016-08-21T13:32:00Z">
        <w:r w:rsidRPr="00946032" w:rsidDel="0066637F">
          <w:t>Kelly Taniguchi</w:t>
        </w:r>
      </w:moveFrom>
    </w:p>
    <w:moveFromRangeEnd w:id="5"/>
    <w:p w14:paraId="0AE7022A" w14:textId="245268AD" w:rsidR="009F6A3A" w:rsidRDefault="009F6A3A">
      <w:pPr>
        <w:tabs>
          <w:tab w:val="left" w:pos="3795"/>
        </w:tabs>
        <w:jc w:val="center"/>
        <w:rPr>
          <w:ins w:id="7" w:author="Osnir Estevam" w:date="2016-08-20T16:32:00Z"/>
        </w:rPr>
        <w:pPrChange w:id="8" w:author="Osnir Estevam" w:date="2016-08-20T16:31:00Z">
          <w:pPr>
            <w:tabs>
              <w:tab w:val="left" w:pos="3795"/>
            </w:tabs>
          </w:pPr>
        </w:pPrChange>
      </w:pPr>
      <w:r w:rsidRPr="00946032">
        <w:t>Osnir Estevam de Lima</w:t>
      </w:r>
    </w:p>
    <w:p w14:paraId="32C4D59D" w14:textId="77777777" w:rsidR="00CB05C3" w:rsidRPr="00946032" w:rsidDel="0066637F" w:rsidRDefault="00CB05C3" w:rsidP="00CB05C3">
      <w:pPr>
        <w:tabs>
          <w:tab w:val="left" w:pos="3795"/>
        </w:tabs>
        <w:jc w:val="center"/>
        <w:rPr>
          <w:del w:id="9" w:author="Osnir Estevam" w:date="2016-08-20T16:32:00Z"/>
          <w:moveTo w:id="10" w:author="Osnir Estevam" w:date="2016-08-21T13:32:00Z"/>
        </w:rPr>
      </w:pPr>
      <w:moveToRangeStart w:id="11" w:author="Osnir Estevam" w:date="2016-08-21T13:32:00Z" w:name="move459474065"/>
      <w:moveTo w:id="12" w:author="Osnir Estevam" w:date="2016-08-21T13:32:00Z">
        <w:r w:rsidRPr="00946032">
          <w:t>Kelly Taniguchi</w:t>
        </w:r>
      </w:moveTo>
    </w:p>
    <w:moveToRangeEnd w:id="11"/>
    <w:p w14:paraId="08866BC6" w14:textId="77777777" w:rsidR="0066637F" w:rsidRPr="00946032" w:rsidRDefault="0066637F">
      <w:pPr>
        <w:tabs>
          <w:tab w:val="left" w:pos="3795"/>
        </w:tabs>
        <w:jc w:val="center"/>
        <w:pPrChange w:id="13" w:author="Osnir Estevam" w:date="2016-08-20T16:31:00Z">
          <w:pPr>
            <w:tabs>
              <w:tab w:val="left" w:pos="3795"/>
            </w:tabs>
          </w:pPr>
        </w:pPrChange>
      </w:pPr>
    </w:p>
    <w:p w14:paraId="05A07CB8" w14:textId="77777777" w:rsidR="007044BB" w:rsidRPr="00946032" w:rsidRDefault="007044BB">
      <w:pPr>
        <w:jc w:val="center"/>
      </w:pPr>
    </w:p>
    <w:p w14:paraId="78DD657F" w14:textId="77777777" w:rsidR="007044BB" w:rsidRPr="00946032" w:rsidRDefault="007044BB">
      <w:pPr>
        <w:jc w:val="center"/>
      </w:pPr>
    </w:p>
    <w:p w14:paraId="608BC45A" w14:textId="77777777" w:rsidR="007044BB" w:rsidRPr="00946032" w:rsidRDefault="007044BB">
      <w:pPr>
        <w:jc w:val="center"/>
      </w:pPr>
    </w:p>
    <w:p w14:paraId="6CF89D6A" w14:textId="77777777" w:rsidR="007044BB" w:rsidRPr="00946032" w:rsidRDefault="007044BB">
      <w:pPr>
        <w:jc w:val="center"/>
      </w:pPr>
    </w:p>
    <w:p w14:paraId="18BBDADB" w14:textId="77777777" w:rsidR="007044BB" w:rsidRPr="00946032" w:rsidRDefault="007044BB">
      <w:pPr>
        <w:jc w:val="center"/>
      </w:pPr>
    </w:p>
    <w:p w14:paraId="79C7B409" w14:textId="77777777" w:rsidR="007044BB" w:rsidRPr="00946032" w:rsidRDefault="007044BB">
      <w:pPr>
        <w:jc w:val="center"/>
      </w:pPr>
    </w:p>
    <w:p w14:paraId="7D52AB1C" w14:textId="77777777" w:rsidR="007044BB" w:rsidRPr="00946032" w:rsidRDefault="007044BB">
      <w:pPr>
        <w:jc w:val="center"/>
      </w:pPr>
    </w:p>
    <w:p w14:paraId="677B5C76" w14:textId="77777777" w:rsidR="007044BB" w:rsidRPr="00946032" w:rsidRDefault="007044BB">
      <w:pPr>
        <w:jc w:val="center"/>
      </w:pPr>
    </w:p>
    <w:p w14:paraId="02970E7C" w14:textId="08AA5829" w:rsidR="007044BB" w:rsidRPr="0066637F" w:rsidDel="0066637F" w:rsidRDefault="006277F7">
      <w:pPr>
        <w:jc w:val="center"/>
        <w:rPr>
          <w:del w:id="14" w:author="Osnir Estevam" w:date="2016-08-20T16:31:00Z"/>
          <w:smallCaps/>
          <w:szCs w:val="24"/>
          <w:rPrChange w:id="15" w:author="Osnir Estevam" w:date="2016-08-20T16:33:00Z">
            <w:rPr>
              <w:del w:id="16" w:author="Osnir Estevam" w:date="2016-08-20T16:31:00Z"/>
            </w:rPr>
          </w:rPrChange>
        </w:rPr>
      </w:pPr>
      <w:del w:id="17" w:author="Osnir Estevam" w:date="2016-08-20T16:31:00Z">
        <w:r w:rsidRPr="0066637F" w:rsidDel="0066637F">
          <w:rPr>
            <w:smallCaps/>
            <w:szCs w:val="24"/>
            <w:rPrChange w:id="18" w:author="Osnir Estevam" w:date="2016-08-20T16:33:00Z">
              <w:rPr/>
            </w:rPrChange>
          </w:rPr>
          <w:delText>Título: subtítulo</w:delText>
        </w:r>
      </w:del>
      <w:ins w:id="19" w:author="WILLIAM FRANCISCO LEITE" w:date="2016-06-27T20:51:00Z">
        <w:del w:id="20" w:author="Osnir Estevam" w:date="2016-08-20T16:31:00Z">
          <w:r w:rsidR="009A2F10" w:rsidRPr="0066637F" w:rsidDel="0066637F">
            <w:rPr>
              <w:smallCaps/>
              <w:szCs w:val="24"/>
              <w:rPrChange w:id="21" w:author="Osnir Estevam" w:date="2016-08-20T16:33:00Z">
                <w:rPr/>
              </w:rPrChange>
            </w:rPr>
            <w:delText xml:space="preserve">Desenvolvimento de API </w:delText>
          </w:r>
        </w:del>
        <w:del w:id="22" w:author="Osnir Estevam" w:date="2016-08-20T16:22:00Z">
          <w:r w:rsidR="009A2F10" w:rsidRPr="0066637F" w:rsidDel="0066637F">
            <w:rPr>
              <w:smallCaps/>
              <w:szCs w:val="24"/>
              <w:rPrChange w:id="23" w:author="Osnir Estevam" w:date="2016-08-20T16:33:00Z">
                <w:rPr/>
              </w:rPrChange>
            </w:rPr>
            <w:delText xml:space="preserve">para </w:delText>
          </w:r>
        </w:del>
      </w:ins>
      <w:ins w:id="24" w:author="Dogus - William" w:date="2016-06-28T13:23:00Z">
        <w:del w:id="25" w:author="Osnir Estevam" w:date="2016-08-20T16:22:00Z">
          <w:r w:rsidR="00667609" w:rsidRPr="0066637F" w:rsidDel="0066637F">
            <w:rPr>
              <w:smallCaps/>
              <w:szCs w:val="24"/>
              <w:rPrChange w:id="26" w:author="Osnir Estevam" w:date="2016-08-20T16:33:00Z">
                <w:rPr/>
              </w:rPrChange>
            </w:rPr>
            <w:delText>C</w:delText>
          </w:r>
        </w:del>
      </w:ins>
      <w:ins w:id="27" w:author="WILLIAM FRANCISCO LEITE" w:date="2016-06-27T20:51:00Z">
        <w:del w:id="28" w:author="Osnir Estevam" w:date="2016-08-20T16:31:00Z">
          <w:r w:rsidR="009A2F10" w:rsidRPr="0066637F" w:rsidDel="0066637F">
            <w:rPr>
              <w:smallCaps/>
              <w:szCs w:val="24"/>
              <w:rPrChange w:id="29" w:author="Osnir Estevam" w:date="2016-08-20T16:33:00Z">
                <w:rPr/>
              </w:rPrChange>
            </w:rPr>
            <w:delText>c</w:delText>
          </w:r>
        </w:del>
        <w:del w:id="30" w:author="Osnir Estevam" w:date="2016-08-20T16:22:00Z">
          <w:r w:rsidR="009A2F10" w:rsidRPr="0066637F" w:rsidDel="0066637F">
            <w:rPr>
              <w:smallCaps/>
              <w:szCs w:val="24"/>
              <w:rPrChange w:id="31" w:author="Osnir Estevam" w:date="2016-08-20T16:33:00Z">
                <w:rPr/>
              </w:rPrChange>
            </w:rPr>
            <w:delText>otaç</w:delText>
          </w:r>
        </w:del>
      </w:ins>
      <w:ins w:id="32" w:author="WILLIAM FRANCISCO LEITE" w:date="2016-06-27T20:52:00Z">
        <w:del w:id="33" w:author="Osnir Estevam" w:date="2016-08-20T16:22:00Z">
          <w:r w:rsidR="009A2F10" w:rsidRPr="0066637F" w:rsidDel="0066637F">
            <w:rPr>
              <w:smallCaps/>
              <w:szCs w:val="24"/>
              <w:rPrChange w:id="34" w:author="Osnir Estevam" w:date="2016-08-20T16:33:00Z">
                <w:rPr/>
              </w:rPrChange>
            </w:rPr>
            <w:delText xml:space="preserve">ão de </w:delText>
          </w:r>
        </w:del>
      </w:ins>
      <w:ins w:id="35" w:author="Dogus - William" w:date="2016-06-28T13:23:00Z">
        <w:del w:id="36" w:author="Osnir Estevam" w:date="2016-08-20T16:22:00Z">
          <w:r w:rsidR="00667609" w:rsidRPr="0066637F" w:rsidDel="0066637F">
            <w:rPr>
              <w:smallCaps/>
              <w:szCs w:val="24"/>
              <w:rPrChange w:id="37" w:author="Osnir Estevam" w:date="2016-08-20T16:33:00Z">
                <w:rPr/>
              </w:rPrChange>
            </w:rPr>
            <w:delText>P</w:delText>
          </w:r>
        </w:del>
      </w:ins>
      <w:ins w:id="38" w:author="WILLIAM FRANCISCO LEITE" w:date="2016-06-27T20:52:00Z">
        <w:del w:id="39" w:author="Osnir Estevam" w:date="2016-08-20T16:31:00Z">
          <w:r w:rsidR="009A2F10" w:rsidRPr="0066637F" w:rsidDel="0066637F">
            <w:rPr>
              <w:smallCaps/>
              <w:szCs w:val="24"/>
              <w:rPrChange w:id="40" w:author="Osnir Estevam" w:date="2016-08-20T16:33:00Z">
                <w:rPr/>
              </w:rPrChange>
            </w:rPr>
            <w:delText>p</w:delText>
          </w:r>
        </w:del>
        <w:del w:id="41" w:author="Osnir Estevam" w:date="2016-08-20T16:22:00Z">
          <w:r w:rsidR="009A2F10" w:rsidRPr="0066637F" w:rsidDel="0066637F">
            <w:rPr>
              <w:smallCaps/>
              <w:szCs w:val="24"/>
              <w:rPrChange w:id="42" w:author="Osnir Estevam" w:date="2016-08-20T16:33:00Z">
                <w:rPr/>
              </w:rPrChange>
            </w:rPr>
            <w:delText xml:space="preserve">rodutos em </w:delText>
          </w:r>
        </w:del>
      </w:ins>
      <w:ins w:id="43" w:author="Dogus - William" w:date="2016-06-28T13:23:00Z">
        <w:del w:id="44" w:author="Osnir Estevam" w:date="2016-08-20T16:22:00Z">
          <w:r w:rsidR="00667609" w:rsidRPr="0066637F" w:rsidDel="0066637F">
            <w:rPr>
              <w:smallCaps/>
              <w:szCs w:val="24"/>
              <w:rPrChange w:id="45" w:author="Osnir Estevam" w:date="2016-08-20T16:33:00Z">
                <w:rPr/>
              </w:rPrChange>
            </w:rPr>
            <w:delText>R</w:delText>
          </w:r>
        </w:del>
      </w:ins>
      <w:ins w:id="46" w:author="WILLIAM FRANCISCO LEITE" w:date="2016-06-27T20:52:00Z">
        <w:del w:id="47" w:author="Osnir Estevam" w:date="2016-08-20T16:31:00Z">
          <w:r w:rsidR="009A2F10" w:rsidRPr="0066637F" w:rsidDel="0066637F">
            <w:rPr>
              <w:smallCaps/>
              <w:szCs w:val="24"/>
              <w:rPrChange w:id="48" w:author="Osnir Estevam" w:date="2016-08-20T16:33:00Z">
                <w:rPr/>
              </w:rPrChange>
            </w:rPr>
            <w:delText>r</w:delText>
          </w:r>
        </w:del>
        <w:del w:id="49" w:author="Osnir Estevam" w:date="2016-08-20T16:22:00Z">
          <w:r w:rsidR="009A2F10" w:rsidRPr="0066637F" w:rsidDel="0066637F">
            <w:rPr>
              <w:smallCaps/>
              <w:szCs w:val="24"/>
              <w:rPrChange w:id="50" w:author="Osnir Estevam" w:date="2016-08-20T16:33:00Z">
                <w:rPr/>
              </w:rPrChange>
            </w:rPr>
            <w:delText xml:space="preserve">edes </w:delText>
          </w:r>
        </w:del>
      </w:ins>
      <w:commentRangeStart w:id="51"/>
      <w:ins w:id="52" w:author="Dogus - William" w:date="2016-06-28T13:23:00Z">
        <w:del w:id="53" w:author="Osnir Estevam" w:date="2016-08-20T16:31:00Z">
          <w:r w:rsidR="00667609" w:rsidRPr="0066637F" w:rsidDel="0066637F">
            <w:rPr>
              <w:smallCaps/>
              <w:szCs w:val="24"/>
              <w:rPrChange w:id="54" w:author="Osnir Estevam" w:date="2016-08-20T16:33:00Z">
                <w:rPr/>
              </w:rPrChange>
            </w:rPr>
            <w:delText>A</w:delText>
          </w:r>
        </w:del>
      </w:ins>
      <w:ins w:id="55" w:author="WILLIAM FRANCISCO LEITE" w:date="2016-06-27T20:52:00Z">
        <w:del w:id="56" w:author="Osnir Estevam" w:date="2016-08-20T16:31:00Z">
          <w:r w:rsidR="009A2F10" w:rsidRPr="0066637F" w:rsidDel="0066637F">
            <w:rPr>
              <w:smallCaps/>
              <w:szCs w:val="24"/>
              <w:rPrChange w:id="57" w:author="Osnir Estevam" w:date="2016-08-20T16:33:00Z">
                <w:rPr/>
              </w:rPrChange>
            </w:rPr>
            <w:delText>atacadistas</w:delText>
          </w:r>
        </w:del>
      </w:ins>
      <w:commentRangeEnd w:id="51"/>
      <w:del w:id="58" w:author="Osnir Estevam" w:date="2016-08-20T16:31:00Z">
        <w:r w:rsidR="00B0261F" w:rsidRPr="0066637F" w:rsidDel="0066637F">
          <w:rPr>
            <w:rStyle w:val="Refdecomentrio"/>
            <w:sz w:val="24"/>
            <w:szCs w:val="24"/>
            <w:rPrChange w:id="59" w:author="Osnir Estevam" w:date="2016-08-20T16:33:00Z">
              <w:rPr>
                <w:rStyle w:val="Refdecomentrio"/>
              </w:rPr>
            </w:rPrChange>
          </w:rPr>
          <w:commentReference w:id="51"/>
        </w:r>
      </w:del>
    </w:p>
    <w:p w14:paraId="77901F44" w14:textId="77777777" w:rsidR="0066637F" w:rsidRPr="00CD4559" w:rsidRDefault="0066637F" w:rsidP="0066637F">
      <w:pPr>
        <w:jc w:val="center"/>
        <w:rPr>
          <w:ins w:id="60" w:author="Osnir Estevam" w:date="2016-08-20T16:31:00Z"/>
          <w:smallCaps/>
          <w:szCs w:val="24"/>
        </w:rPr>
      </w:pPr>
      <w:ins w:id="61" w:author="Osnir Estevam" w:date="2016-08-20T16:31:00Z">
        <w:r w:rsidRPr="00CD4559">
          <w:rPr>
            <w:smallCaps/>
            <w:szCs w:val="24"/>
          </w:rPr>
          <w:t>D</w:t>
        </w:r>
        <w:r w:rsidRPr="00CD4559">
          <w:rPr>
            <w:szCs w:val="24"/>
          </w:rPr>
          <w:t>esenvolvimento de uma API online para Cotação de Preços dos Produtos entre as Redes Atacadistas Conveniadas</w:t>
        </w:r>
      </w:ins>
    </w:p>
    <w:p w14:paraId="781368EF" w14:textId="77777777" w:rsidR="007044BB" w:rsidRPr="00946032" w:rsidRDefault="007044BB">
      <w:pPr>
        <w:jc w:val="center"/>
      </w:pPr>
    </w:p>
    <w:p w14:paraId="1BAD9A61" w14:textId="77777777" w:rsidR="007044BB" w:rsidRPr="00946032" w:rsidRDefault="007044BB">
      <w:pPr>
        <w:jc w:val="center"/>
      </w:pPr>
    </w:p>
    <w:p w14:paraId="6E0847E3" w14:textId="77777777" w:rsidR="007044BB" w:rsidRPr="00946032" w:rsidRDefault="007044BB">
      <w:pPr>
        <w:jc w:val="center"/>
      </w:pPr>
    </w:p>
    <w:p w14:paraId="4EBAC8B3" w14:textId="77777777" w:rsidR="007044BB" w:rsidRPr="00946032" w:rsidRDefault="007044BB">
      <w:pPr>
        <w:jc w:val="center"/>
      </w:pPr>
    </w:p>
    <w:p w14:paraId="6EB250F8" w14:textId="77777777" w:rsidR="007044BB" w:rsidRPr="00946032" w:rsidRDefault="007044BB">
      <w:pPr>
        <w:jc w:val="center"/>
      </w:pPr>
    </w:p>
    <w:p w14:paraId="49D9210C" w14:textId="77777777" w:rsidR="007044BB" w:rsidRPr="00946032" w:rsidRDefault="007044BB">
      <w:pPr>
        <w:jc w:val="center"/>
      </w:pPr>
    </w:p>
    <w:p w14:paraId="29D59304" w14:textId="77777777" w:rsidR="007044BB" w:rsidRPr="00946032" w:rsidRDefault="007044BB">
      <w:pPr>
        <w:jc w:val="center"/>
      </w:pPr>
    </w:p>
    <w:p w14:paraId="0175C923" w14:textId="77777777" w:rsidR="007044BB" w:rsidRPr="00946032" w:rsidRDefault="007044BB">
      <w:pPr>
        <w:jc w:val="center"/>
      </w:pPr>
    </w:p>
    <w:p w14:paraId="1EB1FE89" w14:textId="77777777" w:rsidR="007044BB" w:rsidRPr="00946032" w:rsidRDefault="007044BB">
      <w:pPr>
        <w:jc w:val="center"/>
      </w:pPr>
    </w:p>
    <w:p w14:paraId="2D7E97CD" w14:textId="77777777" w:rsidR="007044BB" w:rsidRPr="00946032" w:rsidRDefault="007044BB">
      <w:pPr>
        <w:jc w:val="center"/>
      </w:pPr>
    </w:p>
    <w:p w14:paraId="6C926421" w14:textId="77777777" w:rsidR="007044BB" w:rsidRPr="00946032" w:rsidRDefault="007044BB">
      <w:pPr>
        <w:jc w:val="center"/>
      </w:pPr>
    </w:p>
    <w:p w14:paraId="47184794" w14:textId="0DA00DAD" w:rsidR="007044BB" w:rsidRPr="00946032" w:rsidRDefault="007044BB">
      <w:pPr>
        <w:jc w:val="center"/>
      </w:pPr>
    </w:p>
    <w:p w14:paraId="50395FFE" w14:textId="4F853D24" w:rsidR="006277F7" w:rsidRPr="00946032" w:rsidDel="0066637F" w:rsidRDefault="006277F7">
      <w:pPr>
        <w:jc w:val="center"/>
        <w:rPr>
          <w:del w:id="62" w:author="Osnir Estevam" w:date="2016-08-20T16:23:00Z"/>
        </w:rPr>
      </w:pPr>
    </w:p>
    <w:p w14:paraId="097EC51F" w14:textId="77777777" w:rsidR="007044BB" w:rsidRPr="00946032" w:rsidRDefault="007044BB"/>
    <w:p w14:paraId="5F5CED42" w14:textId="77777777" w:rsidR="007044BB" w:rsidRPr="00946032" w:rsidRDefault="00C130C4">
      <w:pPr>
        <w:jc w:val="center"/>
      </w:pPr>
      <w:r w:rsidRPr="00946032">
        <w:t>SÃO PAULO</w:t>
      </w:r>
    </w:p>
    <w:p w14:paraId="0B06E342" w14:textId="51A8E247" w:rsidR="006277F7" w:rsidRPr="00946032" w:rsidRDefault="009F6A3A">
      <w:pPr>
        <w:jc w:val="center"/>
      </w:pPr>
      <w:commentRangeStart w:id="63"/>
      <w:r w:rsidRPr="00946032">
        <w:t>2016</w:t>
      </w:r>
      <w:commentRangeEnd w:id="63"/>
      <w:r w:rsidR="00B0261F">
        <w:rPr>
          <w:rStyle w:val="Refdecomentrio"/>
        </w:rPr>
        <w:commentReference w:id="63"/>
      </w:r>
    </w:p>
    <w:p w14:paraId="10171691" w14:textId="77777777" w:rsidR="00CB05C3" w:rsidRDefault="00CB05C3">
      <w:pPr>
        <w:jc w:val="center"/>
        <w:rPr>
          <w:ins w:id="64" w:author="Osnir Estevam" w:date="2016-08-21T13:33:00Z"/>
          <w:szCs w:val="24"/>
        </w:rPr>
      </w:pPr>
    </w:p>
    <w:p w14:paraId="72740FA6" w14:textId="4A21960C" w:rsidR="006277F7" w:rsidRPr="00CD4559" w:rsidDel="00CB05C3" w:rsidRDefault="0066637F">
      <w:pPr>
        <w:jc w:val="center"/>
        <w:rPr>
          <w:del w:id="65" w:author="Osnir Estevam" w:date="2016-08-21T13:33:00Z"/>
          <w:szCs w:val="24"/>
        </w:rPr>
      </w:pPr>
      <w:moveToRangeStart w:id="66" w:author="Osnir Estevam" w:date="2016-08-20T16:34:00Z" w:name="move459474196"/>
      <w:moveTo w:id="67" w:author="Osnir Estevam" w:date="2016-08-20T16:34:00Z">
        <w:del w:id="68" w:author="Osnir Estevam" w:date="2016-08-21T13:33:00Z">
          <w:r w:rsidRPr="00CD4559" w:rsidDel="00CB05C3">
            <w:rPr>
              <w:szCs w:val="24"/>
            </w:rPr>
            <w:lastRenderedPageBreak/>
            <w:delText>Kelly Taniguchi</w:delText>
          </w:r>
        </w:del>
      </w:moveTo>
      <w:moveToRangeEnd w:id="66"/>
      <w:commentRangeStart w:id="69"/>
      <w:ins w:id="70" w:author="tit" w:date="2016-06-30T19:30:00Z">
        <w:del w:id="71" w:author="Osnir Estevam" w:date="2016-08-20T16:34:00Z">
          <w:r w:rsidR="00B0261F" w:rsidRPr="00CD4559" w:rsidDel="0066637F">
            <w:rPr>
              <w:szCs w:val="24"/>
            </w:rPr>
            <w:delText>.</w:delText>
          </w:r>
          <w:commentRangeEnd w:id="69"/>
          <w:r w:rsidR="00B0261F" w:rsidRPr="0066637F" w:rsidDel="0066637F">
            <w:rPr>
              <w:rStyle w:val="Refdecomentrio"/>
              <w:sz w:val="24"/>
              <w:szCs w:val="24"/>
              <w:rPrChange w:id="72" w:author="Osnir Estevam" w:date="2016-08-20T16:34:00Z">
                <w:rPr>
                  <w:rStyle w:val="Refdecomentrio"/>
                </w:rPr>
              </w:rPrChange>
            </w:rPr>
            <w:commentReference w:id="69"/>
          </w:r>
        </w:del>
      </w:ins>
      <w:del w:id="73" w:author="Osnir Estevam" w:date="2016-08-20T16:34:00Z">
        <w:r w:rsidR="006277F7" w:rsidRPr="00CD4559" w:rsidDel="0066637F">
          <w:rPr>
            <w:szCs w:val="24"/>
          </w:rPr>
          <w:br w:type="page"/>
        </w:r>
      </w:del>
    </w:p>
    <w:p w14:paraId="0AA2007C" w14:textId="2DB244FE" w:rsidR="009F6A3A" w:rsidRPr="00CD4559" w:rsidDel="0066637F" w:rsidRDefault="0066637F">
      <w:pPr>
        <w:jc w:val="center"/>
        <w:rPr>
          <w:del w:id="74" w:author="Osnir Estevam" w:date="2016-08-20T16:34:00Z"/>
          <w:szCs w:val="24"/>
        </w:rPr>
      </w:pPr>
      <w:ins w:id="75" w:author="Osnir Estevam" w:date="2016-08-20T16:35:00Z">
        <w:r>
          <w:rPr>
            <w:szCs w:val="24"/>
          </w:rPr>
          <w:t xml:space="preserve">                                    </w:t>
        </w:r>
      </w:ins>
      <w:commentRangeStart w:id="76"/>
      <w:r w:rsidR="009F6A3A" w:rsidRPr="00CD4559">
        <w:rPr>
          <w:szCs w:val="24"/>
        </w:rPr>
        <w:t>William Francisco Leite</w:t>
      </w:r>
    </w:p>
    <w:p w14:paraId="03F93951" w14:textId="42D1C6AE" w:rsidR="009F6A3A" w:rsidDel="0066637F" w:rsidRDefault="0066637F">
      <w:pPr>
        <w:jc w:val="center"/>
        <w:rPr>
          <w:del w:id="77" w:author="Osnir Estevam" w:date="2016-08-20T16:35:00Z"/>
          <w:szCs w:val="24"/>
        </w:rPr>
      </w:pPr>
      <w:ins w:id="78" w:author="Osnir Estevam" w:date="2016-08-20T16:24:00Z">
        <w:r w:rsidRPr="00CD4559">
          <w:rPr>
            <w:szCs w:val="24"/>
          </w:rPr>
          <w:tab/>
        </w:r>
        <w:r w:rsidRPr="00CD4559">
          <w:rPr>
            <w:szCs w:val="24"/>
          </w:rPr>
          <w:tab/>
        </w:r>
        <w:r w:rsidRPr="00CD4559">
          <w:rPr>
            <w:szCs w:val="24"/>
          </w:rPr>
          <w:tab/>
        </w:r>
        <w:r w:rsidRPr="00CD4559">
          <w:rPr>
            <w:szCs w:val="24"/>
          </w:rPr>
          <w:tab/>
        </w:r>
      </w:ins>
      <w:del w:id="79" w:author="Osnir Estevam" w:date="2016-08-20T16:24:00Z">
        <w:r w:rsidR="009F6A3A" w:rsidRPr="00CD4559" w:rsidDel="0066637F">
          <w:rPr>
            <w:szCs w:val="24"/>
          </w:rPr>
          <w:tab/>
        </w:r>
      </w:del>
      <w:moveFromRangeStart w:id="80" w:author="Osnir Estevam" w:date="2016-08-20T16:34:00Z" w:name="move459474196"/>
      <w:moveFrom w:id="81" w:author="Osnir Estevam" w:date="2016-08-20T16:34:00Z">
        <w:r w:rsidR="009F6A3A" w:rsidRPr="00CB05C3" w:rsidDel="0066637F">
          <w:rPr>
            <w:szCs w:val="24"/>
          </w:rPr>
          <w:t xml:space="preserve"> Kelly Taniguchi</w:t>
        </w:r>
      </w:moveFrom>
      <w:moveFromRangeEnd w:id="80"/>
    </w:p>
    <w:p w14:paraId="04BFD522" w14:textId="77777777" w:rsidR="0066637F" w:rsidRPr="00CD4559" w:rsidRDefault="0066637F">
      <w:pPr>
        <w:jc w:val="center"/>
        <w:rPr>
          <w:ins w:id="82" w:author="Osnir Estevam" w:date="2016-08-20T16:35:00Z"/>
          <w:szCs w:val="24"/>
        </w:rPr>
      </w:pPr>
    </w:p>
    <w:p w14:paraId="42156134" w14:textId="529889DF" w:rsidR="005A6ED2" w:rsidRDefault="009F6A3A">
      <w:pPr>
        <w:jc w:val="center"/>
        <w:rPr>
          <w:ins w:id="83" w:author="Osnir Estevam" w:date="2016-08-21T13:33:00Z"/>
          <w:szCs w:val="24"/>
        </w:rPr>
      </w:pPr>
      <w:r w:rsidRPr="00CD4559">
        <w:rPr>
          <w:szCs w:val="24"/>
        </w:rPr>
        <w:t>Osnir Estevam de Lima</w:t>
      </w:r>
      <w:commentRangeEnd w:id="76"/>
      <w:r w:rsidR="00B0261F" w:rsidRPr="0066637F">
        <w:rPr>
          <w:rStyle w:val="Refdecomentrio"/>
          <w:sz w:val="24"/>
          <w:szCs w:val="24"/>
          <w:rPrChange w:id="84" w:author="Osnir Estevam" w:date="2016-08-20T16:34:00Z">
            <w:rPr>
              <w:rStyle w:val="Refdecomentrio"/>
            </w:rPr>
          </w:rPrChange>
        </w:rPr>
        <w:commentReference w:id="76"/>
      </w:r>
    </w:p>
    <w:p w14:paraId="07259569" w14:textId="77777777" w:rsidR="00CB05C3" w:rsidRPr="00CD4559" w:rsidRDefault="00CB05C3" w:rsidP="00CB05C3">
      <w:pPr>
        <w:jc w:val="center"/>
        <w:rPr>
          <w:ins w:id="85" w:author="Osnir Estevam" w:date="2016-08-21T13:33:00Z"/>
          <w:szCs w:val="24"/>
        </w:rPr>
      </w:pPr>
      <w:ins w:id="86" w:author="Osnir Estevam" w:date="2016-08-21T13:33:00Z">
        <w:r w:rsidRPr="00CD4559">
          <w:rPr>
            <w:szCs w:val="24"/>
          </w:rPr>
          <w:t>Kelly Taniguchi</w:t>
        </w:r>
      </w:ins>
    </w:p>
    <w:p w14:paraId="40EE0FB2" w14:textId="77777777" w:rsidR="00CB05C3" w:rsidRPr="00CD4559" w:rsidRDefault="00CB05C3">
      <w:pPr>
        <w:jc w:val="center"/>
        <w:rPr>
          <w:szCs w:val="24"/>
        </w:rPr>
      </w:pPr>
    </w:p>
    <w:p w14:paraId="14739893" w14:textId="77777777" w:rsidR="006277F7" w:rsidRPr="00946032" w:rsidRDefault="006277F7" w:rsidP="008268A1">
      <w:pPr>
        <w:jc w:val="right"/>
      </w:pPr>
    </w:p>
    <w:p w14:paraId="6598F25D" w14:textId="77777777" w:rsidR="006277F7" w:rsidRPr="00946032" w:rsidRDefault="006277F7" w:rsidP="008268A1">
      <w:pPr>
        <w:jc w:val="right"/>
      </w:pPr>
    </w:p>
    <w:p w14:paraId="09A83A86" w14:textId="77777777" w:rsidR="006277F7" w:rsidRPr="00946032" w:rsidRDefault="006277F7" w:rsidP="008268A1">
      <w:pPr>
        <w:jc w:val="right"/>
      </w:pPr>
    </w:p>
    <w:p w14:paraId="7D6D349C" w14:textId="77777777" w:rsidR="006277F7" w:rsidRPr="00946032" w:rsidRDefault="006277F7" w:rsidP="008268A1">
      <w:pPr>
        <w:jc w:val="right"/>
      </w:pPr>
    </w:p>
    <w:p w14:paraId="7A2CB5DE" w14:textId="17B3D638" w:rsidR="008268A1" w:rsidRPr="0066637F" w:rsidRDefault="006277F7">
      <w:pPr>
        <w:jc w:val="center"/>
        <w:rPr>
          <w:smallCaps/>
          <w:rPrChange w:id="87" w:author="Osnir Estevam" w:date="2016-08-20T16:26:00Z">
            <w:rPr/>
          </w:rPrChange>
        </w:rPr>
        <w:pPrChange w:id="88" w:author="Osnir Estevam" w:date="2016-08-20T16:30:00Z">
          <w:pPr>
            <w:jc w:val="right"/>
          </w:pPr>
        </w:pPrChange>
      </w:pPr>
      <w:del w:id="89" w:author="WILLIAM FRANCISCO LEITE" w:date="2016-06-27T20:59:00Z">
        <w:r w:rsidRPr="0066637F" w:rsidDel="00B44F83">
          <w:rPr>
            <w:smallCaps/>
            <w:rPrChange w:id="90" w:author="Osnir Estevam" w:date="2016-08-20T16:26:00Z">
              <w:rPr/>
            </w:rPrChange>
          </w:rPr>
          <w:delText xml:space="preserve">Título: </w:delText>
        </w:r>
      </w:del>
      <w:ins w:id="91" w:author="WILLIAM FRANCISCO LEITE" w:date="2016-06-27T20:52:00Z">
        <w:r w:rsidR="009A2F10" w:rsidRPr="0066637F">
          <w:rPr>
            <w:smallCaps/>
            <w:rPrChange w:id="92" w:author="Osnir Estevam" w:date="2016-08-20T16:26:00Z">
              <w:rPr/>
            </w:rPrChange>
          </w:rPr>
          <w:t>D</w:t>
        </w:r>
        <w:r w:rsidR="009A2F10" w:rsidRPr="0066637F">
          <w:t>esenvolvimento</w:t>
        </w:r>
      </w:ins>
      <w:ins w:id="93" w:author="Osnir Estevam" w:date="2016-08-20T16:30:00Z">
        <w:r w:rsidR="0066637F">
          <w:t xml:space="preserve"> de uma API online para Cotação de Preços dos Produtos entre as Redes Atacadistas Conveniadas</w:t>
        </w:r>
      </w:ins>
      <w:ins w:id="94" w:author="WILLIAM FRANCISCO LEITE" w:date="2016-06-27T20:52:00Z">
        <w:del w:id="95" w:author="Osnir Estevam" w:date="2016-08-20T16:29:00Z">
          <w:r w:rsidR="009A2F10" w:rsidRPr="0066637F" w:rsidDel="0066637F">
            <w:rPr>
              <w:smallCaps/>
              <w:rPrChange w:id="96" w:author="Osnir Estevam" w:date="2016-08-20T16:26:00Z">
                <w:rPr/>
              </w:rPrChange>
            </w:rPr>
            <w:delText xml:space="preserve"> </w:delText>
          </w:r>
          <w:r w:rsidR="009A2F10" w:rsidRPr="0066637F" w:rsidDel="0066637F">
            <w:delText>de</w:delText>
          </w:r>
          <w:r w:rsidR="009A2F10" w:rsidRPr="0066637F" w:rsidDel="0066637F">
            <w:rPr>
              <w:smallCaps/>
              <w:rPrChange w:id="97" w:author="Osnir Estevam" w:date="2016-08-20T16:26:00Z">
                <w:rPr/>
              </w:rPrChange>
            </w:rPr>
            <w:delText xml:space="preserve"> API </w:delText>
          </w:r>
          <w:r w:rsidR="009A2F10" w:rsidRPr="0066637F" w:rsidDel="0066637F">
            <w:delText>para</w:delText>
          </w:r>
          <w:r w:rsidR="009A2F10" w:rsidRPr="0066637F" w:rsidDel="0066637F">
            <w:rPr>
              <w:smallCaps/>
              <w:rPrChange w:id="98" w:author="Osnir Estevam" w:date="2016-08-20T16:26:00Z">
                <w:rPr/>
              </w:rPrChange>
            </w:rPr>
            <w:delText xml:space="preserve"> </w:delText>
          </w:r>
        </w:del>
      </w:ins>
      <w:ins w:id="99" w:author="Dogus - William" w:date="2016-06-28T13:23:00Z">
        <w:del w:id="100" w:author="Osnir Estevam" w:date="2016-08-20T16:29:00Z">
          <w:r w:rsidR="00667609" w:rsidRPr="0066637F" w:rsidDel="0066637F">
            <w:rPr>
              <w:smallCaps/>
              <w:rPrChange w:id="101" w:author="Osnir Estevam" w:date="2016-08-20T16:26:00Z">
                <w:rPr/>
              </w:rPrChange>
            </w:rPr>
            <w:delText>C</w:delText>
          </w:r>
        </w:del>
      </w:ins>
      <w:ins w:id="102" w:author="WILLIAM FRANCISCO LEITE" w:date="2016-06-27T20:52:00Z">
        <w:del w:id="103" w:author="Dogus - William" w:date="2016-06-28T13:23:00Z">
          <w:r w:rsidR="009A2F10" w:rsidRPr="0066637F" w:rsidDel="00667609">
            <w:delText>c</w:delText>
          </w:r>
        </w:del>
        <w:del w:id="104" w:author="Osnir Estevam" w:date="2016-08-20T16:29:00Z">
          <w:r w:rsidR="009A2F10" w:rsidRPr="0066637F" w:rsidDel="0066637F">
            <w:delText>otação</w:delText>
          </w:r>
          <w:r w:rsidR="009A2F10" w:rsidRPr="0066637F" w:rsidDel="0066637F">
            <w:rPr>
              <w:smallCaps/>
              <w:rPrChange w:id="105" w:author="Osnir Estevam" w:date="2016-08-20T16:26:00Z">
                <w:rPr/>
              </w:rPrChange>
            </w:rPr>
            <w:delText xml:space="preserve"> </w:delText>
          </w:r>
          <w:r w:rsidR="009A2F10" w:rsidRPr="0066637F" w:rsidDel="0066637F">
            <w:delText>de</w:delText>
          </w:r>
          <w:r w:rsidR="009A2F10" w:rsidRPr="0066637F" w:rsidDel="0066637F">
            <w:rPr>
              <w:smallCaps/>
              <w:rPrChange w:id="106" w:author="Osnir Estevam" w:date="2016-08-20T16:26:00Z">
                <w:rPr/>
              </w:rPrChange>
            </w:rPr>
            <w:delText xml:space="preserve"> </w:delText>
          </w:r>
        </w:del>
      </w:ins>
      <w:ins w:id="107" w:author="Dogus - William" w:date="2016-06-28T13:23:00Z">
        <w:del w:id="108" w:author="Osnir Estevam" w:date="2016-08-20T16:29:00Z">
          <w:r w:rsidR="00667609" w:rsidRPr="0066637F" w:rsidDel="0066637F">
            <w:rPr>
              <w:smallCaps/>
              <w:rPrChange w:id="109" w:author="Osnir Estevam" w:date="2016-08-20T16:26:00Z">
                <w:rPr/>
              </w:rPrChange>
            </w:rPr>
            <w:delText>P</w:delText>
          </w:r>
        </w:del>
      </w:ins>
      <w:ins w:id="110" w:author="WILLIAM FRANCISCO LEITE" w:date="2016-06-27T20:52:00Z">
        <w:del w:id="111" w:author="Dogus - William" w:date="2016-06-28T13:23:00Z">
          <w:r w:rsidR="009A2F10" w:rsidRPr="0066637F" w:rsidDel="00667609">
            <w:delText>p</w:delText>
          </w:r>
        </w:del>
        <w:del w:id="112" w:author="Osnir Estevam" w:date="2016-08-20T16:29:00Z">
          <w:r w:rsidR="009A2F10" w:rsidRPr="0066637F" w:rsidDel="0066637F">
            <w:delText>rodutos em</w:delText>
          </w:r>
          <w:r w:rsidR="009A2F10" w:rsidRPr="0066637F" w:rsidDel="0066637F">
            <w:rPr>
              <w:smallCaps/>
              <w:rPrChange w:id="113" w:author="Osnir Estevam" w:date="2016-08-20T16:26:00Z">
                <w:rPr/>
              </w:rPrChange>
            </w:rPr>
            <w:delText xml:space="preserve"> </w:delText>
          </w:r>
        </w:del>
      </w:ins>
      <w:ins w:id="114" w:author="Dogus - William" w:date="2016-06-28T13:23:00Z">
        <w:del w:id="115" w:author="Osnir Estevam" w:date="2016-08-20T16:29:00Z">
          <w:r w:rsidR="00667609" w:rsidRPr="0066637F" w:rsidDel="0066637F">
            <w:rPr>
              <w:smallCaps/>
              <w:rPrChange w:id="116" w:author="Osnir Estevam" w:date="2016-08-20T16:26:00Z">
                <w:rPr/>
              </w:rPrChange>
            </w:rPr>
            <w:delText>R</w:delText>
          </w:r>
        </w:del>
      </w:ins>
      <w:ins w:id="117" w:author="WILLIAM FRANCISCO LEITE" w:date="2016-06-27T20:52:00Z">
        <w:del w:id="118" w:author="Dogus - William" w:date="2016-06-28T13:23:00Z">
          <w:r w:rsidR="009A2F10" w:rsidRPr="0066637F" w:rsidDel="00667609">
            <w:delText>r</w:delText>
          </w:r>
        </w:del>
        <w:del w:id="119" w:author="Osnir Estevam" w:date="2016-08-20T16:29:00Z">
          <w:r w:rsidR="009A2F10" w:rsidRPr="0066637F" w:rsidDel="0066637F">
            <w:delText>edes</w:delText>
          </w:r>
          <w:r w:rsidR="009A2F10" w:rsidRPr="0066637F" w:rsidDel="0066637F">
            <w:rPr>
              <w:smallCaps/>
              <w:rPrChange w:id="120" w:author="Osnir Estevam" w:date="2016-08-20T16:26:00Z">
                <w:rPr/>
              </w:rPrChange>
            </w:rPr>
            <w:delText xml:space="preserve"> </w:delText>
          </w:r>
        </w:del>
      </w:ins>
      <w:ins w:id="121" w:author="Dogus - William" w:date="2016-06-28T13:23:00Z">
        <w:del w:id="122" w:author="Osnir Estevam" w:date="2016-08-20T16:29:00Z">
          <w:r w:rsidR="00667609" w:rsidRPr="0066637F" w:rsidDel="0066637F">
            <w:rPr>
              <w:smallCaps/>
              <w:rPrChange w:id="123" w:author="Osnir Estevam" w:date="2016-08-20T16:26:00Z">
                <w:rPr/>
              </w:rPrChange>
            </w:rPr>
            <w:delText>A</w:delText>
          </w:r>
        </w:del>
      </w:ins>
      <w:ins w:id="124" w:author="WILLIAM FRANCISCO LEITE" w:date="2016-06-27T20:52:00Z">
        <w:del w:id="125" w:author="Dogus - William" w:date="2016-06-28T13:23:00Z">
          <w:r w:rsidR="009A2F10" w:rsidRPr="0066637F" w:rsidDel="00667609">
            <w:delText>a</w:delText>
          </w:r>
        </w:del>
        <w:del w:id="126" w:author="Osnir Estevam" w:date="2016-08-20T16:29:00Z">
          <w:r w:rsidR="009A2F10" w:rsidRPr="0066637F" w:rsidDel="0066637F">
            <w:delText>tacadistas</w:delText>
          </w:r>
        </w:del>
      </w:ins>
      <w:del w:id="127" w:author="WILLIAM FRANCISCO LEITE" w:date="2016-06-27T20:52:00Z">
        <w:r w:rsidRPr="0066637F" w:rsidDel="009A2F10">
          <w:rPr>
            <w:smallCaps/>
            <w:rPrChange w:id="128" w:author="Osnir Estevam" w:date="2016-08-20T16:26:00Z">
              <w:rPr/>
            </w:rPrChange>
          </w:rPr>
          <w:delText>subtítulo</w:delText>
        </w:r>
      </w:del>
    </w:p>
    <w:p w14:paraId="05A4A6AB" w14:textId="77777777" w:rsidR="006277F7" w:rsidRPr="00946032" w:rsidRDefault="006277F7" w:rsidP="006277F7">
      <w:pPr>
        <w:ind w:left="3600" w:right="1273"/>
      </w:pPr>
    </w:p>
    <w:p w14:paraId="495B2530" w14:textId="77777777" w:rsidR="006277F7" w:rsidRPr="00946032" w:rsidRDefault="006277F7" w:rsidP="006277F7">
      <w:pPr>
        <w:ind w:left="3600" w:right="1273"/>
      </w:pPr>
    </w:p>
    <w:p w14:paraId="70F44099" w14:textId="77777777" w:rsidR="006277F7" w:rsidRPr="00946032" w:rsidRDefault="006277F7" w:rsidP="006277F7">
      <w:pPr>
        <w:ind w:left="3600" w:right="1273"/>
      </w:pPr>
    </w:p>
    <w:p w14:paraId="6A870B3C" w14:textId="77777777" w:rsidR="006277F7" w:rsidRPr="00946032" w:rsidRDefault="006277F7" w:rsidP="006277F7">
      <w:pPr>
        <w:ind w:left="3600" w:right="1273"/>
      </w:pPr>
    </w:p>
    <w:p w14:paraId="63FEC55F" w14:textId="77777777" w:rsidR="006277F7" w:rsidRPr="00946032" w:rsidRDefault="006277F7" w:rsidP="006277F7">
      <w:pPr>
        <w:ind w:left="3600" w:right="1273"/>
      </w:pPr>
    </w:p>
    <w:p w14:paraId="6C7E384E" w14:textId="7E7A3F8C" w:rsidR="007044BB" w:rsidRPr="00946032" w:rsidRDefault="009F6A3A" w:rsidP="006277F7">
      <w:pPr>
        <w:ind w:left="3600" w:right="1273"/>
      </w:pPr>
      <w:r w:rsidRPr="00946032">
        <w:t>Trabalho de Conclusão de Curso apresentado ao Centro Universitário Senac – unidade Lapa Tito, como exigência parcial para obtenção do grau de especialista em Engenharia Web.</w:t>
      </w:r>
      <w:r w:rsidR="00C130C4" w:rsidRPr="00946032">
        <w:t xml:space="preserve"> </w:t>
      </w:r>
    </w:p>
    <w:p w14:paraId="469B6760" w14:textId="5D7AAB7F" w:rsidR="007044BB" w:rsidRPr="00946032" w:rsidRDefault="007044BB">
      <w:pPr>
        <w:jc w:val="center"/>
      </w:pPr>
    </w:p>
    <w:p w14:paraId="4612119C" w14:textId="25D93E7F" w:rsidR="006277F7" w:rsidRPr="00946032" w:rsidRDefault="006277F7">
      <w:pPr>
        <w:jc w:val="center"/>
      </w:pPr>
    </w:p>
    <w:p w14:paraId="7F54B995" w14:textId="6B479D4F" w:rsidR="006277F7" w:rsidRDefault="006277F7">
      <w:pPr>
        <w:jc w:val="center"/>
        <w:rPr>
          <w:ins w:id="129" w:author="Osnir Estevam" w:date="2016-08-20T16:36:00Z"/>
        </w:rPr>
      </w:pPr>
    </w:p>
    <w:p w14:paraId="356AD8EF" w14:textId="1212AF8F" w:rsidR="0066637F" w:rsidRDefault="0066637F">
      <w:pPr>
        <w:jc w:val="center"/>
        <w:rPr>
          <w:ins w:id="130" w:author="Osnir Estevam" w:date="2016-08-20T16:36:00Z"/>
        </w:rPr>
      </w:pPr>
    </w:p>
    <w:p w14:paraId="71E5BE50" w14:textId="6562E665" w:rsidR="0066637F" w:rsidRDefault="0066637F">
      <w:pPr>
        <w:jc w:val="center"/>
        <w:rPr>
          <w:ins w:id="131" w:author="Osnir Estevam" w:date="2016-08-20T16:36:00Z"/>
        </w:rPr>
      </w:pPr>
    </w:p>
    <w:p w14:paraId="1E2DA56F" w14:textId="06423D8D" w:rsidR="0066637F" w:rsidRDefault="0066637F">
      <w:pPr>
        <w:jc w:val="center"/>
        <w:rPr>
          <w:ins w:id="132" w:author="Osnir Estevam" w:date="2016-08-20T16:36:00Z"/>
        </w:rPr>
      </w:pPr>
    </w:p>
    <w:p w14:paraId="363FF0F6" w14:textId="2ABCBB48" w:rsidR="0066637F" w:rsidRDefault="0066637F">
      <w:pPr>
        <w:jc w:val="center"/>
        <w:rPr>
          <w:ins w:id="133" w:author="Osnir Estevam" w:date="2016-08-20T16:36:00Z"/>
        </w:rPr>
      </w:pPr>
    </w:p>
    <w:p w14:paraId="256993E5" w14:textId="5AE21332" w:rsidR="0066637F" w:rsidRDefault="0066637F">
      <w:pPr>
        <w:jc w:val="center"/>
        <w:rPr>
          <w:ins w:id="134" w:author="Osnir Estevam" w:date="2016-08-20T16:36:00Z"/>
        </w:rPr>
      </w:pPr>
    </w:p>
    <w:p w14:paraId="2E075D20" w14:textId="20403B49" w:rsidR="0066637F" w:rsidRDefault="0066637F">
      <w:pPr>
        <w:jc w:val="center"/>
        <w:rPr>
          <w:ins w:id="135" w:author="Osnir Estevam" w:date="2016-08-20T16:36:00Z"/>
        </w:rPr>
      </w:pPr>
    </w:p>
    <w:p w14:paraId="5B2F147E" w14:textId="19E9915A" w:rsidR="0066637F" w:rsidRDefault="0066637F">
      <w:pPr>
        <w:jc w:val="center"/>
        <w:rPr>
          <w:ins w:id="136" w:author="Osnir Estevam" w:date="2016-08-20T16:36:00Z"/>
        </w:rPr>
      </w:pPr>
    </w:p>
    <w:p w14:paraId="3079FB4B" w14:textId="66AF5F12" w:rsidR="0066637F" w:rsidRDefault="0066637F">
      <w:pPr>
        <w:jc w:val="center"/>
        <w:rPr>
          <w:ins w:id="137" w:author="Osnir Estevam" w:date="2016-08-20T16:36:00Z"/>
        </w:rPr>
      </w:pPr>
    </w:p>
    <w:p w14:paraId="70DF15E5" w14:textId="77777777" w:rsidR="0066637F" w:rsidRPr="00946032" w:rsidRDefault="0066637F">
      <w:pPr>
        <w:jc w:val="center"/>
      </w:pPr>
    </w:p>
    <w:p w14:paraId="03DEDBBE" w14:textId="3F174229" w:rsidR="007044BB" w:rsidRPr="00946032" w:rsidDel="00CB05C3" w:rsidRDefault="007044BB">
      <w:pPr>
        <w:jc w:val="center"/>
        <w:rPr>
          <w:del w:id="138" w:author="Osnir Estevam" w:date="2016-08-21T13:33:00Z"/>
        </w:rPr>
      </w:pPr>
    </w:p>
    <w:p w14:paraId="2CB7509C" w14:textId="77777777" w:rsidR="007044BB" w:rsidRPr="00946032" w:rsidRDefault="00C130C4">
      <w:pPr>
        <w:jc w:val="center"/>
      </w:pPr>
      <w:r w:rsidRPr="00946032">
        <w:t>SÃO PAULO</w:t>
      </w:r>
    </w:p>
    <w:p w14:paraId="6F8840FC" w14:textId="3B3A76B0" w:rsidR="009209FD" w:rsidRPr="00946032" w:rsidRDefault="009F6A3A" w:rsidP="00ED26AA">
      <w:pPr>
        <w:jc w:val="center"/>
      </w:pPr>
      <w:r w:rsidRPr="00946032">
        <w:t>2016</w:t>
      </w:r>
      <w:r w:rsidR="009209FD" w:rsidRPr="00946032">
        <w:br w:type="page"/>
      </w:r>
    </w:p>
    <w:p w14:paraId="6B342CE9" w14:textId="77777777" w:rsidR="008268A1" w:rsidRPr="00946032" w:rsidRDefault="008268A1">
      <w:pPr>
        <w:rPr>
          <w:sz w:val="16"/>
          <w:szCs w:val="16"/>
        </w:rPr>
      </w:pPr>
    </w:p>
    <w:p w14:paraId="5E7A6E91" w14:textId="77777777" w:rsidR="00093B72" w:rsidRPr="00946032" w:rsidRDefault="00093B72">
      <w:pPr>
        <w:rPr>
          <w:sz w:val="16"/>
          <w:szCs w:val="16"/>
        </w:rPr>
      </w:pPr>
    </w:p>
    <w:p w14:paraId="19F0A3EB" w14:textId="77777777" w:rsidR="00093B72" w:rsidRPr="00946032" w:rsidRDefault="00093B72">
      <w:pPr>
        <w:rPr>
          <w:sz w:val="16"/>
          <w:szCs w:val="16"/>
        </w:rPr>
      </w:pPr>
    </w:p>
    <w:p w14:paraId="3FCD2FC9" w14:textId="77777777" w:rsidR="00093B72" w:rsidRPr="00946032" w:rsidRDefault="00093B72">
      <w:pPr>
        <w:rPr>
          <w:sz w:val="16"/>
          <w:szCs w:val="16"/>
        </w:rPr>
      </w:pPr>
    </w:p>
    <w:p w14:paraId="3DAEFB73" w14:textId="77777777" w:rsidR="00093B72" w:rsidRPr="00946032" w:rsidRDefault="00093B72">
      <w:pPr>
        <w:rPr>
          <w:sz w:val="16"/>
          <w:szCs w:val="16"/>
        </w:rPr>
      </w:pPr>
    </w:p>
    <w:p w14:paraId="7CA050B0" w14:textId="77777777" w:rsidR="00093B72" w:rsidRPr="00946032" w:rsidRDefault="00093B72">
      <w:pPr>
        <w:rPr>
          <w:sz w:val="16"/>
          <w:szCs w:val="16"/>
        </w:rPr>
      </w:pPr>
    </w:p>
    <w:p w14:paraId="2D44765C" w14:textId="77777777" w:rsidR="00093B72" w:rsidRPr="00946032" w:rsidRDefault="00093B72">
      <w:pPr>
        <w:rPr>
          <w:sz w:val="16"/>
          <w:szCs w:val="16"/>
        </w:rPr>
      </w:pPr>
    </w:p>
    <w:p w14:paraId="367D7C2B" w14:textId="77777777" w:rsidR="00093B72" w:rsidRPr="00946032" w:rsidRDefault="00093B72">
      <w:pPr>
        <w:rPr>
          <w:sz w:val="16"/>
          <w:szCs w:val="16"/>
        </w:rPr>
      </w:pPr>
    </w:p>
    <w:p w14:paraId="071141CF" w14:textId="77777777" w:rsidR="00093B72" w:rsidRPr="00946032" w:rsidRDefault="00093B72">
      <w:pPr>
        <w:rPr>
          <w:sz w:val="16"/>
          <w:szCs w:val="16"/>
        </w:rPr>
      </w:pPr>
    </w:p>
    <w:p w14:paraId="3C1660EA" w14:textId="77777777" w:rsidR="00093B72" w:rsidRPr="00946032" w:rsidRDefault="00093B72">
      <w:pPr>
        <w:rPr>
          <w:sz w:val="16"/>
          <w:szCs w:val="16"/>
        </w:rPr>
      </w:pPr>
    </w:p>
    <w:p w14:paraId="4190CC1F" w14:textId="77777777" w:rsidR="00093B72" w:rsidRPr="00946032" w:rsidRDefault="00093B72">
      <w:pPr>
        <w:rPr>
          <w:sz w:val="16"/>
          <w:szCs w:val="16"/>
        </w:rPr>
      </w:pPr>
    </w:p>
    <w:p w14:paraId="6AF3964E" w14:textId="77777777" w:rsidR="00093B72" w:rsidRPr="00946032" w:rsidRDefault="00093B72">
      <w:pPr>
        <w:rPr>
          <w:sz w:val="16"/>
          <w:szCs w:val="16"/>
        </w:rPr>
      </w:pPr>
    </w:p>
    <w:p w14:paraId="1DDA0E65" w14:textId="77777777" w:rsidR="00093B72" w:rsidRPr="00946032" w:rsidRDefault="00093B72">
      <w:pPr>
        <w:rPr>
          <w:sz w:val="16"/>
          <w:szCs w:val="16"/>
        </w:rPr>
      </w:pPr>
    </w:p>
    <w:p w14:paraId="7CF144EA" w14:textId="77777777" w:rsidR="00093B72" w:rsidRPr="00946032" w:rsidRDefault="00093B72">
      <w:pPr>
        <w:rPr>
          <w:sz w:val="16"/>
          <w:szCs w:val="16"/>
        </w:rPr>
      </w:pPr>
    </w:p>
    <w:p w14:paraId="4EEDB28D" w14:textId="77777777" w:rsidR="00093B72" w:rsidRPr="00946032" w:rsidRDefault="00093B72">
      <w:pPr>
        <w:rPr>
          <w:sz w:val="16"/>
          <w:szCs w:val="16"/>
        </w:rPr>
      </w:pPr>
    </w:p>
    <w:p w14:paraId="0FE7BAA5" w14:textId="77777777" w:rsidR="00093B72" w:rsidRPr="00946032" w:rsidRDefault="00093B72">
      <w:pPr>
        <w:rPr>
          <w:sz w:val="16"/>
          <w:szCs w:val="16"/>
        </w:rPr>
      </w:pPr>
    </w:p>
    <w:p w14:paraId="1917EECC" w14:textId="77777777" w:rsidR="008268A1" w:rsidRPr="00946032" w:rsidRDefault="008268A1">
      <w:pPr>
        <w:rPr>
          <w:sz w:val="16"/>
          <w:szCs w:val="16"/>
        </w:rPr>
      </w:pPr>
    </w:p>
    <w:p w14:paraId="4630C001" w14:textId="77777777" w:rsidR="008268A1" w:rsidRPr="00946032" w:rsidRDefault="008268A1">
      <w:pPr>
        <w:rPr>
          <w:sz w:val="18"/>
          <w:szCs w:val="18"/>
        </w:rPr>
      </w:pPr>
    </w:p>
    <w:p w14:paraId="7D08F5BE" w14:textId="2D88F151" w:rsidR="008268A1" w:rsidRPr="00946032" w:rsidRDefault="008268A1" w:rsidP="008268A1">
      <w:pPr>
        <w:rPr>
          <w:sz w:val="18"/>
          <w:szCs w:val="18"/>
        </w:rPr>
      </w:pPr>
      <w:r w:rsidRPr="00946032">
        <w:rPr>
          <w:sz w:val="18"/>
          <w:szCs w:val="18"/>
        </w:rPr>
        <w:t xml:space="preserve">      Ficha catalográfica elaborada pela Biblioteca do Centro Universitário Senac</w:t>
      </w:r>
    </w:p>
    <w:p w14:paraId="7964DAF3" w14:textId="799E6D0A" w:rsidR="00020410" w:rsidRPr="00946032" w:rsidRDefault="00093B72">
      <w:r w:rsidRPr="009F7751">
        <w:rPr>
          <w:noProof/>
          <w:sz w:val="18"/>
          <w:szCs w:val="18"/>
        </w:rPr>
        <mc:AlternateContent>
          <mc:Choice Requires="wps">
            <w:drawing>
              <wp:anchor distT="0" distB="0" distL="114300" distR="114300" simplePos="0" relativeHeight="251653120" behindDoc="0" locked="0" layoutInCell="1" allowOverlap="1" wp14:anchorId="38F866A6" wp14:editId="071CADDE">
                <wp:simplePos x="0" y="0"/>
                <wp:positionH relativeFrom="margin">
                  <wp:posOffset>-3810</wp:posOffset>
                </wp:positionH>
                <wp:positionV relativeFrom="paragraph">
                  <wp:posOffset>43815</wp:posOffset>
                </wp:positionV>
                <wp:extent cx="4499610" cy="2700000"/>
                <wp:effectExtent l="0" t="0" r="15240" b="24765"/>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9610" cy="2700000"/>
                        </a:xfrm>
                        <a:prstGeom prst="rect">
                          <a:avLst/>
                        </a:prstGeom>
                        <a:solidFill>
                          <a:srgbClr val="FFFFFF"/>
                        </a:solidFill>
                        <a:ln w="9525">
                          <a:solidFill>
                            <a:srgbClr val="000000"/>
                          </a:solidFill>
                          <a:miter lim="800000"/>
                          <a:headEnd/>
                          <a:tailEnd/>
                        </a:ln>
                      </wps:spPr>
                      <wps:txbx>
                        <w:txbxContent>
                          <w:p w14:paraId="3FEA75DD" w14:textId="084CCF8C" w:rsidR="006B3F7C" w:rsidRPr="001B3797" w:rsidRDefault="006B3F7C" w:rsidP="00093B72">
                            <w:pPr>
                              <w:pStyle w:val="CabealhodoSumrio"/>
                              <w:tabs>
                                <w:tab w:val="left" w:pos="567"/>
                                <w:tab w:val="left" w:pos="709"/>
                              </w:tabs>
                              <w:rPr>
                                <w:rFonts w:ascii="Arial" w:hAnsi="Arial" w:cs="Arial"/>
                                <w:color w:val="000000" w:themeColor="text1"/>
                                <w:sz w:val="16"/>
                                <w:szCs w:val="16"/>
                                <w:lang w:val="pt-BR"/>
                              </w:rPr>
                            </w:pPr>
                            <w:r w:rsidRPr="001B3797">
                              <w:rPr>
                                <w:rFonts w:ascii="Arial" w:hAnsi="Arial" w:cs="Arial"/>
                                <w:color w:val="000000" w:themeColor="text1"/>
                                <w:sz w:val="16"/>
                                <w:szCs w:val="16"/>
                                <w:lang w:val="pt-BR"/>
                              </w:rPr>
                              <w:t>T266t  Teixeira, Bruno Louredo</w:t>
                            </w:r>
                          </w:p>
                          <w:p w14:paraId="20B865CB" w14:textId="186FFEFA" w:rsidR="006B3F7C" w:rsidRPr="001B3797" w:rsidRDefault="006B3F7C" w:rsidP="00093B72">
                            <w:pPr>
                              <w:pStyle w:val="CabealhodoSumrio"/>
                              <w:tabs>
                                <w:tab w:val="left" w:pos="851"/>
                              </w:tabs>
                              <w:ind w:left="567" w:hanging="283"/>
                              <w:rPr>
                                <w:rFonts w:ascii="Arial" w:hAnsi="Arial" w:cs="Arial"/>
                                <w:color w:val="000000" w:themeColor="text1"/>
                                <w:sz w:val="16"/>
                                <w:szCs w:val="16"/>
                                <w:lang w:val="pt-BR"/>
                              </w:rPr>
                            </w:pPr>
                            <w:r w:rsidRPr="001B3797">
                              <w:rPr>
                                <w:rFonts w:ascii="Arial" w:hAnsi="Arial" w:cs="Arial"/>
                                <w:color w:val="000000" w:themeColor="text1"/>
                                <w:sz w:val="16"/>
                                <w:szCs w:val="16"/>
                                <w:lang w:val="pt-BR"/>
                              </w:rPr>
                              <w:t xml:space="preserve">           Transparente como a água: desenvolvimento de um portal de transparência de dados sobre temas hídricos / Bruno Louredo Teixeira et. al. - São Paulo, 2015.</w:t>
                            </w:r>
                          </w:p>
                          <w:p w14:paraId="5D25F3A9" w14:textId="10C0697E" w:rsidR="006B3F7C" w:rsidRPr="001B3797" w:rsidRDefault="006B3F7C" w:rsidP="008268A1">
                            <w:pPr>
                              <w:pStyle w:val="CabealhodoSumrio"/>
                              <w:rPr>
                                <w:rFonts w:ascii="Arial" w:hAnsi="Arial" w:cs="Arial"/>
                                <w:color w:val="000000" w:themeColor="text1"/>
                                <w:sz w:val="16"/>
                                <w:szCs w:val="16"/>
                                <w:lang w:val="pt-BR"/>
                              </w:rPr>
                            </w:pPr>
                            <w:r w:rsidRPr="001B3797">
                              <w:rPr>
                                <w:rFonts w:ascii="Arial" w:hAnsi="Arial" w:cs="Arial"/>
                                <w:color w:val="000000" w:themeColor="text1"/>
                                <w:sz w:val="16"/>
                                <w:szCs w:val="16"/>
                                <w:lang w:val="pt-BR"/>
                              </w:rPr>
                              <w:t xml:space="preserve">                 67 f.</w:t>
                            </w:r>
                          </w:p>
                          <w:p w14:paraId="14018F36" w14:textId="0BA862A9" w:rsidR="006B3F7C" w:rsidRPr="001B3797" w:rsidRDefault="006B3F7C" w:rsidP="008268A1">
                            <w:pPr>
                              <w:pStyle w:val="CabealhodoSumrio"/>
                              <w:rPr>
                                <w:rFonts w:ascii="Arial" w:hAnsi="Arial" w:cs="Arial"/>
                                <w:color w:val="000000" w:themeColor="text1"/>
                                <w:sz w:val="16"/>
                                <w:szCs w:val="16"/>
                                <w:lang w:val="pt-BR"/>
                              </w:rPr>
                            </w:pPr>
                            <w:r w:rsidRPr="001B3797">
                              <w:rPr>
                                <w:rFonts w:ascii="Arial" w:hAnsi="Arial" w:cs="Arial"/>
                                <w:color w:val="000000" w:themeColor="text1"/>
                                <w:sz w:val="16"/>
                                <w:szCs w:val="16"/>
                                <w:lang w:val="pt-BR"/>
                              </w:rPr>
                              <w:t xml:space="preserve">                Orientador: Profº. Me Daniel Paz de Araújo</w:t>
                            </w:r>
                          </w:p>
                          <w:p w14:paraId="1ADFC4EA" w14:textId="34A1E377" w:rsidR="006B3F7C" w:rsidRPr="001B3797" w:rsidRDefault="006B3F7C" w:rsidP="008268A1">
                            <w:pPr>
                              <w:pStyle w:val="CabealhodoSumrio"/>
                              <w:ind w:left="567" w:hanging="283"/>
                              <w:rPr>
                                <w:rFonts w:ascii="Arial" w:hAnsi="Arial" w:cs="Arial"/>
                                <w:color w:val="000000" w:themeColor="text1"/>
                                <w:sz w:val="16"/>
                                <w:szCs w:val="16"/>
                                <w:lang w:val="pt-BR"/>
                              </w:rPr>
                            </w:pPr>
                            <w:r w:rsidRPr="001B3797">
                              <w:rPr>
                                <w:rFonts w:ascii="Arial" w:hAnsi="Arial" w:cs="Arial"/>
                                <w:color w:val="000000" w:themeColor="text1"/>
                                <w:sz w:val="16"/>
                                <w:szCs w:val="16"/>
                                <w:lang w:val="pt-BR"/>
                              </w:rPr>
                              <w:t xml:space="preserve">          Trabalho de Conclusão de Curso (Especialização em Engenharia Web) – Centro Universitário Senac – Unidade Lapa Tito, São Paulo, 2015.</w:t>
                            </w:r>
                          </w:p>
                          <w:p w14:paraId="1DC829C5" w14:textId="79A6C635" w:rsidR="006B3F7C" w:rsidRPr="001B3797" w:rsidRDefault="006B3F7C" w:rsidP="001B3797">
                            <w:pPr>
                              <w:pStyle w:val="CabealhodoSumrio"/>
                              <w:ind w:left="567" w:firstLine="284"/>
                              <w:rPr>
                                <w:rFonts w:ascii="Arial" w:hAnsi="Arial" w:cs="Arial"/>
                                <w:color w:val="000000" w:themeColor="text1"/>
                                <w:sz w:val="16"/>
                                <w:szCs w:val="16"/>
                                <w:lang w:val="pt-BR"/>
                              </w:rPr>
                            </w:pPr>
                            <w:r w:rsidRPr="001B3797">
                              <w:rPr>
                                <w:rFonts w:ascii="Arial" w:hAnsi="Arial" w:cs="Arial"/>
                                <w:color w:val="000000" w:themeColor="text1"/>
                                <w:sz w:val="16"/>
                                <w:szCs w:val="16"/>
                                <w:lang w:val="pt-BR"/>
                              </w:rPr>
                              <w:t>1.</w:t>
                            </w:r>
                            <w:r w:rsidRPr="001B3797">
                              <w:rPr>
                                <w:rFonts w:ascii="Arial" w:hAnsi="Arial" w:cs="Arial"/>
                                <w:color w:val="000000" w:themeColor="text1"/>
                                <w:sz w:val="16"/>
                                <w:szCs w:val="16"/>
                                <w:lang w:val="pt-BR"/>
                              </w:rPr>
                              <w:tab/>
                              <w:t xml:space="preserve">Transparência de dados 2. Conjunto de dados 3. Água 4. Visualização de dados 5. Gamificação I. Felix, Camila da Silva (autora) II. Lins, Daniel Alves de Sá (autor) III. Alves, João Ricardo Rampinelli (autor). IV. Araújo, Daniel Paz de (Orient.) V. Título. </w:t>
                            </w:r>
                            <w:r>
                              <w:rPr>
                                <w:rFonts w:ascii="Arial" w:hAnsi="Arial" w:cs="Arial"/>
                                <w:color w:val="000000" w:themeColor="text1"/>
                                <w:sz w:val="16"/>
                                <w:szCs w:val="16"/>
                                <w:lang w:val="pt-BR"/>
                              </w:rPr>
                              <w:t xml:space="preserve">                                                                           </w:t>
                            </w:r>
                            <w:r w:rsidRPr="001B3797">
                              <w:rPr>
                                <w:rFonts w:ascii="Arial" w:hAnsi="Arial" w:cs="Arial"/>
                                <w:color w:val="000000" w:themeColor="text1"/>
                                <w:sz w:val="16"/>
                                <w:szCs w:val="16"/>
                                <w:lang w:val="pt-BR"/>
                              </w:rPr>
                              <w:t xml:space="preserve">CDD 005.01 </w:t>
                            </w:r>
                          </w:p>
                          <w:p w14:paraId="22F73486" w14:textId="77777777" w:rsidR="006B3F7C" w:rsidRDefault="006B3F7C" w:rsidP="008268A1"/>
                        </w:txbxContent>
                      </wps:txbx>
                      <wps:bodyPr rot="0" vert="horz" wrap="square" lIns="180000" tIns="180000" rIns="180000" bIns="180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F866A6" id="_x0000_t202" coordsize="21600,21600" o:spt="202" path="m,l,21600r21600,l21600,xe">
                <v:stroke joinstyle="miter"/>
                <v:path gradientshapeok="t" o:connecttype="rect"/>
              </v:shapetype>
              <v:shape id="Caixa de Texto 2" o:spid="_x0000_s1026" type="#_x0000_t202" style="position:absolute;left:0;text-align:left;margin-left:-.3pt;margin-top:3.45pt;width:354.3pt;height:212.6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">
                <v:textbox inset="5mm,5mm,5mm,5mm">
                  <w:txbxContent>
                    <w:p w14:paraId="3FEA75DD" w14:textId="084CCF8C" w:rsidR="006B3F7C" w:rsidRPr="001B3797" w:rsidRDefault="006B3F7C" w:rsidP="00093B72">
                      <w:pPr>
                        <w:pStyle w:val="CabealhodoSumrio"/>
                        <w:tabs>
                          <w:tab w:val="left" w:pos="567"/>
                          <w:tab w:val="left" w:pos="709"/>
                        </w:tabs>
                        <w:rPr>
                          <w:rFonts w:ascii="Arial" w:hAnsi="Arial" w:cs="Arial"/>
                          <w:color w:val="000000" w:themeColor="text1"/>
                          <w:sz w:val="16"/>
                          <w:szCs w:val="16"/>
                          <w:lang w:val="pt-BR"/>
                        </w:rPr>
                      </w:pPr>
                      <w:r w:rsidRPr="001B3797">
                        <w:rPr>
                          <w:rFonts w:ascii="Arial" w:hAnsi="Arial" w:cs="Arial"/>
                          <w:color w:val="000000" w:themeColor="text1"/>
                          <w:sz w:val="16"/>
                          <w:szCs w:val="16"/>
                          <w:lang w:val="pt-BR"/>
                        </w:rPr>
                        <w:t>T266t  Teixeira, Bruno Louredo</w:t>
                      </w:r>
                    </w:p>
                    <w:p w14:paraId="20B865CB" w14:textId="186FFEFA" w:rsidR="006B3F7C" w:rsidRPr="001B3797" w:rsidRDefault="006B3F7C" w:rsidP="00093B72">
                      <w:pPr>
                        <w:pStyle w:val="CabealhodoSumrio"/>
                        <w:tabs>
                          <w:tab w:val="left" w:pos="851"/>
                        </w:tabs>
                        <w:ind w:left="567" w:hanging="283"/>
                        <w:rPr>
                          <w:rFonts w:ascii="Arial" w:hAnsi="Arial" w:cs="Arial"/>
                          <w:color w:val="000000" w:themeColor="text1"/>
                          <w:sz w:val="16"/>
                          <w:szCs w:val="16"/>
                          <w:lang w:val="pt-BR"/>
                        </w:rPr>
                      </w:pPr>
                      <w:r w:rsidRPr="001B3797">
                        <w:rPr>
                          <w:rFonts w:ascii="Arial" w:hAnsi="Arial" w:cs="Arial"/>
                          <w:color w:val="000000" w:themeColor="text1"/>
                          <w:sz w:val="16"/>
                          <w:szCs w:val="16"/>
                          <w:lang w:val="pt-BR"/>
                        </w:rPr>
                        <w:t xml:space="preserve">           Transparente como a água: desenvolvimento de um portal de transparência de dados sobre temas hídricos / Bruno Louredo Teixeira et. al. - São Paulo, 2015.</w:t>
                      </w:r>
                    </w:p>
                    <w:p w14:paraId="5D25F3A9" w14:textId="10C0697E" w:rsidR="006B3F7C" w:rsidRPr="001B3797" w:rsidRDefault="006B3F7C" w:rsidP="008268A1">
                      <w:pPr>
                        <w:pStyle w:val="CabealhodoSumrio"/>
                        <w:rPr>
                          <w:rFonts w:ascii="Arial" w:hAnsi="Arial" w:cs="Arial"/>
                          <w:color w:val="000000" w:themeColor="text1"/>
                          <w:sz w:val="16"/>
                          <w:szCs w:val="16"/>
                          <w:lang w:val="pt-BR"/>
                        </w:rPr>
                      </w:pPr>
                      <w:r w:rsidRPr="001B3797">
                        <w:rPr>
                          <w:rFonts w:ascii="Arial" w:hAnsi="Arial" w:cs="Arial"/>
                          <w:color w:val="000000" w:themeColor="text1"/>
                          <w:sz w:val="16"/>
                          <w:szCs w:val="16"/>
                          <w:lang w:val="pt-BR"/>
                        </w:rPr>
                        <w:t xml:space="preserve">                 67 f.</w:t>
                      </w:r>
                    </w:p>
                    <w:p w14:paraId="14018F36" w14:textId="0BA862A9" w:rsidR="006B3F7C" w:rsidRPr="001B3797" w:rsidRDefault="006B3F7C" w:rsidP="008268A1">
                      <w:pPr>
                        <w:pStyle w:val="CabealhodoSumrio"/>
                        <w:rPr>
                          <w:rFonts w:ascii="Arial" w:hAnsi="Arial" w:cs="Arial"/>
                          <w:color w:val="000000" w:themeColor="text1"/>
                          <w:sz w:val="16"/>
                          <w:szCs w:val="16"/>
                          <w:lang w:val="pt-BR"/>
                        </w:rPr>
                      </w:pPr>
                      <w:r w:rsidRPr="001B3797">
                        <w:rPr>
                          <w:rFonts w:ascii="Arial" w:hAnsi="Arial" w:cs="Arial"/>
                          <w:color w:val="000000" w:themeColor="text1"/>
                          <w:sz w:val="16"/>
                          <w:szCs w:val="16"/>
                          <w:lang w:val="pt-BR"/>
                        </w:rPr>
                        <w:t xml:space="preserve">                Orientador: Profº. Me Daniel Paz de Araújo</w:t>
                      </w:r>
                    </w:p>
                    <w:p w14:paraId="1ADFC4EA" w14:textId="34A1E377" w:rsidR="006B3F7C" w:rsidRPr="001B3797" w:rsidRDefault="006B3F7C" w:rsidP="008268A1">
                      <w:pPr>
                        <w:pStyle w:val="CabealhodoSumrio"/>
                        <w:ind w:left="567" w:hanging="283"/>
                        <w:rPr>
                          <w:rFonts w:ascii="Arial" w:hAnsi="Arial" w:cs="Arial"/>
                          <w:color w:val="000000" w:themeColor="text1"/>
                          <w:sz w:val="16"/>
                          <w:szCs w:val="16"/>
                          <w:lang w:val="pt-BR"/>
                        </w:rPr>
                      </w:pPr>
                      <w:r w:rsidRPr="001B3797">
                        <w:rPr>
                          <w:rFonts w:ascii="Arial" w:hAnsi="Arial" w:cs="Arial"/>
                          <w:color w:val="000000" w:themeColor="text1"/>
                          <w:sz w:val="16"/>
                          <w:szCs w:val="16"/>
                          <w:lang w:val="pt-BR"/>
                        </w:rPr>
                        <w:t xml:space="preserve">          Trabalho de Conclusão de Curso (Especialização em Engenharia Web) – Centro Universitário Senac – Unidade Lapa Tito, São Paulo, 2015.</w:t>
                      </w:r>
                    </w:p>
                    <w:p w14:paraId="1DC829C5" w14:textId="79A6C635" w:rsidR="006B3F7C" w:rsidRPr="001B3797" w:rsidRDefault="006B3F7C" w:rsidP="001B3797">
                      <w:pPr>
                        <w:pStyle w:val="CabealhodoSumrio"/>
                        <w:ind w:left="567" w:firstLine="284"/>
                        <w:rPr>
                          <w:rFonts w:ascii="Arial" w:hAnsi="Arial" w:cs="Arial"/>
                          <w:color w:val="000000" w:themeColor="text1"/>
                          <w:sz w:val="16"/>
                          <w:szCs w:val="16"/>
                          <w:lang w:val="pt-BR"/>
                        </w:rPr>
                      </w:pPr>
                      <w:r w:rsidRPr="001B3797">
                        <w:rPr>
                          <w:rFonts w:ascii="Arial" w:hAnsi="Arial" w:cs="Arial"/>
                          <w:color w:val="000000" w:themeColor="text1"/>
                          <w:sz w:val="16"/>
                          <w:szCs w:val="16"/>
                          <w:lang w:val="pt-BR"/>
                        </w:rPr>
                        <w:t>1.</w:t>
                      </w:r>
                      <w:r w:rsidRPr="001B3797">
                        <w:rPr>
                          <w:rFonts w:ascii="Arial" w:hAnsi="Arial" w:cs="Arial"/>
                          <w:color w:val="000000" w:themeColor="text1"/>
                          <w:sz w:val="16"/>
                          <w:szCs w:val="16"/>
                          <w:lang w:val="pt-BR"/>
                        </w:rPr>
                        <w:tab/>
                        <w:t xml:space="preserve">Transparência de dados 2. Conjunto de dados 3. Água 4. Visualização de dados 5. Gamificação I. Felix, Camila da Silva (autora) II. Lins, Daniel Alves de Sá (autor) III. Alves, João Ricardo Rampinelli (autor). IV. Araújo, Daniel Paz de (Orient.) V. Título. </w:t>
                      </w:r>
                      <w:r>
                        <w:rPr>
                          <w:rFonts w:ascii="Arial" w:hAnsi="Arial" w:cs="Arial"/>
                          <w:color w:val="000000" w:themeColor="text1"/>
                          <w:sz w:val="16"/>
                          <w:szCs w:val="16"/>
                          <w:lang w:val="pt-BR"/>
                        </w:rPr>
                        <w:t xml:space="preserve">                                                                           </w:t>
                      </w:r>
                      <w:r w:rsidRPr="001B3797">
                        <w:rPr>
                          <w:rFonts w:ascii="Arial" w:hAnsi="Arial" w:cs="Arial"/>
                          <w:color w:val="000000" w:themeColor="text1"/>
                          <w:sz w:val="16"/>
                          <w:szCs w:val="16"/>
                          <w:lang w:val="pt-BR"/>
                        </w:rPr>
                        <w:t xml:space="preserve">CDD 005.01 </w:t>
                      </w:r>
                    </w:p>
                    <w:p w14:paraId="22F73486" w14:textId="77777777" w:rsidR="006B3F7C" w:rsidRDefault="006B3F7C" w:rsidP="008268A1"/>
                  </w:txbxContent>
                </v:textbox>
                <w10:wrap anchorx="margin"/>
              </v:shape>
            </w:pict>
          </mc:Fallback>
        </mc:AlternateContent>
      </w:r>
      <w:r w:rsidR="00020410" w:rsidRPr="00946032">
        <w:br w:type="page"/>
      </w:r>
    </w:p>
    <w:p w14:paraId="032C8F36" w14:textId="1CF5C6FE" w:rsidR="009F6A3A" w:rsidRPr="00946032" w:rsidRDefault="009F6A3A">
      <w:pPr>
        <w:ind w:left="567"/>
        <w:jc w:val="center"/>
        <w:pPrChange w:id="139" w:author="Osnir Estevam" w:date="2016-08-20T16:37:00Z">
          <w:pPr>
            <w:ind w:left="567"/>
          </w:pPr>
        </w:pPrChange>
      </w:pPr>
      <w:commentRangeStart w:id="140"/>
      <w:r w:rsidRPr="00946032">
        <w:lastRenderedPageBreak/>
        <w:t>William Francisco Leite</w:t>
      </w:r>
    </w:p>
    <w:p w14:paraId="5F7ECDD4" w14:textId="5FCF1C81" w:rsidR="009F6A3A" w:rsidRPr="00946032" w:rsidDel="00247E11" w:rsidRDefault="009F6A3A">
      <w:pPr>
        <w:ind w:left="567"/>
        <w:jc w:val="center"/>
        <w:rPr>
          <w:moveFrom w:id="141" w:author="Osnir Estevam" w:date="2016-08-21T13:33:00Z"/>
        </w:rPr>
        <w:pPrChange w:id="142" w:author="Osnir Estevam" w:date="2016-08-20T16:37:00Z">
          <w:pPr>
            <w:ind w:left="567"/>
          </w:pPr>
        </w:pPrChange>
      </w:pPr>
      <w:moveFromRangeStart w:id="143" w:author="Osnir Estevam" w:date="2016-08-21T13:33:00Z" w:name="move459474382"/>
      <w:moveFrom w:id="144" w:author="Osnir Estevam" w:date="2016-08-21T13:33:00Z">
        <w:r w:rsidRPr="00946032" w:rsidDel="00247E11">
          <w:t>Kelly Taniguchi</w:t>
        </w:r>
      </w:moveFrom>
    </w:p>
    <w:moveFromRangeEnd w:id="143"/>
    <w:p w14:paraId="68116D74" w14:textId="52AAD037" w:rsidR="006277F7" w:rsidRPr="00946032" w:rsidRDefault="009F6A3A">
      <w:pPr>
        <w:ind w:left="567"/>
        <w:jc w:val="center"/>
        <w:pPrChange w:id="145" w:author="Osnir Estevam" w:date="2016-08-20T16:37:00Z">
          <w:pPr>
            <w:ind w:left="567"/>
          </w:pPr>
        </w:pPrChange>
      </w:pPr>
      <w:r w:rsidRPr="00946032">
        <w:t>Osnir Estevam de Lima</w:t>
      </w:r>
      <w:commentRangeEnd w:id="140"/>
      <w:r w:rsidR="00B0261F">
        <w:rPr>
          <w:rStyle w:val="Refdecomentrio"/>
        </w:rPr>
        <w:commentReference w:id="140"/>
      </w:r>
    </w:p>
    <w:p w14:paraId="0A51CA18" w14:textId="77777777" w:rsidR="00CB05C3" w:rsidRPr="00946032" w:rsidRDefault="00CB05C3" w:rsidP="00CB05C3">
      <w:pPr>
        <w:ind w:left="567"/>
        <w:jc w:val="center"/>
        <w:rPr>
          <w:moveTo w:id="146" w:author="Osnir Estevam" w:date="2016-08-21T13:33:00Z"/>
        </w:rPr>
      </w:pPr>
      <w:moveToRangeStart w:id="147" w:author="Osnir Estevam" w:date="2016-08-21T13:33:00Z" w:name="move459474382"/>
      <w:moveTo w:id="148" w:author="Osnir Estevam" w:date="2016-08-21T13:33:00Z">
        <w:r w:rsidRPr="00946032">
          <w:t>Kelly Taniguchi</w:t>
        </w:r>
      </w:moveTo>
    </w:p>
    <w:moveToRangeEnd w:id="147"/>
    <w:p w14:paraId="246B0886" w14:textId="77777777" w:rsidR="007044BB" w:rsidRPr="00946032" w:rsidRDefault="007044BB" w:rsidP="007B3A45">
      <w:pPr>
        <w:ind w:left="4536"/>
      </w:pPr>
    </w:p>
    <w:p w14:paraId="3932B5DA" w14:textId="77777777" w:rsidR="007044BB" w:rsidRPr="00946032" w:rsidRDefault="007044BB" w:rsidP="007B3A45">
      <w:pPr>
        <w:ind w:left="4536"/>
      </w:pPr>
    </w:p>
    <w:p w14:paraId="6977365F" w14:textId="77777777" w:rsidR="007044BB" w:rsidRPr="00946032" w:rsidRDefault="007044BB">
      <w:pPr>
        <w:ind w:left="4536"/>
        <w:jc w:val="right"/>
        <w:pPrChange w:id="149" w:author="Osnir Estevam" w:date="2016-08-20T16:38:00Z">
          <w:pPr>
            <w:ind w:left="4536"/>
          </w:pPr>
        </w:pPrChange>
      </w:pPr>
    </w:p>
    <w:p w14:paraId="7D0FF8C8" w14:textId="4A6B7E28" w:rsidR="00D231E9" w:rsidRPr="00946032" w:rsidDel="00247E11" w:rsidRDefault="006277F7">
      <w:pPr>
        <w:ind w:left="4536"/>
        <w:jc w:val="right"/>
        <w:rPr>
          <w:del w:id="150" w:author="Osnir Estevam" w:date="2016-08-20T16:38:00Z"/>
          <w:smallCaps/>
          <w:rPrChange w:id="151" w:author="William" w:date="2016-06-28T20:55:00Z">
            <w:rPr>
              <w:del w:id="152" w:author="Osnir Estevam" w:date="2016-08-20T16:38:00Z"/>
            </w:rPr>
          </w:rPrChange>
        </w:rPr>
        <w:pPrChange w:id="153" w:author="Osnir Estevam" w:date="2016-08-20T16:38:00Z">
          <w:pPr>
            <w:ind w:left="4536"/>
          </w:pPr>
        </w:pPrChange>
      </w:pPr>
      <w:del w:id="154" w:author="Osnir Estevam" w:date="2016-08-20T16:38:00Z">
        <w:r w:rsidRPr="00946032" w:rsidDel="00247E11">
          <w:rPr>
            <w:smallCaps/>
            <w:rPrChange w:id="155" w:author="William" w:date="2016-06-28T20:55:00Z">
              <w:rPr/>
            </w:rPrChange>
          </w:rPr>
          <w:delText xml:space="preserve">Título: </w:delText>
        </w:r>
      </w:del>
      <w:ins w:id="156" w:author="WILLIAM FRANCISCO LEITE" w:date="2016-06-27T20:53:00Z">
        <w:del w:id="157" w:author="Osnir Estevam" w:date="2016-08-20T16:38:00Z">
          <w:r w:rsidR="00B44F83" w:rsidRPr="00946032" w:rsidDel="00247E11">
            <w:rPr>
              <w:smallCaps/>
              <w:rPrChange w:id="158" w:author="William" w:date="2016-06-28T20:55:00Z">
                <w:rPr/>
              </w:rPrChange>
            </w:rPr>
            <w:delText xml:space="preserve">Desenvolvimento de API para </w:delText>
          </w:r>
        </w:del>
      </w:ins>
      <w:ins w:id="159" w:author="Dogus - William" w:date="2016-06-28T13:23:00Z">
        <w:del w:id="160" w:author="Osnir Estevam" w:date="2016-08-20T16:38:00Z">
          <w:r w:rsidR="00667609" w:rsidRPr="00946032" w:rsidDel="00247E11">
            <w:rPr>
              <w:smallCaps/>
              <w:rPrChange w:id="161" w:author="William" w:date="2016-06-28T20:55:00Z">
                <w:rPr/>
              </w:rPrChange>
            </w:rPr>
            <w:delText>C</w:delText>
          </w:r>
        </w:del>
      </w:ins>
      <w:ins w:id="162" w:author="WILLIAM FRANCISCO LEITE" w:date="2016-06-27T20:53:00Z">
        <w:del w:id="163" w:author="Osnir Estevam" w:date="2016-08-20T16:38:00Z">
          <w:r w:rsidR="00B44F83" w:rsidRPr="00946032" w:rsidDel="00247E11">
            <w:rPr>
              <w:smallCaps/>
              <w:rPrChange w:id="164" w:author="William" w:date="2016-06-28T20:55:00Z">
                <w:rPr/>
              </w:rPrChange>
            </w:rPr>
            <w:delText xml:space="preserve">cotação de </w:delText>
          </w:r>
        </w:del>
      </w:ins>
      <w:ins w:id="165" w:author="Dogus - William" w:date="2016-06-28T13:23:00Z">
        <w:del w:id="166" w:author="Osnir Estevam" w:date="2016-08-20T16:38:00Z">
          <w:r w:rsidR="00667609" w:rsidRPr="00946032" w:rsidDel="00247E11">
            <w:rPr>
              <w:smallCaps/>
              <w:rPrChange w:id="167" w:author="William" w:date="2016-06-28T20:55:00Z">
                <w:rPr/>
              </w:rPrChange>
            </w:rPr>
            <w:delText>P</w:delText>
          </w:r>
        </w:del>
      </w:ins>
      <w:ins w:id="168" w:author="WILLIAM FRANCISCO LEITE" w:date="2016-06-27T20:53:00Z">
        <w:del w:id="169" w:author="Osnir Estevam" w:date="2016-08-20T16:38:00Z">
          <w:r w:rsidR="00B44F83" w:rsidRPr="00946032" w:rsidDel="00247E11">
            <w:rPr>
              <w:smallCaps/>
              <w:rPrChange w:id="170" w:author="William" w:date="2016-06-28T20:55:00Z">
                <w:rPr/>
              </w:rPrChange>
            </w:rPr>
            <w:delText xml:space="preserve">produtos em </w:delText>
          </w:r>
        </w:del>
      </w:ins>
      <w:ins w:id="171" w:author="Dogus - William" w:date="2016-06-28T13:23:00Z">
        <w:del w:id="172" w:author="Osnir Estevam" w:date="2016-08-20T16:38:00Z">
          <w:r w:rsidR="00667609" w:rsidRPr="00946032" w:rsidDel="00247E11">
            <w:rPr>
              <w:smallCaps/>
              <w:rPrChange w:id="173" w:author="William" w:date="2016-06-28T20:55:00Z">
                <w:rPr/>
              </w:rPrChange>
            </w:rPr>
            <w:delText>R</w:delText>
          </w:r>
        </w:del>
      </w:ins>
      <w:ins w:id="174" w:author="WILLIAM FRANCISCO LEITE" w:date="2016-06-27T20:53:00Z">
        <w:del w:id="175" w:author="Osnir Estevam" w:date="2016-08-20T16:38:00Z">
          <w:r w:rsidR="00B44F83" w:rsidRPr="00946032" w:rsidDel="00247E11">
            <w:rPr>
              <w:smallCaps/>
              <w:rPrChange w:id="176" w:author="William" w:date="2016-06-28T20:55:00Z">
                <w:rPr/>
              </w:rPrChange>
            </w:rPr>
            <w:delText xml:space="preserve">redes </w:delText>
          </w:r>
        </w:del>
      </w:ins>
      <w:ins w:id="177" w:author="Dogus - William" w:date="2016-06-28T13:23:00Z">
        <w:del w:id="178" w:author="Osnir Estevam" w:date="2016-08-20T16:38:00Z">
          <w:r w:rsidR="00667609" w:rsidRPr="00946032" w:rsidDel="00247E11">
            <w:rPr>
              <w:smallCaps/>
              <w:rPrChange w:id="179" w:author="William" w:date="2016-06-28T20:55:00Z">
                <w:rPr/>
              </w:rPrChange>
            </w:rPr>
            <w:delText>A</w:delText>
          </w:r>
        </w:del>
      </w:ins>
      <w:ins w:id="180" w:author="WILLIAM FRANCISCO LEITE" w:date="2016-06-27T20:53:00Z">
        <w:del w:id="181" w:author="Osnir Estevam" w:date="2016-08-20T16:38:00Z">
          <w:r w:rsidR="00B44F83" w:rsidRPr="00946032" w:rsidDel="00247E11">
            <w:rPr>
              <w:smallCaps/>
              <w:rPrChange w:id="182" w:author="William" w:date="2016-06-28T20:55:00Z">
                <w:rPr/>
              </w:rPrChange>
            </w:rPr>
            <w:delText>atacadistas</w:delText>
          </w:r>
        </w:del>
      </w:ins>
      <w:del w:id="183" w:author="Osnir Estevam" w:date="2016-08-20T16:38:00Z">
        <w:r w:rsidRPr="00946032" w:rsidDel="00247E11">
          <w:rPr>
            <w:smallCaps/>
            <w:rPrChange w:id="184" w:author="William" w:date="2016-06-28T20:55:00Z">
              <w:rPr/>
            </w:rPrChange>
          </w:rPr>
          <w:delText>subtítulo</w:delText>
        </w:r>
      </w:del>
    </w:p>
    <w:p w14:paraId="6E2BEFC4" w14:textId="77777777" w:rsidR="00247E11" w:rsidRPr="00430D21" w:rsidRDefault="00247E11">
      <w:pPr>
        <w:jc w:val="right"/>
        <w:rPr>
          <w:ins w:id="185" w:author="Osnir Estevam" w:date="2016-08-20T16:38:00Z"/>
          <w:smallCaps/>
        </w:rPr>
        <w:pPrChange w:id="186" w:author="Osnir Estevam" w:date="2016-08-20T16:38:00Z">
          <w:pPr>
            <w:jc w:val="center"/>
          </w:pPr>
        </w:pPrChange>
      </w:pPr>
      <w:ins w:id="187" w:author="Osnir Estevam" w:date="2016-08-20T16:38:00Z">
        <w:r w:rsidRPr="00430D21">
          <w:rPr>
            <w:smallCaps/>
          </w:rPr>
          <w:t>D</w:t>
        </w:r>
        <w:r w:rsidRPr="00430D21">
          <w:t>esenvolvimento</w:t>
        </w:r>
        <w:r>
          <w:t xml:space="preserve"> de uma API online para Cotação de Preços dos Produtos entre as Redes Atacadistas Conveniadas</w:t>
        </w:r>
      </w:ins>
    </w:p>
    <w:p w14:paraId="1969BBCB" w14:textId="77777777" w:rsidR="007044BB" w:rsidRPr="00946032" w:rsidRDefault="007044BB" w:rsidP="007B3A45">
      <w:pPr>
        <w:ind w:left="4536"/>
      </w:pPr>
    </w:p>
    <w:p w14:paraId="08562767" w14:textId="77777777" w:rsidR="007044BB" w:rsidRPr="00946032" w:rsidRDefault="007044BB" w:rsidP="007B3A45">
      <w:pPr>
        <w:ind w:left="4536"/>
      </w:pPr>
    </w:p>
    <w:p w14:paraId="6C3246EC" w14:textId="77777777" w:rsidR="007044BB" w:rsidRPr="00946032" w:rsidRDefault="007044BB" w:rsidP="007B3A45">
      <w:pPr>
        <w:ind w:left="4536"/>
      </w:pPr>
    </w:p>
    <w:p w14:paraId="5FD7C7E4" w14:textId="77777777" w:rsidR="007044BB" w:rsidRPr="00946032" w:rsidRDefault="00C130C4" w:rsidP="007B3A45">
      <w:pPr>
        <w:ind w:left="4536"/>
      </w:pPr>
      <w:r w:rsidRPr="00946032">
        <w:t xml:space="preserve">Trabalho de Conclusão de Curso apresentado ao Centro Universitário Senac – unidade Lapa Tito, como exigência parcial para obtenção do grau de especialista em Engenharia Web. </w:t>
      </w:r>
    </w:p>
    <w:p w14:paraId="741C4EEA" w14:textId="77777777" w:rsidR="007044BB" w:rsidRPr="00946032" w:rsidRDefault="007044BB" w:rsidP="007B3A45">
      <w:pPr>
        <w:ind w:left="4536"/>
      </w:pPr>
    </w:p>
    <w:p w14:paraId="7D0C6615" w14:textId="7D168945" w:rsidR="007044BB" w:rsidRPr="00946032" w:rsidRDefault="00C130C4" w:rsidP="007B3A45">
      <w:pPr>
        <w:ind w:left="4536"/>
      </w:pPr>
      <w:r w:rsidRPr="00946032">
        <w:t>Orientador: Prof. Daniel Paz de Araújo</w:t>
      </w:r>
    </w:p>
    <w:p w14:paraId="5FB5363A" w14:textId="77777777" w:rsidR="007044BB" w:rsidRPr="00946032" w:rsidRDefault="007044BB">
      <w:pPr>
        <w:ind w:left="720"/>
      </w:pPr>
    </w:p>
    <w:p w14:paraId="60199C7B" w14:textId="77777777" w:rsidR="007044BB" w:rsidRPr="00946032" w:rsidRDefault="007044BB" w:rsidP="00D231E9"/>
    <w:p w14:paraId="51951724" w14:textId="77777777" w:rsidR="007044BB" w:rsidRPr="00946032" w:rsidRDefault="007044BB">
      <w:pPr>
        <w:ind w:left="720"/>
      </w:pPr>
    </w:p>
    <w:p w14:paraId="5FA58E9A" w14:textId="3CA137C6" w:rsidR="007044BB" w:rsidRPr="00946032" w:rsidRDefault="00C130C4" w:rsidP="006277F7">
      <w:pPr>
        <w:ind w:left="567" w:right="565"/>
      </w:pPr>
      <w:r w:rsidRPr="00946032">
        <w:t>A banca examinadora dos Trabalhos de Conclusão, em sessão pública realizada em __________/____ /______, considerou o</w:t>
      </w:r>
      <w:r w:rsidR="00E97A61">
        <w:t xml:space="preserve"> </w:t>
      </w:r>
      <w:r w:rsidRPr="00946032">
        <w:t>(a) candidato</w:t>
      </w:r>
      <w:r w:rsidR="00E97A61">
        <w:t xml:space="preserve"> </w:t>
      </w:r>
      <w:r w:rsidRPr="00946032">
        <w:t xml:space="preserve">(a): </w:t>
      </w:r>
    </w:p>
    <w:p w14:paraId="6D5C9192" w14:textId="1AD62973" w:rsidR="007044BB" w:rsidRPr="00946032" w:rsidRDefault="007044BB" w:rsidP="006277F7"/>
    <w:p w14:paraId="2500D694" w14:textId="77777777" w:rsidR="006277F7" w:rsidRPr="00946032" w:rsidRDefault="006277F7" w:rsidP="006277F7"/>
    <w:p w14:paraId="13496FE6" w14:textId="3A049FE8" w:rsidR="007044BB" w:rsidRPr="00946032" w:rsidRDefault="00C130C4" w:rsidP="006277F7">
      <w:r w:rsidRPr="00946032">
        <w:t>1) Examinador</w:t>
      </w:r>
      <w:ins w:id="188" w:author="Osnir Estevam [2]" w:date="2016-08-21T18:50:00Z">
        <w:r w:rsidR="00442007">
          <w:t xml:space="preserve"> </w:t>
        </w:r>
      </w:ins>
      <w:r w:rsidRPr="00946032">
        <w:t>(a)</w:t>
      </w:r>
    </w:p>
    <w:p w14:paraId="035686BA" w14:textId="77777777" w:rsidR="007044BB" w:rsidRPr="00946032" w:rsidRDefault="007044BB" w:rsidP="006277F7"/>
    <w:p w14:paraId="297B3B94" w14:textId="77777777" w:rsidR="007044BB" w:rsidRPr="00946032" w:rsidRDefault="007044BB" w:rsidP="006277F7"/>
    <w:p w14:paraId="77A96478" w14:textId="355CD73D" w:rsidR="007044BB" w:rsidRPr="00946032" w:rsidRDefault="00C130C4" w:rsidP="006277F7">
      <w:r w:rsidRPr="00946032">
        <w:t>2) Examinador</w:t>
      </w:r>
      <w:ins w:id="189" w:author="Osnir Estevam [2]" w:date="2016-08-21T18:50:00Z">
        <w:r w:rsidR="00442007">
          <w:t xml:space="preserve"> </w:t>
        </w:r>
      </w:ins>
      <w:r w:rsidRPr="00946032">
        <w:t xml:space="preserve">(a) </w:t>
      </w:r>
    </w:p>
    <w:p w14:paraId="38804947" w14:textId="77777777" w:rsidR="007044BB" w:rsidRPr="00946032" w:rsidRDefault="007044BB" w:rsidP="006277F7"/>
    <w:p w14:paraId="2C880209" w14:textId="77777777" w:rsidR="007044BB" w:rsidRPr="00946032" w:rsidRDefault="007044BB" w:rsidP="006277F7"/>
    <w:p w14:paraId="78C2D38E" w14:textId="77777777" w:rsidR="007044BB" w:rsidRPr="00946032" w:rsidRDefault="00C130C4" w:rsidP="006277F7">
      <w:r w:rsidRPr="00946032">
        <w:t>3) Presidente</w:t>
      </w:r>
    </w:p>
    <w:p w14:paraId="653AE8F1" w14:textId="77777777" w:rsidR="007044BB" w:rsidRPr="00946032" w:rsidRDefault="007044BB"/>
    <w:p w14:paraId="15C7CBB4" w14:textId="77777777" w:rsidR="006277F7" w:rsidRPr="00946032" w:rsidRDefault="006277F7">
      <w:r w:rsidRPr="00946032">
        <w:br w:type="page"/>
      </w:r>
    </w:p>
    <w:p w14:paraId="7CC35F68" w14:textId="2A6F8272" w:rsidR="006277F7" w:rsidRPr="00946032" w:rsidRDefault="006277F7" w:rsidP="007B3A45">
      <w:pPr>
        <w:ind w:left="4536" w:right="1132"/>
      </w:pPr>
      <w:r w:rsidRPr="00946032">
        <w:lastRenderedPageBreak/>
        <w:t>Dedicatória (opcional)</w:t>
      </w:r>
    </w:p>
    <w:p w14:paraId="4308123A" w14:textId="326E601C" w:rsidR="006277F7" w:rsidRPr="00946032" w:rsidRDefault="006277F7">
      <w:r w:rsidRPr="00946032">
        <w:br w:type="page"/>
      </w:r>
    </w:p>
    <w:p w14:paraId="61507A2B" w14:textId="6E3003A0" w:rsidR="001B3797" w:rsidRPr="00946032" w:rsidRDefault="001B3797" w:rsidP="006277F7">
      <w:pPr>
        <w:jc w:val="center"/>
        <w:rPr>
          <w:b/>
        </w:rPr>
      </w:pPr>
      <w:r w:rsidRPr="00946032">
        <w:rPr>
          <w:b/>
        </w:rPr>
        <w:lastRenderedPageBreak/>
        <w:t>AGRADECIMENTOS</w:t>
      </w:r>
      <w:r w:rsidR="006277F7" w:rsidRPr="00946032">
        <w:rPr>
          <w:b/>
        </w:rPr>
        <w:t xml:space="preserve"> (opcional)</w:t>
      </w:r>
    </w:p>
    <w:p w14:paraId="5020B150" w14:textId="6973416D" w:rsidR="001B3797" w:rsidRPr="00946032" w:rsidRDefault="001B3797" w:rsidP="001B3797">
      <w:pPr>
        <w:spacing w:after="240"/>
        <w:jc w:val="center"/>
      </w:pPr>
    </w:p>
    <w:p w14:paraId="05A1E983" w14:textId="2A0E98C2" w:rsidR="007B3A45" w:rsidRPr="00946032" w:rsidRDefault="007B3A45" w:rsidP="001B3797">
      <w:pPr>
        <w:spacing w:after="240"/>
        <w:jc w:val="center"/>
      </w:pPr>
    </w:p>
    <w:p w14:paraId="0D07206C" w14:textId="020C070E" w:rsidR="007B3A45" w:rsidRPr="00946032" w:rsidRDefault="007B3A45" w:rsidP="001B3797">
      <w:pPr>
        <w:spacing w:after="240"/>
        <w:jc w:val="center"/>
      </w:pPr>
    </w:p>
    <w:p w14:paraId="227745E1" w14:textId="7D3AEED8" w:rsidR="007B3A45" w:rsidRPr="00946032" w:rsidRDefault="007B3A45" w:rsidP="001B3797">
      <w:pPr>
        <w:spacing w:after="240"/>
        <w:jc w:val="center"/>
      </w:pPr>
    </w:p>
    <w:p w14:paraId="58E9C47C" w14:textId="559A8C47" w:rsidR="007B3A45" w:rsidRPr="00946032" w:rsidRDefault="007B3A45" w:rsidP="001B3797">
      <w:pPr>
        <w:spacing w:after="240"/>
        <w:jc w:val="center"/>
      </w:pPr>
    </w:p>
    <w:p w14:paraId="25046D31" w14:textId="04EFD2A1" w:rsidR="007B3A45" w:rsidRPr="00946032" w:rsidRDefault="007B3A45" w:rsidP="001B3797">
      <w:pPr>
        <w:spacing w:after="240"/>
        <w:jc w:val="center"/>
      </w:pPr>
    </w:p>
    <w:p w14:paraId="7F701C9D" w14:textId="190E1CF2" w:rsidR="007B3A45" w:rsidRPr="00946032" w:rsidRDefault="007B3A45" w:rsidP="001B3797">
      <w:pPr>
        <w:spacing w:after="240"/>
        <w:jc w:val="center"/>
      </w:pPr>
    </w:p>
    <w:p w14:paraId="4D792CAE" w14:textId="16AA1CF8" w:rsidR="007B3A45" w:rsidRPr="00946032" w:rsidRDefault="007B3A45" w:rsidP="001B3797">
      <w:pPr>
        <w:spacing w:after="240"/>
        <w:jc w:val="center"/>
      </w:pPr>
    </w:p>
    <w:p w14:paraId="17260574" w14:textId="77777777" w:rsidR="007B3A45" w:rsidRPr="00946032" w:rsidRDefault="007B3A45" w:rsidP="001B3797">
      <w:pPr>
        <w:spacing w:after="240"/>
        <w:jc w:val="center"/>
        <w:rPr>
          <w:b/>
        </w:rPr>
      </w:pPr>
    </w:p>
    <w:p w14:paraId="2A910A28" w14:textId="402274A0" w:rsidR="007044BB" w:rsidRPr="00946032" w:rsidRDefault="006277F7">
      <w:r w:rsidRPr="00946032">
        <w:t>Aos...</w:t>
      </w:r>
      <w:r w:rsidR="00C130C4" w:rsidRPr="00946032">
        <w:br w:type="page"/>
      </w:r>
    </w:p>
    <w:p w14:paraId="0CD40A16" w14:textId="77777777" w:rsidR="007B3A45" w:rsidRPr="00946032" w:rsidRDefault="007B3A45" w:rsidP="007B3A45">
      <w:pPr>
        <w:rPr>
          <w:rFonts w:eastAsia="Times New Roman"/>
          <w:iCs/>
          <w:szCs w:val="24"/>
        </w:rPr>
      </w:pPr>
    </w:p>
    <w:p w14:paraId="250E8E7A" w14:textId="77777777" w:rsidR="007B3A45" w:rsidRPr="00946032" w:rsidRDefault="007B3A45" w:rsidP="007B3A45">
      <w:pPr>
        <w:rPr>
          <w:rFonts w:eastAsia="Times New Roman"/>
          <w:iCs/>
          <w:szCs w:val="24"/>
        </w:rPr>
      </w:pPr>
    </w:p>
    <w:p w14:paraId="204076BF" w14:textId="77777777" w:rsidR="007B3A45" w:rsidRPr="00946032" w:rsidRDefault="007B3A45" w:rsidP="007B3A45">
      <w:pPr>
        <w:rPr>
          <w:rFonts w:eastAsia="Times New Roman"/>
          <w:iCs/>
          <w:szCs w:val="24"/>
        </w:rPr>
      </w:pPr>
    </w:p>
    <w:p w14:paraId="70096DC0" w14:textId="77777777" w:rsidR="007B3A45" w:rsidRPr="00946032" w:rsidRDefault="007B3A45" w:rsidP="007B3A45">
      <w:pPr>
        <w:rPr>
          <w:rFonts w:eastAsia="Times New Roman"/>
          <w:iCs/>
          <w:szCs w:val="24"/>
        </w:rPr>
      </w:pPr>
    </w:p>
    <w:p w14:paraId="57317713" w14:textId="77777777" w:rsidR="007B3A45" w:rsidRPr="00946032" w:rsidRDefault="007B3A45" w:rsidP="007B3A45">
      <w:pPr>
        <w:rPr>
          <w:rFonts w:eastAsia="Times New Roman"/>
          <w:iCs/>
          <w:szCs w:val="24"/>
        </w:rPr>
      </w:pPr>
    </w:p>
    <w:p w14:paraId="4143722D" w14:textId="77777777" w:rsidR="007B3A45" w:rsidRPr="00946032" w:rsidRDefault="007B3A45" w:rsidP="007B3A45">
      <w:pPr>
        <w:rPr>
          <w:rFonts w:eastAsia="Times New Roman"/>
          <w:iCs/>
          <w:szCs w:val="24"/>
        </w:rPr>
      </w:pPr>
    </w:p>
    <w:p w14:paraId="042D5BE6" w14:textId="77777777" w:rsidR="007B3A45" w:rsidRPr="00946032" w:rsidRDefault="007B3A45" w:rsidP="007B3A45">
      <w:pPr>
        <w:rPr>
          <w:rFonts w:eastAsia="Times New Roman"/>
          <w:iCs/>
          <w:szCs w:val="24"/>
        </w:rPr>
      </w:pPr>
    </w:p>
    <w:p w14:paraId="3C7A2B6D" w14:textId="77777777" w:rsidR="007B3A45" w:rsidRPr="00946032" w:rsidRDefault="007B3A45" w:rsidP="007B3A45">
      <w:pPr>
        <w:rPr>
          <w:rFonts w:eastAsia="Times New Roman"/>
          <w:iCs/>
          <w:szCs w:val="24"/>
        </w:rPr>
      </w:pPr>
    </w:p>
    <w:p w14:paraId="12B27D28" w14:textId="77777777" w:rsidR="007B3A45" w:rsidRPr="00946032" w:rsidRDefault="007B3A45" w:rsidP="007B3A45">
      <w:pPr>
        <w:rPr>
          <w:rFonts w:eastAsia="Times New Roman"/>
          <w:iCs/>
          <w:szCs w:val="24"/>
        </w:rPr>
      </w:pPr>
    </w:p>
    <w:p w14:paraId="394277F0" w14:textId="77777777" w:rsidR="007B3A45" w:rsidRPr="00946032" w:rsidRDefault="007B3A45" w:rsidP="007B3A45">
      <w:pPr>
        <w:rPr>
          <w:rFonts w:eastAsia="Times New Roman"/>
          <w:iCs/>
          <w:szCs w:val="24"/>
        </w:rPr>
      </w:pPr>
    </w:p>
    <w:p w14:paraId="0D8DE395" w14:textId="77777777" w:rsidR="007B3A45" w:rsidRPr="00946032" w:rsidRDefault="007B3A45" w:rsidP="007B3A45">
      <w:pPr>
        <w:rPr>
          <w:rFonts w:eastAsia="Times New Roman"/>
          <w:iCs/>
          <w:szCs w:val="24"/>
        </w:rPr>
      </w:pPr>
    </w:p>
    <w:p w14:paraId="11F64CC5" w14:textId="77777777" w:rsidR="007B3A45" w:rsidRPr="00946032" w:rsidRDefault="007B3A45" w:rsidP="007B3A45">
      <w:pPr>
        <w:rPr>
          <w:rFonts w:eastAsia="Times New Roman"/>
          <w:iCs/>
          <w:szCs w:val="24"/>
        </w:rPr>
      </w:pPr>
    </w:p>
    <w:p w14:paraId="5748112B" w14:textId="77777777" w:rsidR="007B3A45" w:rsidRPr="00946032" w:rsidRDefault="007B3A45" w:rsidP="007B3A45">
      <w:pPr>
        <w:rPr>
          <w:rFonts w:eastAsia="Times New Roman"/>
          <w:iCs/>
          <w:szCs w:val="24"/>
        </w:rPr>
      </w:pPr>
    </w:p>
    <w:p w14:paraId="32292D74" w14:textId="77777777" w:rsidR="007B3A45" w:rsidRPr="00946032" w:rsidRDefault="007B3A45" w:rsidP="007B3A45">
      <w:pPr>
        <w:rPr>
          <w:rFonts w:eastAsia="Times New Roman"/>
          <w:iCs/>
          <w:szCs w:val="24"/>
        </w:rPr>
      </w:pPr>
    </w:p>
    <w:p w14:paraId="5AAF45AC" w14:textId="77777777" w:rsidR="007B3A45" w:rsidRPr="00946032" w:rsidRDefault="007B3A45" w:rsidP="007B3A45">
      <w:pPr>
        <w:rPr>
          <w:rFonts w:eastAsia="Times New Roman"/>
          <w:iCs/>
          <w:szCs w:val="24"/>
        </w:rPr>
      </w:pPr>
    </w:p>
    <w:p w14:paraId="2695D802" w14:textId="77777777" w:rsidR="007B3A45" w:rsidRPr="00946032" w:rsidRDefault="007B3A45" w:rsidP="007B3A45">
      <w:pPr>
        <w:rPr>
          <w:rFonts w:eastAsia="Times New Roman"/>
          <w:iCs/>
          <w:szCs w:val="24"/>
        </w:rPr>
      </w:pPr>
    </w:p>
    <w:p w14:paraId="6E66ECC5" w14:textId="77777777" w:rsidR="007B3A45" w:rsidRPr="00946032" w:rsidRDefault="007B3A45" w:rsidP="007B3A45">
      <w:pPr>
        <w:rPr>
          <w:rFonts w:eastAsia="Times New Roman"/>
          <w:iCs/>
          <w:szCs w:val="24"/>
        </w:rPr>
      </w:pPr>
    </w:p>
    <w:p w14:paraId="3B767535" w14:textId="77777777" w:rsidR="007B3A45" w:rsidRPr="00946032" w:rsidRDefault="007B3A45" w:rsidP="007B3A45">
      <w:pPr>
        <w:rPr>
          <w:rFonts w:eastAsia="Times New Roman"/>
          <w:iCs/>
          <w:szCs w:val="24"/>
        </w:rPr>
      </w:pPr>
    </w:p>
    <w:p w14:paraId="1F9319CB" w14:textId="77777777" w:rsidR="007B3A45" w:rsidRPr="006B3F7C" w:rsidRDefault="007B3A45" w:rsidP="007B3A45">
      <w:pPr>
        <w:rPr>
          <w:rFonts w:eastAsia="Times New Roman"/>
          <w:i/>
          <w:iCs/>
          <w:szCs w:val="24"/>
        </w:rPr>
      </w:pPr>
    </w:p>
    <w:p w14:paraId="37589E5E" w14:textId="7C2CB9E5" w:rsidR="007B3A45" w:rsidRPr="006B3F7C" w:rsidRDefault="006B3F7C" w:rsidP="007B3A45">
      <w:pPr>
        <w:rPr>
          <w:rFonts w:eastAsia="Times New Roman"/>
          <w:i/>
          <w:iCs/>
          <w:szCs w:val="24"/>
        </w:rPr>
      </w:pPr>
      <w:r w:rsidRPr="006B3F7C">
        <w:rPr>
          <w:rFonts w:eastAsia="Times New Roman"/>
          <w:i/>
          <w:iCs/>
          <w:szCs w:val="24"/>
        </w:rPr>
        <w:t>"Cada adversidade traz consigo as sementes de uma conquista ainda maior".</w:t>
      </w:r>
    </w:p>
    <w:p w14:paraId="5AE488F1" w14:textId="257F0422" w:rsidR="006B3F7C" w:rsidRPr="006B3F7C" w:rsidRDefault="006B3F7C" w:rsidP="006B3F7C">
      <w:pPr>
        <w:ind w:left="5760"/>
        <w:jc w:val="center"/>
        <w:rPr>
          <w:rFonts w:eastAsia="Times New Roman"/>
          <w:szCs w:val="24"/>
        </w:rPr>
      </w:pPr>
      <w:r>
        <w:rPr>
          <w:rFonts w:eastAsia="Times New Roman"/>
          <w:szCs w:val="24"/>
        </w:rPr>
        <w:t xml:space="preserve">   </w:t>
      </w:r>
      <w:r w:rsidRPr="006B3F7C">
        <w:rPr>
          <w:rFonts w:eastAsia="Times New Roman"/>
          <w:szCs w:val="24"/>
        </w:rPr>
        <w:t>Napoleon Hill</w:t>
      </w:r>
    </w:p>
    <w:p w14:paraId="61E4E116" w14:textId="77777777" w:rsidR="007B3A45" w:rsidRPr="00946032" w:rsidRDefault="007B3A45">
      <w:pPr>
        <w:rPr>
          <w:b/>
        </w:rPr>
      </w:pPr>
      <w:r w:rsidRPr="00946032">
        <w:rPr>
          <w:b/>
        </w:rPr>
        <w:br w:type="page"/>
      </w:r>
    </w:p>
    <w:p w14:paraId="3F64DA75" w14:textId="3D5430E7" w:rsidR="007044BB" w:rsidRPr="00946032" w:rsidRDefault="007B3A45" w:rsidP="00C72DD9">
      <w:pPr>
        <w:spacing w:after="240"/>
        <w:jc w:val="center"/>
        <w:rPr>
          <w:b/>
        </w:rPr>
      </w:pPr>
      <w:commentRangeStart w:id="190"/>
      <w:commentRangeStart w:id="191"/>
      <w:r w:rsidRPr="00946032">
        <w:rPr>
          <w:b/>
        </w:rPr>
        <w:lastRenderedPageBreak/>
        <w:t>R</w:t>
      </w:r>
      <w:r w:rsidR="00C130C4" w:rsidRPr="00946032">
        <w:rPr>
          <w:b/>
        </w:rPr>
        <w:t>ESUMO</w:t>
      </w:r>
      <w:commentRangeEnd w:id="190"/>
      <w:r w:rsidR="00F63B94" w:rsidRPr="00946032">
        <w:rPr>
          <w:rStyle w:val="Refdecomentrio"/>
        </w:rPr>
        <w:commentReference w:id="190"/>
      </w:r>
      <w:commentRangeEnd w:id="191"/>
      <w:r w:rsidR="00753065" w:rsidRPr="00946032">
        <w:rPr>
          <w:rStyle w:val="Refdecomentrio"/>
        </w:rPr>
        <w:commentReference w:id="191"/>
      </w:r>
    </w:p>
    <w:p w14:paraId="7284C8EB" w14:textId="4BA39544" w:rsidR="00443F37" w:rsidRDefault="00443F37">
      <w:pPr>
        <w:rPr>
          <w:ins w:id="192" w:author="Osnir Estevam" w:date="2016-08-20T16:41:00Z"/>
        </w:rPr>
        <w:pPrChange w:id="193" w:author="Daniel Paz de Araujo" w:date="2016-08-17T05:21:00Z">
          <w:pPr>
            <w:ind w:firstLine="720"/>
          </w:pPr>
        </w:pPrChange>
      </w:pPr>
      <w:ins w:id="194" w:author="Osnir Estevam" w:date="2016-08-20T16:41:00Z">
        <w:r>
          <w:t xml:space="preserve">Otimizar o tempo é uma tarefa determinante para o sucesso de um estabelecimento. É </w:t>
        </w:r>
      </w:ins>
      <w:r w:rsidR="004A3A4D">
        <w:t>necessária uma ferramenta de pesquisa que seja possível</w:t>
      </w:r>
      <w:ins w:id="195" w:author="Osnir Estevam" w:date="2016-08-20T16:41:00Z">
        <w:r>
          <w:t xml:space="preserve"> criar uma ponte de ligação direta entre clientes e fornecedores, onde a informação necessária chega a mão do cliente sem que haja necessidade de locomoção beneficiando o cliente com o melhor custo benefício na escolha de matéria prima e ao fornecedor com maior procura em seus produtos. Com o constante trânsito das grandes capitais, clientes que precisam se deslocar entre redes atacadistas para procurar determinados produtos ou melhor custo benefício geram custo e estresse, correndo o risco de não encontrar o produto desejado ou comprar um produto com qualidade inferior. As redes a</w:t>
        </w:r>
        <w:del w:id="196" w:author="Daniel Paz de Araujo" w:date="2016-08-17T05:21:00Z">
          <w:r>
            <w:delText>A</w:delText>
          </w:r>
        </w:del>
        <w:r>
          <w:t xml:space="preserve">tacadistas são os fornecedores e tem a necessidade de divulgar seus produtos e suas promoções procurando alcançar o maior número de clientes possíveis, utilizando a internet como ferramenta de propagação é possível maximizar resultados de marketing e ainda reduzir custos com divulgação. O consumo de informações através da internet é constante e dinâmico, por isso é </w:t>
        </w:r>
      </w:ins>
      <w:r w:rsidR="004A3A4D">
        <w:t>necessária uma ferramenta que atualize</w:t>
      </w:r>
      <w:ins w:id="197" w:author="Osnir Estevam" w:date="2016-08-20T16:41:00Z">
        <w:r>
          <w:t xml:space="preserve"> os produtos, valores e promoções com o menor tempo possível. O objetivo deste trabalho é apresentar uma API de consumo de dados para redes atacadistas para que supermercados atacadistas possam divulgar em tempo real preços e promoções de seus produtos, através de um site que possibilite a distribuição dos dados coletados diariamente. Para construção dessa aplicação foram aplicados os conhecimentos adquiridos durante todo o curso, utilizando conceitos e práticas de Engenharia de Web e baseando nos fundamentos teóricos de pesquisas realizadas.</w:t>
        </w:r>
      </w:ins>
    </w:p>
    <w:p w14:paraId="6B1CCF16" w14:textId="77777777" w:rsidR="00443F37" w:rsidRDefault="00443F37" w:rsidP="00443F37">
      <w:pPr>
        <w:rPr>
          <w:ins w:id="198" w:author="Osnir Estevam" w:date="2016-08-20T16:41:00Z"/>
        </w:rPr>
      </w:pPr>
    </w:p>
    <w:p w14:paraId="4B41789A" w14:textId="77777777" w:rsidR="00443F37" w:rsidRDefault="00443F37" w:rsidP="00443F37">
      <w:pPr>
        <w:rPr>
          <w:ins w:id="199" w:author="Osnir Estevam" w:date="2016-08-20T16:41:00Z"/>
        </w:rPr>
      </w:pPr>
      <w:ins w:id="200" w:author="Osnir Estevam" w:date="2016-08-20T16:41:00Z">
        <w:r>
          <w:rPr>
            <w:b/>
          </w:rPr>
          <w:t>Palavras-chave</w:t>
        </w:r>
        <w:r>
          <w:t>: 1. Cotação. 2. API. 3. Engenharia Web. 4. Otimização.</w:t>
        </w:r>
      </w:ins>
    </w:p>
    <w:p w14:paraId="341F8DF9" w14:textId="648D9996" w:rsidR="001F47BE" w:rsidRPr="00946032" w:rsidDel="00443F37" w:rsidRDefault="001F47BE" w:rsidP="00F65CE1">
      <w:pPr>
        <w:rPr>
          <w:del w:id="201" w:author="Osnir Estevam" w:date="2016-08-20T16:41:00Z"/>
        </w:rPr>
      </w:pPr>
      <w:del w:id="202" w:author="Osnir Estevam" w:date="2016-08-20T16:41:00Z">
        <w:r w:rsidRPr="00946032" w:rsidDel="00443F37">
          <w:delText xml:space="preserve">Otimizar o tempo é uma tarefa determinando para o sucesso de um estabelecimento. </w:delText>
        </w:r>
        <w:commentRangeStart w:id="203"/>
        <w:r w:rsidRPr="00946032" w:rsidDel="00443F37">
          <w:delText>Utilizando</w:delText>
        </w:r>
        <w:commentRangeEnd w:id="203"/>
        <w:r w:rsidR="00B0261F" w:rsidDel="00443F37">
          <w:rPr>
            <w:rStyle w:val="Refdecomentrio"/>
          </w:rPr>
          <w:commentReference w:id="203"/>
        </w:r>
        <w:r w:rsidRPr="00946032" w:rsidDel="00443F37">
          <w:delText xml:space="preserve"> a internet como ferramenta de pesquisa é possível criar uma ponte de ligação direta entre clientes e fornecedores, onde a informação necessária chega a mão do cliente sem que haja necessidade de locomoção beneficiando o cliente com o melhor custo benefício na escolha de matéria prima e ao fornecedor com maior procura em seus </w:delText>
        </w:r>
        <w:commentRangeStart w:id="204"/>
        <w:r w:rsidRPr="00946032" w:rsidDel="00443F37">
          <w:delText>produtos</w:delText>
        </w:r>
        <w:commentRangeEnd w:id="204"/>
        <w:r w:rsidR="00B0261F" w:rsidDel="00443F37">
          <w:rPr>
            <w:rStyle w:val="Refdecomentrio"/>
          </w:rPr>
          <w:commentReference w:id="204"/>
        </w:r>
        <w:r w:rsidRPr="00946032" w:rsidDel="00443F37">
          <w:delText>.</w:delText>
        </w:r>
      </w:del>
    </w:p>
    <w:p w14:paraId="39965C1B" w14:textId="2749FFF6" w:rsidR="001F47BE" w:rsidRPr="00946032" w:rsidDel="00443F37" w:rsidRDefault="001F47BE" w:rsidP="00F65CE1">
      <w:pPr>
        <w:rPr>
          <w:del w:id="205" w:author="Osnir Estevam" w:date="2016-08-20T16:41:00Z"/>
        </w:rPr>
      </w:pPr>
    </w:p>
    <w:p w14:paraId="2CFBC5BA" w14:textId="2A4EA674" w:rsidR="001F47BE" w:rsidRPr="00946032" w:rsidDel="00443F37" w:rsidRDefault="001F47BE" w:rsidP="00F65CE1">
      <w:pPr>
        <w:rPr>
          <w:del w:id="206" w:author="Osnir Estevam" w:date="2016-08-20T16:41:00Z"/>
        </w:rPr>
      </w:pPr>
      <w:del w:id="207" w:author="Osnir Estevam" w:date="2016-08-20T16:41:00Z">
        <w:r w:rsidRPr="00946032" w:rsidDel="00443F37">
          <w:delText xml:space="preserve">O objetivo deste trabalho é apresentar uma API de consumo de dados para redes atacadistas para que supermercados atacadistas possam divulgar em tempo real preços e promoções de seus produtos, através de um site que possibilite a distribuição dos dados coletados diariamente. Para construção dessa aplicação foram aplicados os conhecimentos adquiridos durante todo o curso, utilizando conceitos e práticas de Engenharia de Web e baseando nos fundamentos teóricos de pesquisas realizadas, </w:delText>
        </w:r>
        <w:commentRangeStart w:id="208"/>
        <w:r w:rsidRPr="00946032" w:rsidDel="00443F37">
          <w:delText>como o livro xxx</w:delText>
        </w:r>
      </w:del>
      <w:ins w:id="209" w:author="WILLIAM FRANCISCO LEITE" w:date="2016-06-27T20:53:00Z">
        <w:del w:id="210" w:author="Osnir Estevam" w:date="2016-08-20T16:41:00Z">
          <w:r w:rsidR="00B44F83" w:rsidRPr="00946032" w:rsidDel="00443F37">
            <w:delText>Engenharia de Software</w:delText>
          </w:r>
        </w:del>
      </w:ins>
      <w:ins w:id="211" w:author="WILLIAM FRANCISCO LEITE" w:date="2016-06-27T20:54:00Z">
        <w:del w:id="212" w:author="Osnir Estevam" w:date="2016-08-20T16:41:00Z">
          <w:r w:rsidR="00B44F83" w:rsidRPr="00946032" w:rsidDel="00443F37">
            <w:delText>,</w:delText>
          </w:r>
        </w:del>
      </w:ins>
      <w:ins w:id="213" w:author="WILLIAM FRANCISCO LEITE" w:date="2016-06-27T20:55:00Z">
        <w:del w:id="214" w:author="Osnir Estevam" w:date="2016-08-20T16:41:00Z">
          <w:r w:rsidR="00B44F83" w:rsidRPr="00946032" w:rsidDel="00443F37">
            <w:delText xml:space="preserve"> Pressman, 2006</w:delText>
          </w:r>
        </w:del>
      </w:ins>
      <w:ins w:id="215" w:author="WILLIAM FRANCISCO LEITE" w:date="2016-06-27T20:54:00Z">
        <w:del w:id="216" w:author="Osnir Estevam" w:date="2016-08-20T16:41:00Z">
          <w:r w:rsidR="00B44F83" w:rsidRPr="00946032" w:rsidDel="00443F37">
            <w:delText xml:space="preserve"> e Engenharia Web</w:delText>
          </w:r>
        </w:del>
      </w:ins>
      <w:ins w:id="217" w:author="WILLIAM FRANCISCO LEITE" w:date="2016-06-27T20:55:00Z">
        <w:del w:id="218" w:author="Osnir Estevam" w:date="2016-08-20T16:41:00Z">
          <w:r w:rsidR="00B44F83" w:rsidRPr="00946032" w:rsidDel="00443F37">
            <w:delText>, Pressman, 2009</w:delText>
          </w:r>
        </w:del>
      </w:ins>
      <w:del w:id="219" w:author="Osnir Estevam" w:date="2016-08-20T16:41:00Z">
        <w:r w:rsidRPr="00946032" w:rsidDel="00443F37">
          <w:delText>.</w:delText>
        </w:r>
        <w:commentRangeEnd w:id="208"/>
        <w:r w:rsidR="00B0261F" w:rsidDel="00443F37">
          <w:rPr>
            <w:rStyle w:val="Refdecomentrio"/>
          </w:rPr>
          <w:commentReference w:id="208"/>
        </w:r>
      </w:del>
    </w:p>
    <w:p w14:paraId="2CA2A7B0" w14:textId="26548107" w:rsidR="001F47BE" w:rsidRPr="00946032" w:rsidDel="00443F37" w:rsidRDefault="001F47BE" w:rsidP="001F47BE">
      <w:pPr>
        <w:rPr>
          <w:del w:id="220" w:author="Osnir Estevam" w:date="2016-08-20T16:41:00Z"/>
        </w:rPr>
      </w:pPr>
    </w:p>
    <w:p w14:paraId="687E2219" w14:textId="452689E4" w:rsidR="007044BB" w:rsidRPr="00946032" w:rsidDel="00443F37" w:rsidRDefault="00C130C4" w:rsidP="001F47BE">
      <w:pPr>
        <w:rPr>
          <w:del w:id="221" w:author="Osnir Estevam" w:date="2016-08-20T16:41:00Z"/>
          <w:lang w:val="en-US"/>
        </w:rPr>
      </w:pPr>
      <w:del w:id="222" w:author="Osnir Estevam" w:date="2016-08-20T16:41:00Z">
        <w:r w:rsidRPr="00946032" w:rsidDel="00443F37">
          <w:rPr>
            <w:b/>
          </w:rPr>
          <w:delText>Palavras-chave</w:delText>
        </w:r>
        <w:r w:rsidRPr="00946032" w:rsidDel="00443F37">
          <w:delText xml:space="preserve">: </w:delText>
        </w:r>
        <w:r w:rsidR="00860135" w:rsidRPr="00946032" w:rsidDel="00443F37">
          <w:delText xml:space="preserve">1. </w:delText>
        </w:r>
        <w:commentRangeStart w:id="223"/>
        <w:r w:rsidR="001F47BE" w:rsidRPr="00946032" w:rsidDel="00443F37">
          <w:delText>Cotação</w:delText>
        </w:r>
        <w:commentRangeEnd w:id="223"/>
        <w:r w:rsidR="00B0261F" w:rsidDel="00443F37">
          <w:rPr>
            <w:rStyle w:val="Refdecomentrio"/>
          </w:rPr>
          <w:commentReference w:id="223"/>
        </w:r>
        <w:r w:rsidR="00860135" w:rsidRPr="00946032" w:rsidDel="00443F37">
          <w:delText xml:space="preserve">. 2. </w:delText>
        </w:r>
        <w:r w:rsidR="001F47BE" w:rsidRPr="00946032" w:rsidDel="00443F37">
          <w:delText>API</w:delText>
        </w:r>
        <w:r w:rsidR="00860135" w:rsidRPr="00946032" w:rsidDel="00443F37">
          <w:delText xml:space="preserve">. 3. </w:delText>
        </w:r>
        <w:r w:rsidR="001F47BE" w:rsidRPr="00946032" w:rsidDel="00443F37">
          <w:delText>Engenharia Web</w:delText>
        </w:r>
        <w:r w:rsidR="00860135" w:rsidRPr="00946032" w:rsidDel="00443F37">
          <w:delText xml:space="preserve">. 4. </w:delText>
        </w:r>
        <w:commentRangeStart w:id="224"/>
        <w:r w:rsidR="001F47BE" w:rsidRPr="00946032" w:rsidDel="00443F37">
          <w:rPr>
            <w:lang w:val="en-US"/>
            <w:rPrChange w:id="225" w:author="William" w:date="2016-06-28T20:55:00Z">
              <w:rPr/>
            </w:rPrChange>
          </w:rPr>
          <w:delText>Otimização</w:delText>
        </w:r>
        <w:commentRangeEnd w:id="224"/>
        <w:r w:rsidR="00B0261F" w:rsidDel="00443F37">
          <w:rPr>
            <w:rStyle w:val="Refdecomentrio"/>
          </w:rPr>
          <w:commentReference w:id="224"/>
        </w:r>
        <w:r w:rsidR="00860135" w:rsidRPr="00946032" w:rsidDel="00443F37">
          <w:rPr>
            <w:lang w:val="en-US"/>
            <w:rPrChange w:id="226" w:author="William" w:date="2016-06-28T20:55:00Z">
              <w:rPr/>
            </w:rPrChange>
          </w:rPr>
          <w:delText>.</w:delText>
        </w:r>
      </w:del>
    </w:p>
    <w:p w14:paraId="49EF00DC" w14:textId="77777777" w:rsidR="007044BB" w:rsidRPr="00946032" w:rsidRDefault="007044BB">
      <w:pPr>
        <w:jc w:val="center"/>
        <w:rPr>
          <w:lang w:val="en-US"/>
        </w:rPr>
      </w:pPr>
    </w:p>
    <w:p w14:paraId="7100C159" w14:textId="77777777" w:rsidR="007044BB" w:rsidRPr="00946032" w:rsidRDefault="00C130C4">
      <w:pPr>
        <w:rPr>
          <w:lang w:val="en-US"/>
        </w:rPr>
      </w:pPr>
      <w:r w:rsidRPr="00946032">
        <w:rPr>
          <w:lang w:val="en-US"/>
        </w:rPr>
        <w:br w:type="page"/>
      </w:r>
    </w:p>
    <w:p w14:paraId="6484EFDF" w14:textId="23F9CDD8" w:rsidR="007044BB" w:rsidRPr="00946032" w:rsidRDefault="00C130C4" w:rsidP="00860135">
      <w:pPr>
        <w:spacing w:after="240"/>
        <w:jc w:val="center"/>
        <w:rPr>
          <w:i/>
          <w:lang w:val="en-US"/>
        </w:rPr>
      </w:pPr>
      <w:r w:rsidRPr="00946032">
        <w:rPr>
          <w:b/>
          <w:i/>
          <w:lang w:val="en-US"/>
        </w:rPr>
        <w:lastRenderedPageBreak/>
        <w:t>ABSTRACT</w:t>
      </w:r>
    </w:p>
    <w:p w14:paraId="1A411AD8" w14:textId="0D726D34" w:rsidR="00443F37" w:rsidRPr="00443F37" w:rsidRDefault="00443F37">
      <w:pPr>
        <w:spacing w:after="240"/>
        <w:rPr>
          <w:ins w:id="227" w:author="Osnir Estevam" w:date="2016-08-20T16:42:00Z"/>
          <w:lang w:val="en-US"/>
        </w:rPr>
        <w:pPrChange w:id="228" w:author="Osnir Estevam" w:date="2016-08-20T16:42:00Z">
          <w:pPr>
            <w:spacing w:after="240"/>
            <w:jc w:val="center"/>
          </w:pPr>
        </w:pPrChange>
      </w:pPr>
      <w:ins w:id="229" w:author="Osnir Estevam" w:date="2016-08-20T16:42:00Z">
        <w:r w:rsidRPr="00443F37">
          <w:rPr>
            <w:lang w:val="en-US"/>
          </w:rPr>
          <w:t xml:space="preserve">Optimize time is a crucial task for the success of an establishment. a search tool you can create a direct bridge between customers and suppliers is required where the necessary information reaches the customer's hand without the need of mobility benefiting the customer with the best value in the choice of raw materials and supplier with increased demand for their products. With the constant traffic of big cities, customers who need to move between </w:t>
        </w:r>
      </w:ins>
      <w:bookmarkStart w:id="230" w:name="_GoBack"/>
      <w:bookmarkEnd w:id="230"/>
      <w:r w:rsidR="004A3A4D" w:rsidRPr="00443F37">
        <w:rPr>
          <w:lang w:val="en-US"/>
        </w:rPr>
        <w:t>wholesaler’s</w:t>
      </w:r>
      <w:ins w:id="231" w:author="Osnir Estevam" w:date="2016-08-20T16:42:00Z">
        <w:r w:rsidRPr="00443F37">
          <w:rPr>
            <w:lang w:val="en-US"/>
          </w:rPr>
          <w:t xml:space="preserve"> networks to search for certain products or generate best value cost and stress, the risk of not finding the desired product or buy a product with lower quality. The networks are wholesalers and suppliers have the need to promote their products and their promotions trying to reach the largest possible number of customers using the Internet as a propagation tool you can maximize marketing results while reducing dissemination costs. The consumption information over the internet is constant and dynamic, so a tool that updates you need the products, values ​​and deals with the shortest time possible. The aim of this paper is to present a data consumer API for wholesale networks for supermarkets wholesalers to disseminate real-time pricing and promotion of its products through a website that allows the distribution of data collected daily. To build this application have applied the knowledge acquired throughout the course, using concepts and Web Engineering practices and based on the theoretical foundations of research conducted.</w:t>
        </w:r>
      </w:ins>
    </w:p>
    <w:p w14:paraId="4EAF9DA5" w14:textId="77777777" w:rsidR="00443F37" w:rsidRPr="00443F37" w:rsidRDefault="00443F37" w:rsidP="00443F37">
      <w:pPr>
        <w:spacing w:after="240"/>
        <w:jc w:val="center"/>
        <w:rPr>
          <w:ins w:id="232" w:author="Osnir Estevam" w:date="2016-08-20T16:42:00Z"/>
          <w:lang w:val="en-US"/>
        </w:rPr>
      </w:pPr>
    </w:p>
    <w:p w14:paraId="4F07E027" w14:textId="423FA03A" w:rsidR="00F65CE1" w:rsidRPr="00946032" w:rsidDel="00443F37" w:rsidRDefault="00443F37">
      <w:pPr>
        <w:rPr>
          <w:del w:id="233" w:author="Osnir Estevam" w:date="2016-08-20T16:42:00Z"/>
          <w:lang w:val="en-US"/>
          <w:rPrChange w:id="234" w:author="William" w:date="2016-06-28T20:55:00Z">
            <w:rPr>
              <w:del w:id="235" w:author="Osnir Estevam" w:date="2016-08-20T16:42:00Z"/>
            </w:rPr>
          </w:rPrChange>
        </w:rPr>
      </w:pPr>
      <w:ins w:id="236" w:author="Osnir Estevam" w:date="2016-08-20T16:42:00Z">
        <w:r w:rsidRPr="00443F37">
          <w:rPr>
            <w:b/>
            <w:lang w:val="en-US"/>
            <w:rPrChange w:id="237" w:author="Osnir Estevam" w:date="2016-08-20T16:43:00Z">
              <w:rPr>
                <w:lang w:val="en-US"/>
              </w:rPr>
            </w:rPrChange>
          </w:rPr>
          <w:t>Keywords:</w:t>
        </w:r>
        <w:r w:rsidRPr="00443F37">
          <w:rPr>
            <w:lang w:val="en-US"/>
          </w:rPr>
          <w:t xml:space="preserve"> 1. Quotation. 2. API. 3. Web Engineering. 4. Optimization.</w:t>
        </w:r>
      </w:ins>
      <w:del w:id="238" w:author="Osnir Estevam" w:date="2016-08-20T16:42:00Z">
        <w:r w:rsidR="00F65CE1" w:rsidRPr="00946032" w:rsidDel="00443F37">
          <w:rPr>
            <w:lang w:val="en-US"/>
            <w:rPrChange w:id="239" w:author="William" w:date="2016-06-28T20:55:00Z">
              <w:rPr/>
            </w:rPrChange>
          </w:rPr>
          <w:delText xml:space="preserve">Optimize time is a task for determining the success of an establishment. Using the internet as a research tool you can create a direct bridge between customers and suppliers , where the necessary information reaches the customer's hand without the need of mobility benefiting the customer with the best value in the choice of raw materials and supplier with increased demand for their products. </w:delText>
        </w:r>
      </w:del>
    </w:p>
    <w:p w14:paraId="33C7546D" w14:textId="2387EC2A" w:rsidR="00F65CE1" w:rsidRPr="00946032" w:rsidDel="00443F37" w:rsidRDefault="00F65CE1">
      <w:pPr>
        <w:rPr>
          <w:del w:id="240" w:author="Osnir Estevam" w:date="2016-08-20T16:42:00Z"/>
          <w:lang w:val="en-US"/>
          <w:rPrChange w:id="241" w:author="William" w:date="2016-06-28T20:55:00Z">
            <w:rPr>
              <w:del w:id="242" w:author="Osnir Estevam" w:date="2016-08-20T16:42:00Z"/>
            </w:rPr>
          </w:rPrChange>
        </w:rPr>
      </w:pPr>
    </w:p>
    <w:p w14:paraId="1F4B1D27" w14:textId="09285729" w:rsidR="00B40F1E" w:rsidRPr="00946032" w:rsidDel="00443F37" w:rsidRDefault="00F65CE1">
      <w:pPr>
        <w:rPr>
          <w:del w:id="243" w:author="Osnir Estevam" w:date="2016-08-20T16:42:00Z"/>
          <w:lang w:val="en-US"/>
          <w:rPrChange w:id="244" w:author="William" w:date="2016-06-28T20:55:00Z">
            <w:rPr>
              <w:del w:id="245" w:author="Osnir Estevam" w:date="2016-08-20T16:42:00Z"/>
            </w:rPr>
          </w:rPrChange>
        </w:rPr>
      </w:pPr>
      <w:del w:id="246" w:author="Osnir Estevam" w:date="2016-08-20T16:42:00Z">
        <w:r w:rsidRPr="00946032" w:rsidDel="00443F37">
          <w:rPr>
            <w:lang w:val="en-US"/>
            <w:rPrChange w:id="247" w:author="William" w:date="2016-06-28T20:55:00Z">
              <w:rPr/>
            </w:rPrChange>
          </w:rPr>
          <w:delText xml:space="preserve">The aim of this paper is to present a data consumer API for wholesale networks for supermarkets wholesalers to disseminate real-time pricing and promotion of its products through a website that allows the distribution of data collected daily . To build this application have applied the knowledge acquired throughout the course , using concepts and Web Engineering practices and based on the theoretical foundations of research carried out , as the book </w:delText>
        </w:r>
      </w:del>
      <w:ins w:id="248" w:author="WILLIAM FRANCISCO LEITE" w:date="2016-06-27T20:56:00Z">
        <w:del w:id="249" w:author="Osnir Estevam" w:date="2016-08-20T16:42:00Z">
          <w:r w:rsidR="00B44F83" w:rsidRPr="00946032" w:rsidDel="00443F37">
            <w:rPr>
              <w:lang w:val="en-US"/>
              <w:rPrChange w:id="250" w:author="William" w:date="2016-06-28T20:55:00Z">
                <w:rPr/>
              </w:rPrChange>
            </w:rPr>
            <w:delText>Engenharia de Software, Pressman, 2006 and Engenharia Web, Pressman, 2009.</w:delText>
          </w:r>
        </w:del>
      </w:ins>
      <w:del w:id="251" w:author="Osnir Estevam" w:date="2016-08-20T16:42:00Z">
        <w:r w:rsidRPr="00946032" w:rsidDel="00443F37">
          <w:rPr>
            <w:lang w:val="en-US"/>
            <w:rPrChange w:id="252" w:author="William" w:date="2016-06-28T20:55:00Z">
              <w:rPr/>
            </w:rPrChange>
          </w:rPr>
          <w:delText>xxx.</w:delText>
        </w:r>
      </w:del>
    </w:p>
    <w:p w14:paraId="6A18FCE7" w14:textId="6BA476BD" w:rsidR="00F65CE1" w:rsidRPr="00946032" w:rsidDel="00443F37" w:rsidRDefault="00F65CE1">
      <w:pPr>
        <w:rPr>
          <w:del w:id="253" w:author="Osnir Estevam" w:date="2016-08-20T16:42:00Z"/>
          <w:lang w:val="en-US"/>
          <w:rPrChange w:id="254" w:author="William" w:date="2016-06-28T20:55:00Z">
            <w:rPr>
              <w:del w:id="255" w:author="Osnir Estevam" w:date="2016-08-20T16:42:00Z"/>
            </w:rPr>
          </w:rPrChange>
        </w:rPr>
      </w:pPr>
    </w:p>
    <w:p w14:paraId="09630BDB" w14:textId="102C9AF3" w:rsidR="00982607" w:rsidRPr="00946032" w:rsidDel="00443F37" w:rsidRDefault="00C130C4">
      <w:pPr>
        <w:rPr>
          <w:del w:id="256" w:author="Osnir Estevam" w:date="2016-08-20T16:42:00Z"/>
          <w:lang w:val="en-US"/>
        </w:rPr>
      </w:pPr>
      <w:del w:id="257" w:author="Osnir Estevam" w:date="2016-08-20T16:42:00Z">
        <w:r w:rsidRPr="00946032" w:rsidDel="00443F37">
          <w:rPr>
            <w:b/>
            <w:lang w:val="en-US"/>
          </w:rPr>
          <w:delText>Keywords</w:delText>
        </w:r>
        <w:r w:rsidRPr="00946032" w:rsidDel="00443F37">
          <w:rPr>
            <w:lang w:val="en-US"/>
          </w:rPr>
          <w:delText xml:space="preserve">: </w:delText>
        </w:r>
        <w:r w:rsidR="00F65CE1" w:rsidRPr="00946032" w:rsidDel="00443F37">
          <w:rPr>
            <w:lang w:val="en-US"/>
          </w:rPr>
          <w:delText>1. Quotation. 2. API. 3. Web Engineering. 4. Optimization.</w:delText>
        </w:r>
      </w:del>
    </w:p>
    <w:p w14:paraId="21B1CF0F" w14:textId="77777777" w:rsidR="00982607" w:rsidRPr="00946032" w:rsidRDefault="00982607">
      <w:pPr>
        <w:rPr>
          <w:b/>
          <w:lang w:val="en-US"/>
        </w:rPr>
      </w:pPr>
      <w:r w:rsidRPr="00946032">
        <w:rPr>
          <w:b/>
          <w:lang w:val="en-US"/>
        </w:rPr>
        <w:br w:type="page"/>
      </w:r>
    </w:p>
    <w:p w14:paraId="2BC0416D" w14:textId="7F68AA09" w:rsidR="007044BB" w:rsidRPr="00946032" w:rsidRDefault="00C130C4" w:rsidP="004847D5">
      <w:pPr>
        <w:spacing w:after="240"/>
        <w:jc w:val="center"/>
        <w:rPr>
          <w:lang w:val="en-US"/>
          <w:rPrChange w:id="258" w:author="William" w:date="2016-06-28T20:55:00Z">
            <w:rPr/>
          </w:rPrChange>
        </w:rPr>
      </w:pPr>
      <w:r w:rsidRPr="00946032">
        <w:rPr>
          <w:b/>
          <w:lang w:val="en-US"/>
          <w:rPrChange w:id="259" w:author="William" w:date="2016-06-28T20:55:00Z">
            <w:rPr>
              <w:b/>
            </w:rPr>
          </w:rPrChange>
        </w:rPr>
        <w:lastRenderedPageBreak/>
        <w:t>LISTA DE ILUSTRAÇÕES</w:t>
      </w:r>
    </w:p>
    <w:p w14:paraId="6E5E1807" w14:textId="245BEBC5" w:rsidR="00BA0A7A" w:rsidRDefault="001D3915">
      <w:pPr>
        <w:pStyle w:val="ndicedeilustraes"/>
        <w:tabs>
          <w:tab w:val="right" w:leader="dot" w:pos="9060"/>
        </w:tabs>
        <w:rPr>
          <w:rFonts w:asciiTheme="minorHAnsi" w:eastAsiaTheme="minorEastAsia" w:hAnsiTheme="minorHAnsi" w:cstheme="minorBidi"/>
          <w:noProof/>
          <w:color w:val="auto"/>
          <w:sz w:val="22"/>
          <w:szCs w:val="22"/>
        </w:rPr>
      </w:pPr>
      <w:r w:rsidRPr="009F7751">
        <w:rPr>
          <w:lang w:val="en-US"/>
        </w:rPr>
        <w:fldChar w:fldCharType="begin"/>
      </w:r>
      <w:r w:rsidRPr="00946032">
        <w:rPr>
          <w:lang w:val="en-US"/>
        </w:rPr>
        <w:instrText xml:space="preserve"> TOC \h \z \c "Figura" </w:instrText>
      </w:r>
      <w:r w:rsidRPr="009F7751">
        <w:rPr>
          <w:lang w:val="en-US"/>
        </w:rPr>
        <w:fldChar w:fldCharType="separate"/>
      </w:r>
      <w:hyperlink w:anchor="_Toc459571349" w:history="1">
        <w:r w:rsidR="00BA0A7A" w:rsidRPr="006B698E">
          <w:rPr>
            <w:rStyle w:val="Hyperlink"/>
            <w:noProof/>
          </w:rPr>
          <w:t>Figura 1 - Interoperabilidade de uma API 1</w:t>
        </w:r>
        <w:r w:rsidR="00BA0A7A">
          <w:rPr>
            <w:noProof/>
            <w:webHidden/>
          </w:rPr>
          <w:tab/>
        </w:r>
        <w:r w:rsidR="00BA0A7A">
          <w:rPr>
            <w:noProof/>
            <w:webHidden/>
          </w:rPr>
          <w:fldChar w:fldCharType="begin"/>
        </w:r>
        <w:r w:rsidR="00BA0A7A">
          <w:rPr>
            <w:noProof/>
            <w:webHidden/>
          </w:rPr>
          <w:instrText xml:space="preserve"> PAGEREF _Toc459571349 \h </w:instrText>
        </w:r>
        <w:r w:rsidR="00BA0A7A">
          <w:rPr>
            <w:noProof/>
            <w:webHidden/>
          </w:rPr>
        </w:r>
        <w:r w:rsidR="00BA0A7A">
          <w:rPr>
            <w:noProof/>
            <w:webHidden/>
          </w:rPr>
          <w:fldChar w:fldCharType="separate"/>
        </w:r>
        <w:r w:rsidR="00CD6E9D">
          <w:rPr>
            <w:noProof/>
            <w:webHidden/>
          </w:rPr>
          <w:t>6</w:t>
        </w:r>
        <w:r w:rsidR="00BA0A7A">
          <w:rPr>
            <w:noProof/>
            <w:webHidden/>
          </w:rPr>
          <w:fldChar w:fldCharType="end"/>
        </w:r>
      </w:hyperlink>
    </w:p>
    <w:p w14:paraId="2ACCA73A" w14:textId="7992CCEE" w:rsidR="00BA0A7A" w:rsidRDefault="006B3F7C">
      <w:pPr>
        <w:pStyle w:val="ndicedeilustraes"/>
        <w:tabs>
          <w:tab w:val="right" w:leader="dot" w:pos="9060"/>
        </w:tabs>
        <w:rPr>
          <w:rFonts w:asciiTheme="minorHAnsi" w:eastAsiaTheme="minorEastAsia" w:hAnsiTheme="minorHAnsi" w:cstheme="minorBidi"/>
          <w:noProof/>
          <w:color w:val="auto"/>
          <w:sz w:val="22"/>
          <w:szCs w:val="22"/>
        </w:rPr>
      </w:pPr>
      <w:hyperlink w:anchor="_Toc459571350" w:history="1">
        <w:r w:rsidR="00BA0A7A" w:rsidRPr="006B698E">
          <w:rPr>
            <w:rStyle w:val="Hyperlink"/>
            <w:noProof/>
          </w:rPr>
          <w:t>Figura 2</w:t>
        </w:r>
        <w:r w:rsidR="00CD6E9D">
          <w:rPr>
            <w:rStyle w:val="Hyperlink"/>
            <w:noProof/>
          </w:rPr>
          <w:t xml:space="preserve"> -</w:t>
        </w:r>
        <w:r w:rsidR="00BA0A7A" w:rsidRPr="006B698E">
          <w:rPr>
            <w:rStyle w:val="Hyperlink"/>
            <w:noProof/>
          </w:rPr>
          <w:t xml:space="preserve"> Modelo Entidade</w:t>
        </w:r>
        <w:r w:rsidR="00BA0A7A">
          <w:rPr>
            <w:noProof/>
            <w:webHidden/>
          </w:rPr>
          <w:tab/>
        </w:r>
        <w:r w:rsidR="00BA0A7A">
          <w:rPr>
            <w:noProof/>
            <w:webHidden/>
          </w:rPr>
          <w:fldChar w:fldCharType="begin"/>
        </w:r>
        <w:r w:rsidR="00BA0A7A">
          <w:rPr>
            <w:noProof/>
            <w:webHidden/>
          </w:rPr>
          <w:instrText xml:space="preserve"> PAGEREF _Toc459571350 \h </w:instrText>
        </w:r>
        <w:r w:rsidR="00BA0A7A">
          <w:rPr>
            <w:noProof/>
            <w:webHidden/>
          </w:rPr>
        </w:r>
        <w:r w:rsidR="00BA0A7A">
          <w:rPr>
            <w:noProof/>
            <w:webHidden/>
          </w:rPr>
          <w:fldChar w:fldCharType="separate"/>
        </w:r>
        <w:r w:rsidR="00CD6E9D">
          <w:rPr>
            <w:noProof/>
            <w:webHidden/>
          </w:rPr>
          <w:t>7</w:t>
        </w:r>
        <w:r w:rsidR="00BA0A7A">
          <w:rPr>
            <w:noProof/>
            <w:webHidden/>
          </w:rPr>
          <w:fldChar w:fldCharType="end"/>
        </w:r>
      </w:hyperlink>
    </w:p>
    <w:p w14:paraId="08381817" w14:textId="5D169C5F" w:rsidR="00BA0A7A" w:rsidRDefault="006B3F7C">
      <w:pPr>
        <w:pStyle w:val="ndicedeilustraes"/>
        <w:tabs>
          <w:tab w:val="right" w:leader="dot" w:pos="9060"/>
        </w:tabs>
        <w:rPr>
          <w:rFonts w:asciiTheme="minorHAnsi" w:eastAsiaTheme="minorEastAsia" w:hAnsiTheme="minorHAnsi" w:cstheme="minorBidi"/>
          <w:noProof/>
          <w:color w:val="auto"/>
          <w:sz w:val="22"/>
          <w:szCs w:val="22"/>
        </w:rPr>
      </w:pPr>
      <w:hyperlink w:anchor="_Toc459571351" w:history="1">
        <w:r w:rsidR="00BA0A7A" w:rsidRPr="006B698E">
          <w:rPr>
            <w:rStyle w:val="Hyperlink"/>
            <w:noProof/>
          </w:rPr>
          <w:t>Figura 3</w:t>
        </w:r>
        <w:r w:rsidR="00CD6E9D">
          <w:rPr>
            <w:rStyle w:val="Hyperlink"/>
            <w:noProof/>
          </w:rPr>
          <w:t xml:space="preserve"> -</w:t>
        </w:r>
        <w:r w:rsidR="00BA0A7A" w:rsidRPr="006B698E">
          <w:rPr>
            <w:rStyle w:val="Hyperlink"/>
            <w:noProof/>
          </w:rPr>
          <w:t xml:space="preserve"> Modelo Relacionamento</w:t>
        </w:r>
        <w:r w:rsidR="00BA0A7A">
          <w:rPr>
            <w:noProof/>
            <w:webHidden/>
          </w:rPr>
          <w:tab/>
        </w:r>
        <w:r w:rsidR="00BA0A7A">
          <w:rPr>
            <w:noProof/>
            <w:webHidden/>
          </w:rPr>
          <w:fldChar w:fldCharType="begin"/>
        </w:r>
        <w:r w:rsidR="00BA0A7A">
          <w:rPr>
            <w:noProof/>
            <w:webHidden/>
          </w:rPr>
          <w:instrText xml:space="preserve"> PAGEREF _Toc459571351 \h </w:instrText>
        </w:r>
        <w:r w:rsidR="00BA0A7A">
          <w:rPr>
            <w:noProof/>
            <w:webHidden/>
          </w:rPr>
        </w:r>
        <w:r w:rsidR="00BA0A7A">
          <w:rPr>
            <w:noProof/>
            <w:webHidden/>
          </w:rPr>
          <w:fldChar w:fldCharType="separate"/>
        </w:r>
        <w:r w:rsidR="00CD6E9D">
          <w:rPr>
            <w:noProof/>
            <w:webHidden/>
          </w:rPr>
          <w:t>8</w:t>
        </w:r>
        <w:r w:rsidR="00BA0A7A">
          <w:rPr>
            <w:noProof/>
            <w:webHidden/>
          </w:rPr>
          <w:fldChar w:fldCharType="end"/>
        </w:r>
      </w:hyperlink>
    </w:p>
    <w:p w14:paraId="6B00F0C9" w14:textId="5EFE7954" w:rsidR="00BA0A7A" w:rsidRDefault="006B3F7C">
      <w:pPr>
        <w:pStyle w:val="ndicedeilustraes"/>
        <w:tabs>
          <w:tab w:val="right" w:leader="dot" w:pos="9060"/>
        </w:tabs>
        <w:rPr>
          <w:rFonts w:asciiTheme="minorHAnsi" w:eastAsiaTheme="minorEastAsia" w:hAnsiTheme="minorHAnsi" w:cstheme="minorBidi"/>
          <w:noProof/>
          <w:color w:val="auto"/>
          <w:sz w:val="22"/>
          <w:szCs w:val="22"/>
        </w:rPr>
      </w:pPr>
      <w:hyperlink w:anchor="_Toc459571352" w:history="1">
        <w:r w:rsidR="00CD6E9D">
          <w:rPr>
            <w:rStyle w:val="Hyperlink"/>
            <w:noProof/>
          </w:rPr>
          <w:t>Figura 4 -</w:t>
        </w:r>
        <w:r w:rsidR="00BA0A7A" w:rsidRPr="006B698E">
          <w:rPr>
            <w:rStyle w:val="Hyperlink"/>
            <w:noProof/>
          </w:rPr>
          <w:t xml:space="preserve"> Modelo Atributo</w:t>
        </w:r>
        <w:r w:rsidR="00BA0A7A">
          <w:rPr>
            <w:noProof/>
            <w:webHidden/>
          </w:rPr>
          <w:tab/>
        </w:r>
        <w:r w:rsidR="00BA0A7A">
          <w:rPr>
            <w:noProof/>
            <w:webHidden/>
          </w:rPr>
          <w:fldChar w:fldCharType="begin"/>
        </w:r>
        <w:r w:rsidR="00BA0A7A">
          <w:rPr>
            <w:noProof/>
            <w:webHidden/>
          </w:rPr>
          <w:instrText xml:space="preserve"> PAGEREF _Toc459571352 \h </w:instrText>
        </w:r>
        <w:r w:rsidR="00BA0A7A">
          <w:rPr>
            <w:noProof/>
            <w:webHidden/>
          </w:rPr>
        </w:r>
        <w:r w:rsidR="00BA0A7A">
          <w:rPr>
            <w:noProof/>
            <w:webHidden/>
          </w:rPr>
          <w:fldChar w:fldCharType="separate"/>
        </w:r>
        <w:r w:rsidR="00CD6E9D">
          <w:rPr>
            <w:noProof/>
            <w:webHidden/>
          </w:rPr>
          <w:t>8</w:t>
        </w:r>
        <w:r w:rsidR="00BA0A7A">
          <w:rPr>
            <w:noProof/>
            <w:webHidden/>
          </w:rPr>
          <w:fldChar w:fldCharType="end"/>
        </w:r>
      </w:hyperlink>
    </w:p>
    <w:p w14:paraId="1E224555" w14:textId="0C032E44" w:rsidR="00BA0A7A" w:rsidRDefault="006B3F7C">
      <w:pPr>
        <w:pStyle w:val="ndicedeilustraes"/>
        <w:tabs>
          <w:tab w:val="right" w:leader="dot" w:pos="9060"/>
        </w:tabs>
        <w:rPr>
          <w:rFonts w:asciiTheme="minorHAnsi" w:eastAsiaTheme="minorEastAsia" w:hAnsiTheme="minorHAnsi" w:cstheme="minorBidi"/>
          <w:noProof/>
          <w:color w:val="auto"/>
          <w:sz w:val="22"/>
          <w:szCs w:val="22"/>
        </w:rPr>
      </w:pPr>
      <w:hyperlink w:anchor="_Toc459571353" w:history="1">
        <w:r w:rsidR="00BA0A7A" w:rsidRPr="006B698E">
          <w:rPr>
            <w:rStyle w:val="Hyperlink"/>
            <w:noProof/>
          </w:rPr>
          <w:t>Figura 5 - Gráfico para Glory of REST</w:t>
        </w:r>
        <w:r w:rsidR="00BA0A7A">
          <w:rPr>
            <w:noProof/>
            <w:webHidden/>
          </w:rPr>
          <w:tab/>
        </w:r>
        <w:r w:rsidR="00BA0A7A">
          <w:rPr>
            <w:noProof/>
            <w:webHidden/>
          </w:rPr>
          <w:fldChar w:fldCharType="begin"/>
        </w:r>
        <w:r w:rsidR="00BA0A7A">
          <w:rPr>
            <w:noProof/>
            <w:webHidden/>
          </w:rPr>
          <w:instrText xml:space="preserve"> PAGEREF _Toc459571353 \h </w:instrText>
        </w:r>
        <w:r w:rsidR="00BA0A7A">
          <w:rPr>
            <w:noProof/>
            <w:webHidden/>
          </w:rPr>
        </w:r>
        <w:r w:rsidR="00BA0A7A">
          <w:rPr>
            <w:noProof/>
            <w:webHidden/>
          </w:rPr>
          <w:fldChar w:fldCharType="separate"/>
        </w:r>
        <w:r w:rsidR="00CD6E9D">
          <w:rPr>
            <w:noProof/>
            <w:webHidden/>
          </w:rPr>
          <w:t>11</w:t>
        </w:r>
        <w:r w:rsidR="00BA0A7A">
          <w:rPr>
            <w:noProof/>
            <w:webHidden/>
          </w:rPr>
          <w:fldChar w:fldCharType="end"/>
        </w:r>
      </w:hyperlink>
    </w:p>
    <w:p w14:paraId="23CAA087" w14:textId="4A3F2951" w:rsidR="00BA0A7A" w:rsidRDefault="006B3F7C">
      <w:pPr>
        <w:pStyle w:val="ndicedeilustraes"/>
        <w:tabs>
          <w:tab w:val="right" w:leader="dot" w:pos="9060"/>
        </w:tabs>
        <w:rPr>
          <w:rFonts w:asciiTheme="minorHAnsi" w:eastAsiaTheme="minorEastAsia" w:hAnsiTheme="minorHAnsi" w:cstheme="minorBidi"/>
          <w:noProof/>
          <w:color w:val="auto"/>
          <w:sz w:val="22"/>
          <w:szCs w:val="22"/>
        </w:rPr>
      </w:pPr>
      <w:hyperlink w:anchor="_Toc459571354" w:history="1">
        <w:r w:rsidR="00CD6E9D">
          <w:rPr>
            <w:rStyle w:val="Hyperlink"/>
            <w:noProof/>
          </w:rPr>
          <w:t>Figura 6 -</w:t>
        </w:r>
        <w:r w:rsidR="00BA0A7A" w:rsidRPr="006B698E">
          <w:rPr>
            <w:rStyle w:val="Hyperlink"/>
            <w:noProof/>
          </w:rPr>
          <w:t xml:space="preserve"> Clico dos testes no TDD</w:t>
        </w:r>
        <w:r w:rsidR="00BA0A7A">
          <w:rPr>
            <w:noProof/>
            <w:webHidden/>
          </w:rPr>
          <w:tab/>
        </w:r>
        <w:r w:rsidR="00BA0A7A">
          <w:rPr>
            <w:noProof/>
            <w:webHidden/>
          </w:rPr>
          <w:fldChar w:fldCharType="begin"/>
        </w:r>
        <w:r w:rsidR="00BA0A7A">
          <w:rPr>
            <w:noProof/>
            <w:webHidden/>
          </w:rPr>
          <w:instrText xml:space="preserve"> PAGEREF _Toc459571354 \h </w:instrText>
        </w:r>
        <w:r w:rsidR="00BA0A7A">
          <w:rPr>
            <w:noProof/>
            <w:webHidden/>
          </w:rPr>
        </w:r>
        <w:r w:rsidR="00BA0A7A">
          <w:rPr>
            <w:noProof/>
            <w:webHidden/>
          </w:rPr>
          <w:fldChar w:fldCharType="separate"/>
        </w:r>
        <w:r w:rsidR="00CD6E9D">
          <w:rPr>
            <w:noProof/>
            <w:webHidden/>
          </w:rPr>
          <w:t>14</w:t>
        </w:r>
        <w:r w:rsidR="00BA0A7A">
          <w:rPr>
            <w:noProof/>
            <w:webHidden/>
          </w:rPr>
          <w:fldChar w:fldCharType="end"/>
        </w:r>
      </w:hyperlink>
    </w:p>
    <w:p w14:paraId="2F7D1BEF" w14:textId="3A65F08C" w:rsidR="00BA0A7A" w:rsidRDefault="006B3F7C">
      <w:pPr>
        <w:pStyle w:val="ndicedeilustraes"/>
        <w:tabs>
          <w:tab w:val="right" w:leader="dot" w:pos="9060"/>
        </w:tabs>
        <w:rPr>
          <w:rFonts w:asciiTheme="minorHAnsi" w:eastAsiaTheme="minorEastAsia" w:hAnsiTheme="minorHAnsi" w:cstheme="minorBidi"/>
          <w:noProof/>
          <w:color w:val="auto"/>
          <w:sz w:val="22"/>
          <w:szCs w:val="22"/>
        </w:rPr>
      </w:pPr>
      <w:hyperlink r:id="rId10" w:anchor="_Toc459571355" w:history="1">
        <w:r w:rsidR="00BA0A7A" w:rsidRPr="006B698E">
          <w:rPr>
            <w:rStyle w:val="Hyperlink"/>
            <w:noProof/>
            <w:lang w:val="en-US"/>
          </w:rPr>
          <w:t>Figura 7 - BPM (Business Process Model)</w:t>
        </w:r>
        <w:r w:rsidR="00BA0A7A">
          <w:rPr>
            <w:noProof/>
            <w:webHidden/>
          </w:rPr>
          <w:tab/>
        </w:r>
        <w:r w:rsidR="00BA0A7A">
          <w:rPr>
            <w:noProof/>
            <w:webHidden/>
          </w:rPr>
          <w:fldChar w:fldCharType="begin"/>
        </w:r>
        <w:r w:rsidR="00BA0A7A">
          <w:rPr>
            <w:noProof/>
            <w:webHidden/>
          </w:rPr>
          <w:instrText xml:space="preserve"> PAGEREF _Toc459571355 \h </w:instrText>
        </w:r>
        <w:r w:rsidR="00BA0A7A">
          <w:rPr>
            <w:noProof/>
            <w:webHidden/>
          </w:rPr>
        </w:r>
        <w:r w:rsidR="00BA0A7A">
          <w:rPr>
            <w:noProof/>
            <w:webHidden/>
          </w:rPr>
          <w:fldChar w:fldCharType="separate"/>
        </w:r>
        <w:r w:rsidR="00CD6E9D">
          <w:rPr>
            <w:noProof/>
            <w:webHidden/>
          </w:rPr>
          <w:t>23</w:t>
        </w:r>
        <w:r w:rsidR="00BA0A7A">
          <w:rPr>
            <w:noProof/>
            <w:webHidden/>
          </w:rPr>
          <w:fldChar w:fldCharType="end"/>
        </w:r>
      </w:hyperlink>
    </w:p>
    <w:p w14:paraId="6DA55ED6" w14:textId="73DFA6E6" w:rsidR="00BA0A7A" w:rsidRDefault="006B3F7C">
      <w:pPr>
        <w:pStyle w:val="ndicedeilustraes"/>
        <w:tabs>
          <w:tab w:val="right" w:leader="dot" w:pos="9060"/>
        </w:tabs>
        <w:rPr>
          <w:rFonts w:asciiTheme="minorHAnsi" w:eastAsiaTheme="minorEastAsia" w:hAnsiTheme="minorHAnsi" w:cstheme="minorBidi"/>
          <w:noProof/>
          <w:color w:val="auto"/>
          <w:sz w:val="22"/>
          <w:szCs w:val="22"/>
        </w:rPr>
      </w:pPr>
      <w:hyperlink r:id="rId11" w:anchor="_Toc459571356" w:history="1">
        <w:r w:rsidR="00BA0A7A" w:rsidRPr="006B698E">
          <w:rPr>
            <w:rStyle w:val="Hyperlink"/>
            <w:noProof/>
          </w:rPr>
          <w:t>Figura 8 - Big Picture (Arquitetura)</w:t>
        </w:r>
        <w:r w:rsidR="00BA0A7A">
          <w:rPr>
            <w:noProof/>
            <w:webHidden/>
          </w:rPr>
          <w:tab/>
        </w:r>
        <w:r w:rsidR="00BA0A7A">
          <w:rPr>
            <w:noProof/>
            <w:webHidden/>
          </w:rPr>
          <w:fldChar w:fldCharType="begin"/>
        </w:r>
        <w:r w:rsidR="00BA0A7A">
          <w:rPr>
            <w:noProof/>
            <w:webHidden/>
          </w:rPr>
          <w:instrText xml:space="preserve"> PAGEREF _Toc459571356 \h </w:instrText>
        </w:r>
        <w:r w:rsidR="00BA0A7A">
          <w:rPr>
            <w:noProof/>
            <w:webHidden/>
          </w:rPr>
        </w:r>
        <w:r w:rsidR="00BA0A7A">
          <w:rPr>
            <w:noProof/>
            <w:webHidden/>
          </w:rPr>
          <w:fldChar w:fldCharType="separate"/>
        </w:r>
        <w:r w:rsidR="00CD6E9D">
          <w:rPr>
            <w:noProof/>
            <w:webHidden/>
          </w:rPr>
          <w:t>23</w:t>
        </w:r>
        <w:r w:rsidR="00BA0A7A">
          <w:rPr>
            <w:noProof/>
            <w:webHidden/>
          </w:rPr>
          <w:fldChar w:fldCharType="end"/>
        </w:r>
      </w:hyperlink>
    </w:p>
    <w:p w14:paraId="7C342EBA" w14:textId="65C70B13" w:rsidR="00BA0A7A" w:rsidRDefault="006B3F7C">
      <w:pPr>
        <w:pStyle w:val="ndicedeilustraes"/>
        <w:tabs>
          <w:tab w:val="right" w:leader="dot" w:pos="9060"/>
        </w:tabs>
        <w:rPr>
          <w:rFonts w:asciiTheme="minorHAnsi" w:eastAsiaTheme="minorEastAsia" w:hAnsiTheme="minorHAnsi" w:cstheme="minorBidi"/>
          <w:noProof/>
          <w:color w:val="auto"/>
          <w:sz w:val="22"/>
          <w:szCs w:val="22"/>
        </w:rPr>
      </w:pPr>
      <w:hyperlink r:id="rId12" w:anchor="_Toc459571357" w:history="1">
        <w:r w:rsidR="00BA0A7A" w:rsidRPr="006B698E">
          <w:rPr>
            <w:rStyle w:val="Hyperlink"/>
            <w:noProof/>
            <w:lang w:val="en-US"/>
          </w:rPr>
          <w:t>Figura 9 - BPM (Business Process Model)</w:t>
        </w:r>
        <w:r w:rsidR="00BA0A7A">
          <w:rPr>
            <w:noProof/>
            <w:webHidden/>
          </w:rPr>
          <w:tab/>
        </w:r>
        <w:r w:rsidR="00BA0A7A">
          <w:rPr>
            <w:noProof/>
            <w:webHidden/>
          </w:rPr>
          <w:fldChar w:fldCharType="begin"/>
        </w:r>
        <w:r w:rsidR="00BA0A7A">
          <w:rPr>
            <w:noProof/>
            <w:webHidden/>
          </w:rPr>
          <w:instrText xml:space="preserve"> PAGEREF _Toc459571357 \h </w:instrText>
        </w:r>
        <w:r w:rsidR="00BA0A7A">
          <w:rPr>
            <w:noProof/>
            <w:webHidden/>
          </w:rPr>
        </w:r>
        <w:r w:rsidR="00BA0A7A">
          <w:rPr>
            <w:noProof/>
            <w:webHidden/>
          </w:rPr>
          <w:fldChar w:fldCharType="separate"/>
        </w:r>
        <w:r w:rsidR="00CD6E9D">
          <w:rPr>
            <w:noProof/>
            <w:webHidden/>
          </w:rPr>
          <w:t>25</w:t>
        </w:r>
        <w:r w:rsidR="00BA0A7A">
          <w:rPr>
            <w:noProof/>
            <w:webHidden/>
          </w:rPr>
          <w:fldChar w:fldCharType="end"/>
        </w:r>
      </w:hyperlink>
    </w:p>
    <w:p w14:paraId="78F1807D" w14:textId="2A146A42" w:rsidR="00BA0A7A" w:rsidRDefault="006B3F7C">
      <w:pPr>
        <w:pStyle w:val="ndicedeilustraes"/>
        <w:tabs>
          <w:tab w:val="right" w:leader="dot" w:pos="9060"/>
        </w:tabs>
        <w:rPr>
          <w:rFonts w:asciiTheme="minorHAnsi" w:eastAsiaTheme="minorEastAsia" w:hAnsiTheme="minorHAnsi" w:cstheme="minorBidi"/>
          <w:noProof/>
          <w:color w:val="auto"/>
          <w:sz w:val="22"/>
          <w:szCs w:val="22"/>
        </w:rPr>
      </w:pPr>
      <w:hyperlink w:anchor="_Toc459571358" w:history="1">
        <w:r w:rsidR="00BA0A7A" w:rsidRPr="006B698E">
          <w:rPr>
            <w:rStyle w:val="Hyperlink"/>
            <w:noProof/>
          </w:rPr>
          <w:t>Figura 10 - MER (Modelo Entidade Relacional)</w:t>
        </w:r>
        <w:r w:rsidR="00BA0A7A">
          <w:rPr>
            <w:noProof/>
            <w:webHidden/>
          </w:rPr>
          <w:tab/>
        </w:r>
        <w:r w:rsidR="00BA0A7A">
          <w:rPr>
            <w:noProof/>
            <w:webHidden/>
          </w:rPr>
          <w:fldChar w:fldCharType="begin"/>
        </w:r>
        <w:r w:rsidR="00BA0A7A">
          <w:rPr>
            <w:noProof/>
            <w:webHidden/>
          </w:rPr>
          <w:instrText xml:space="preserve"> PAGEREF _Toc459571358 \h </w:instrText>
        </w:r>
        <w:r w:rsidR="00BA0A7A">
          <w:rPr>
            <w:noProof/>
            <w:webHidden/>
          </w:rPr>
        </w:r>
        <w:r w:rsidR="00BA0A7A">
          <w:rPr>
            <w:noProof/>
            <w:webHidden/>
          </w:rPr>
          <w:fldChar w:fldCharType="separate"/>
        </w:r>
        <w:r w:rsidR="00CD6E9D">
          <w:rPr>
            <w:noProof/>
            <w:webHidden/>
          </w:rPr>
          <w:t>28</w:t>
        </w:r>
        <w:r w:rsidR="00BA0A7A">
          <w:rPr>
            <w:noProof/>
            <w:webHidden/>
          </w:rPr>
          <w:fldChar w:fldCharType="end"/>
        </w:r>
      </w:hyperlink>
    </w:p>
    <w:p w14:paraId="63DB4367" w14:textId="18A3E5F0" w:rsidR="00BA0A7A" w:rsidRDefault="006B3F7C">
      <w:pPr>
        <w:pStyle w:val="ndicedeilustraes"/>
        <w:tabs>
          <w:tab w:val="right" w:leader="dot" w:pos="9060"/>
        </w:tabs>
        <w:rPr>
          <w:rFonts w:asciiTheme="minorHAnsi" w:eastAsiaTheme="minorEastAsia" w:hAnsiTheme="minorHAnsi" w:cstheme="minorBidi"/>
          <w:noProof/>
          <w:color w:val="auto"/>
          <w:sz w:val="22"/>
          <w:szCs w:val="22"/>
        </w:rPr>
      </w:pPr>
      <w:hyperlink r:id="rId13" w:anchor="_Toc459571359" w:history="1">
        <w:r w:rsidR="00BA0A7A" w:rsidRPr="006B698E">
          <w:rPr>
            <w:rStyle w:val="Hyperlink"/>
            <w:noProof/>
          </w:rPr>
          <w:t>Figura 11 - Big Picture (Arquitetura)</w:t>
        </w:r>
        <w:r w:rsidR="00BA0A7A">
          <w:rPr>
            <w:noProof/>
            <w:webHidden/>
          </w:rPr>
          <w:tab/>
        </w:r>
        <w:r w:rsidR="00BA0A7A">
          <w:rPr>
            <w:noProof/>
            <w:webHidden/>
          </w:rPr>
          <w:fldChar w:fldCharType="begin"/>
        </w:r>
        <w:r w:rsidR="00BA0A7A">
          <w:rPr>
            <w:noProof/>
            <w:webHidden/>
          </w:rPr>
          <w:instrText xml:space="preserve"> PAGEREF _Toc459571359 \h </w:instrText>
        </w:r>
        <w:r w:rsidR="00BA0A7A">
          <w:rPr>
            <w:noProof/>
            <w:webHidden/>
          </w:rPr>
        </w:r>
        <w:r w:rsidR="00BA0A7A">
          <w:rPr>
            <w:noProof/>
            <w:webHidden/>
          </w:rPr>
          <w:fldChar w:fldCharType="separate"/>
        </w:r>
        <w:r w:rsidR="00CD6E9D">
          <w:rPr>
            <w:noProof/>
            <w:webHidden/>
          </w:rPr>
          <w:t>29</w:t>
        </w:r>
        <w:r w:rsidR="00BA0A7A">
          <w:rPr>
            <w:noProof/>
            <w:webHidden/>
          </w:rPr>
          <w:fldChar w:fldCharType="end"/>
        </w:r>
      </w:hyperlink>
    </w:p>
    <w:p w14:paraId="6DB5BA54" w14:textId="301D5E97" w:rsidR="00BA0A7A" w:rsidRDefault="006B3F7C">
      <w:pPr>
        <w:pStyle w:val="ndicedeilustraes"/>
        <w:tabs>
          <w:tab w:val="right" w:leader="dot" w:pos="9060"/>
        </w:tabs>
        <w:rPr>
          <w:rFonts w:asciiTheme="minorHAnsi" w:eastAsiaTheme="minorEastAsia" w:hAnsiTheme="minorHAnsi" w:cstheme="minorBidi"/>
          <w:noProof/>
          <w:color w:val="auto"/>
          <w:sz w:val="22"/>
          <w:szCs w:val="22"/>
        </w:rPr>
      </w:pPr>
      <w:hyperlink w:anchor="_Toc459571360" w:history="1">
        <w:r w:rsidR="00BA0A7A" w:rsidRPr="006B698E">
          <w:rPr>
            <w:rStyle w:val="Hyperlink"/>
            <w:noProof/>
          </w:rPr>
          <w:t>Figura 12 - Persona (Pedro da Silva)</w:t>
        </w:r>
        <w:r w:rsidR="00BA0A7A">
          <w:rPr>
            <w:noProof/>
            <w:webHidden/>
          </w:rPr>
          <w:tab/>
        </w:r>
        <w:r w:rsidR="00BA0A7A">
          <w:rPr>
            <w:noProof/>
            <w:webHidden/>
          </w:rPr>
          <w:fldChar w:fldCharType="begin"/>
        </w:r>
        <w:r w:rsidR="00BA0A7A">
          <w:rPr>
            <w:noProof/>
            <w:webHidden/>
          </w:rPr>
          <w:instrText xml:space="preserve"> PAGEREF _Toc459571360 \h </w:instrText>
        </w:r>
        <w:r w:rsidR="00BA0A7A">
          <w:rPr>
            <w:noProof/>
            <w:webHidden/>
          </w:rPr>
        </w:r>
        <w:r w:rsidR="00BA0A7A">
          <w:rPr>
            <w:noProof/>
            <w:webHidden/>
          </w:rPr>
          <w:fldChar w:fldCharType="separate"/>
        </w:r>
        <w:r w:rsidR="00CD6E9D">
          <w:rPr>
            <w:noProof/>
            <w:webHidden/>
          </w:rPr>
          <w:t>31</w:t>
        </w:r>
        <w:r w:rsidR="00BA0A7A">
          <w:rPr>
            <w:noProof/>
            <w:webHidden/>
          </w:rPr>
          <w:fldChar w:fldCharType="end"/>
        </w:r>
      </w:hyperlink>
    </w:p>
    <w:p w14:paraId="6FBA28A4" w14:textId="294971E9" w:rsidR="00BA0A7A" w:rsidRDefault="006B3F7C">
      <w:pPr>
        <w:pStyle w:val="ndicedeilustraes"/>
        <w:tabs>
          <w:tab w:val="right" w:leader="dot" w:pos="9060"/>
        </w:tabs>
        <w:rPr>
          <w:rFonts w:asciiTheme="minorHAnsi" w:eastAsiaTheme="minorEastAsia" w:hAnsiTheme="minorHAnsi" w:cstheme="minorBidi"/>
          <w:noProof/>
          <w:color w:val="auto"/>
          <w:sz w:val="22"/>
          <w:szCs w:val="22"/>
        </w:rPr>
      </w:pPr>
      <w:hyperlink w:anchor="_Toc459571361" w:history="1">
        <w:r w:rsidR="00BA0A7A" w:rsidRPr="006B698E">
          <w:rPr>
            <w:rStyle w:val="Hyperlink"/>
            <w:noProof/>
          </w:rPr>
          <w:t>Figura 13 - Persona (Bruno Siqueira)</w:t>
        </w:r>
        <w:r w:rsidR="00BA0A7A">
          <w:rPr>
            <w:noProof/>
            <w:webHidden/>
          </w:rPr>
          <w:tab/>
        </w:r>
        <w:r w:rsidR="00BA0A7A">
          <w:rPr>
            <w:noProof/>
            <w:webHidden/>
          </w:rPr>
          <w:fldChar w:fldCharType="begin"/>
        </w:r>
        <w:r w:rsidR="00BA0A7A">
          <w:rPr>
            <w:noProof/>
            <w:webHidden/>
          </w:rPr>
          <w:instrText xml:space="preserve"> PAGEREF _Toc459571361 \h </w:instrText>
        </w:r>
        <w:r w:rsidR="00BA0A7A">
          <w:rPr>
            <w:noProof/>
            <w:webHidden/>
          </w:rPr>
        </w:r>
        <w:r w:rsidR="00BA0A7A">
          <w:rPr>
            <w:noProof/>
            <w:webHidden/>
          </w:rPr>
          <w:fldChar w:fldCharType="separate"/>
        </w:r>
        <w:r w:rsidR="00CD6E9D">
          <w:rPr>
            <w:noProof/>
            <w:webHidden/>
          </w:rPr>
          <w:t>32</w:t>
        </w:r>
        <w:r w:rsidR="00BA0A7A">
          <w:rPr>
            <w:noProof/>
            <w:webHidden/>
          </w:rPr>
          <w:fldChar w:fldCharType="end"/>
        </w:r>
      </w:hyperlink>
    </w:p>
    <w:p w14:paraId="53B60CCB" w14:textId="51542974" w:rsidR="00BA0A7A" w:rsidRDefault="006B3F7C">
      <w:pPr>
        <w:pStyle w:val="ndicedeilustraes"/>
        <w:tabs>
          <w:tab w:val="right" w:leader="dot" w:pos="9060"/>
        </w:tabs>
        <w:rPr>
          <w:rFonts w:asciiTheme="minorHAnsi" w:eastAsiaTheme="minorEastAsia" w:hAnsiTheme="minorHAnsi" w:cstheme="minorBidi"/>
          <w:noProof/>
          <w:color w:val="auto"/>
          <w:sz w:val="22"/>
          <w:szCs w:val="22"/>
        </w:rPr>
      </w:pPr>
      <w:hyperlink w:anchor="_Toc459571362" w:history="1">
        <w:r w:rsidR="00BA0A7A" w:rsidRPr="006B698E">
          <w:rPr>
            <w:rStyle w:val="Hyperlink"/>
            <w:noProof/>
          </w:rPr>
          <w:t>Figura 14 - Persona (Ana Carolina)</w:t>
        </w:r>
        <w:r w:rsidR="00BA0A7A">
          <w:rPr>
            <w:noProof/>
            <w:webHidden/>
          </w:rPr>
          <w:tab/>
        </w:r>
        <w:r w:rsidR="00BA0A7A">
          <w:rPr>
            <w:noProof/>
            <w:webHidden/>
          </w:rPr>
          <w:fldChar w:fldCharType="begin"/>
        </w:r>
        <w:r w:rsidR="00BA0A7A">
          <w:rPr>
            <w:noProof/>
            <w:webHidden/>
          </w:rPr>
          <w:instrText xml:space="preserve"> PAGEREF _Toc459571362 \h </w:instrText>
        </w:r>
        <w:r w:rsidR="00BA0A7A">
          <w:rPr>
            <w:noProof/>
            <w:webHidden/>
          </w:rPr>
        </w:r>
        <w:r w:rsidR="00BA0A7A">
          <w:rPr>
            <w:noProof/>
            <w:webHidden/>
          </w:rPr>
          <w:fldChar w:fldCharType="separate"/>
        </w:r>
        <w:r w:rsidR="00CD6E9D">
          <w:rPr>
            <w:noProof/>
            <w:webHidden/>
          </w:rPr>
          <w:t>32</w:t>
        </w:r>
        <w:r w:rsidR="00BA0A7A">
          <w:rPr>
            <w:noProof/>
            <w:webHidden/>
          </w:rPr>
          <w:fldChar w:fldCharType="end"/>
        </w:r>
      </w:hyperlink>
    </w:p>
    <w:p w14:paraId="0A15B346" w14:textId="2C56663A" w:rsidR="00BA0A7A" w:rsidRDefault="006B3F7C">
      <w:pPr>
        <w:pStyle w:val="ndicedeilustraes"/>
        <w:tabs>
          <w:tab w:val="right" w:leader="dot" w:pos="9060"/>
        </w:tabs>
        <w:rPr>
          <w:rFonts w:asciiTheme="minorHAnsi" w:eastAsiaTheme="minorEastAsia" w:hAnsiTheme="minorHAnsi" w:cstheme="minorBidi"/>
          <w:noProof/>
          <w:color w:val="auto"/>
          <w:sz w:val="22"/>
          <w:szCs w:val="22"/>
        </w:rPr>
      </w:pPr>
      <w:hyperlink w:anchor="_Toc459571363" w:history="1">
        <w:r w:rsidR="00BA0A7A" w:rsidRPr="006B698E">
          <w:rPr>
            <w:rStyle w:val="Hyperlink"/>
            <w:noProof/>
          </w:rPr>
          <w:t>Figura 15 – Moodboard</w:t>
        </w:r>
        <w:r w:rsidR="00BA0A7A">
          <w:rPr>
            <w:noProof/>
            <w:webHidden/>
          </w:rPr>
          <w:tab/>
        </w:r>
        <w:r w:rsidR="00BA0A7A">
          <w:rPr>
            <w:noProof/>
            <w:webHidden/>
          </w:rPr>
          <w:fldChar w:fldCharType="begin"/>
        </w:r>
        <w:r w:rsidR="00BA0A7A">
          <w:rPr>
            <w:noProof/>
            <w:webHidden/>
          </w:rPr>
          <w:instrText xml:space="preserve"> PAGEREF _Toc459571363 \h </w:instrText>
        </w:r>
        <w:r w:rsidR="00BA0A7A">
          <w:rPr>
            <w:noProof/>
            <w:webHidden/>
          </w:rPr>
        </w:r>
        <w:r w:rsidR="00BA0A7A">
          <w:rPr>
            <w:noProof/>
            <w:webHidden/>
          </w:rPr>
          <w:fldChar w:fldCharType="separate"/>
        </w:r>
        <w:r w:rsidR="00CD6E9D">
          <w:rPr>
            <w:noProof/>
            <w:webHidden/>
          </w:rPr>
          <w:t>33</w:t>
        </w:r>
        <w:r w:rsidR="00BA0A7A">
          <w:rPr>
            <w:noProof/>
            <w:webHidden/>
          </w:rPr>
          <w:fldChar w:fldCharType="end"/>
        </w:r>
      </w:hyperlink>
    </w:p>
    <w:p w14:paraId="7D8B2AA4" w14:textId="1C6A8629" w:rsidR="00BA0A7A" w:rsidRDefault="006B3F7C">
      <w:pPr>
        <w:pStyle w:val="ndicedeilustraes"/>
        <w:tabs>
          <w:tab w:val="right" w:leader="dot" w:pos="9060"/>
        </w:tabs>
        <w:rPr>
          <w:rFonts w:asciiTheme="minorHAnsi" w:eastAsiaTheme="minorEastAsia" w:hAnsiTheme="minorHAnsi" w:cstheme="minorBidi"/>
          <w:noProof/>
          <w:color w:val="auto"/>
          <w:sz w:val="22"/>
          <w:szCs w:val="22"/>
        </w:rPr>
      </w:pPr>
      <w:hyperlink w:anchor="_Toc459571364" w:history="1">
        <w:r w:rsidR="00BA0A7A" w:rsidRPr="006B698E">
          <w:rPr>
            <w:rStyle w:val="Hyperlink"/>
            <w:noProof/>
          </w:rPr>
          <w:t>Figura 16 - Style Guide (Cores)</w:t>
        </w:r>
        <w:r w:rsidR="00BA0A7A">
          <w:rPr>
            <w:noProof/>
            <w:webHidden/>
          </w:rPr>
          <w:tab/>
        </w:r>
        <w:r w:rsidR="00BA0A7A">
          <w:rPr>
            <w:noProof/>
            <w:webHidden/>
          </w:rPr>
          <w:fldChar w:fldCharType="begin"/>
        </w:r>
        <w:r w:rsidR="00BA0A7A">
          <w:rPr>
            <w:noProof/>
            <w:webHidden/>
          </w:rPr>
          <w:instrText xml:space="preserve"> PAGEREF _Toc459571364 \h </w:instrText>
        </w:r>
        <w:r w:rsidR="00BA0A7A">
          <w:rPr>
            <w:noProof/>
            <w:webHidden/>
          </w:rPr>
        </w:r>
        <w:r w:rsidR="00BA0A7A">
          <w:rPr>
            <w:noProof/>
            <w:webHidden/>
          </w:rPr>
          <w:fldChar w:fldCharType="separate"/>
        </w:r>
        <w:r w:rsidR="00CD6E9D">
          <w:rPr>
            <w:noProof/>
            <w:webHidden/>
          </w:rPr>
          <w:t>35</w:t>
        </w:r>
        <w:r w:rsidR="00BA0A7A">
          <w:rPr>
            <w:noProof/>
            <w:webHidden/>
          </w:rPr>
          <w:fldChar w:fldCharType="end"/>
        </w:r>
      </w:hyperlink>
    </w:p>
    <w:p w14:paraId="5EEFC7D8" w14:textId="66077639" w:rsidR="00BA0A7A" w:rsidRDefault="006B3F7C">
      <w:pPr>
        <w:pStyle w:val="ndicedeilustraes"/>
        <w:tabs>
          <w:tab w:val="right" w:leader="dot" w:pos="9060"/>
        </w:tabs>
        <w:rPr>
          <w:rFonts w:asciiTheme="minorHAnsi" w:eastAsiaTheme="minorEastAsia" w:hAnsiTheme="minorHAnsi" w:cstheme="minorBidi"/>
          <w:noProof/>
          <w:color w:val="auto"/>
          <w:sz w:val="22"/>
          <w:szCs w:val="22"/>
        </w:rPr>
      </w:pPr>
      <w:hyperlink w:anchor="_Toc459571365" w:history="1">
        <w:r w:rsidR="00BA0A7A" w:rsidRPr="006B698E">
          <w:rPr>
            <w:rStyle w:val="Hyperlink"/>
            <w:noProof/>
          </w:rPr>
          <w:t>Figura 17 - Style Guide (Tipografia)</w:t>
        </w:r>
        <w:r w:rsidR="00BA0A7A">
          <w:rPr>
            <w:noProof/>
            <w:webHidden/>
          </w:rPr>
          <w:tab/>
        </w:r>
        <w:r w:rsidR="00BA0A7A">
          <w:rPr>
            <w:noProof/>
            <w:webHidden/>
          </w:rPr>
          <w:fldChar w:fldCharType="begin"/>
        </w:r>
        <w:r w:rsidR="00BA0A7A">
          <w:rPr>
            <w:noProof/>
            <w:webHidden/>
          </w:rPr>
          <w:instrText xml:space="preserve"> PAGEREF _Toc459571365 \h </w:instrText>
        </w:r>
        <w:r w:rsidR="00BA0A7A">
          <w:rPr>
            <w:noProof/>
            <w:webHidden/>
          </w:rPr>
        </w:r>
        <w:r w:rsidR="00BA0A7A">
          <w:rPr>
            <w:noProof/>
            <w:webHidden/>
          </w:rPr>
          <w:fldChar w:fldCharType="separate"/>
        </w:r>
        <w:r w:rsidR="00CD6E9D">
          <w:rPr>
            <w:noProof/>
            <w:webHidden/>
          </w:rPr>
          <w:t>35</w:t>
        </w:r>
        <w:r w:rsidR="00BA0A7A">
          <w:rPr>
            <w:noProof/>
            <w:webHidden/>
          </w:rPr>
          <w:fldChar w:fldCharType="end"/>
        </w:r>
      </w:hyperlink>
    </w:p>
    <w:p w14:paraId="2FD28375" w14:textId="456BD880" w:rsidR="00BA0A7A" w:rsidRDefault="006B3F7C">
      <w:pPr>
        <w:pStyle w:val="ndicedeilustraes"/>
        <w:tabs>
          <w:tab w:val="right" w:leader="dot" w:pos="9060"/>
        </w:tabs>
        <w:rPr>
          <w:rFonts w:asciiTheme="minorHAnsi" w:eastAsiaTheme="minorEastAsia" w:hAnsiTheme="minorHAnsi" w:cstheme="minorBidi"/>
          <w:noProof/>
          <w:color w:val="auto"/>
          <w:sz w:val="22"/>
          <w:szCs w:val="22"/>
        </w:rPr>
      </w:pPr>
      <w:hyperlink w:anchor="_Toc459571366" w:history="1">
        <w:r w:rsidR="00BA0A7A" w:rsidRPr="006B698E">
          <w:rPr>
            <w:rStyle w:val="Hyperlink"/>
            <w:noProof/>
          </w:rPr>
          <w:t>Figura 18 - Style Guide (Ícones)</w:t>
        </w:r>
        <w:r w:rsidR="00BA0A7A">
          <w:rPr>
            <w:noProof/>
            <w:webHidden/>
          </w:rPr>
          <w:tab/>
        </w:r>
        <w:r w:rsidR="00BA0A7A">
          <w:rPr>
            <w:noProof/>
            <w:webHidden/>
          </w:rPr>
          <w:fldChar w:fldCharType="begin"/>
        </w:r>
        <w:r w:rsidR="00BA0A7A">
          <w:rPr>
            <w:noProof/>
            <w:webHidden/>
          </w:rPr>
          <w:instrText xml:space="preserve"> PAGEREF _Toc459571366 \h </w:instrText>
        </w:r>
        <w:r w:rsidR="00BA0A7A">
          <w:rPr>
            <w:noProof/>
            <w:webHidden/>
          </w:rPr>
        </w:r>
        <w:r w:rsidR="00BA0A7A">
          <w:rPr>
            <w:noProof/>
            <w:webHidden/>
          </w:rPr>
          <w:fldChar w:fldCharType="separate"/>
        </w:r>
        <w:r w:rsidR="00CD6E9D">
          <w:rPr>
            <w:noProof/>
            <w:webHidden/>
          </w:rPr>
          <w:t>36</w:t>
        </w:r>
        <w:r w:rsidR="00BA0A7A">
          <w:rPr>
            <w:noProof/>
            <w:webHidden/>
          </w:rPr>
          <w:fldChar w:fldCharType="end"/>
        </w:r>
      </w:hyperlink>
    </w:p>
    <w:p w14:paraId="3A09FF1D" w14:textId="4E26DDA6" w:rsidR="00BA0A7A" w:rsidRDefault="006B3F7C">
      <w:pPr>
        <w:pStyle w:val="ndicedeilustraes"/>
        <w:tabs>
          <w:tab w:val="right" w:leader="dot" w:pos="9060"/>
        </w:tabs>
        <w:rPr>
          <w:rFonts w:asciiTheme="minorHAnsi" w:eastAsiaTheme="minorEastAsia" w:hAnsiTheme="minorHAnsi" w:cstheme="minorBidi"/>
          <w:noProof/>
          <w:color w:val="auto"/>
          <w:sz w:val="22"/>
          <w:szCs w:val="22"/>
        </w:rPr>
      </w:pPr>
      <w:hyperlink w:anchor="_Toc459571367" w:history="1">
        <w:r w:rsidR="00BA0A7A" w:rsidRPr="006B698E">
          <w:rPr>
            <w:rStyle w:val="Hyperlink"/>
            <w:noProof/>
          </w:rPr>
          <w:t>Figura 19 - Story board (Pesquisa)</w:t>
        </w:r>
        <w:r w:rsidR="00BA0A7A">
          <w:rPr>
            <w:noProof/>
            <w:webHidden/>
          </w:rPr>
          <w:tab/>
        </w:r>
        <w:r w:rsidR="00BA0A7A">
          <w:rPr>
            <w:noProof/>
            <w:webHidden/>
          </w:rPr>
          <w:fldChar w:fldCharType="begin"/>
        </w:r>
        <w:r w:rsidR="00BA0A7A">
          <w:rPr>
            <w:noProof/>
            <w:webHidden/>
          </w:rPr>
          <w:instrText xml:space="preserve"> PAGEREF _Toc459571367 \h </w:instrText>
        </w:r>
        <w:r w:rsidR="00BA0A7A">
          <w:rPr>
            <w:noProof/>
            <w:webHidden/>
          </w:rPr>
        </w:r>
        <w:r w:rsidR="00BA0A7A">
          <w:rPr>
            <w:noProof/>
            <w:webHidden/>
          </w:rPr>
          <w:fldChar w:fldCharType="separate"/>
        </w:r>
        <w:r w:rsidR="00CD6E9D">
          <w:rPr>
            <w:noProof/>
            <w:webHidden/>
          </w:rPr>
          <w:t>37</w:t>
        </w:r>
        <w:r w:rsidR="00BA0A7A">
          <w:rPr>
            <w:noProof/>
            <w:webHidden/>
          </w:rPr>
          <w:fldChar w:fldCharType="end"/>
        </w:r>
      </w:hyperlink>
    </w:p>
    <w:p w14:paraId="2C8CCCAF" w14:textId="2B9B021E" w:rsidR="00BA0A7A" w:rsidRDefault="006B3F7C">
      <w:pPr>
        <w:pStyle w:val="ndicedeilustraes"/>
        <w:tabs>
          <w:tab w:val="right" w:leader="dot" w:pos="9060"/>
        </w:tabs>
        <w:rPr>
          <w:rFonts w:asciiTheme="minorHAnsi" w:eastAsiaTheme="minorEastAsia" w:hAnsiTheme="minorHAnsi" w:cstheme="minorBidi"/>
          <w:noProof/>
          <w:color w:val="auto"/>
          <w:sz w:val="22"/>
          <w:szCs w:val="22"/>
        </w:rPr>
      </w:pPr>
      <w:hyperlink w:anchor="_Toc459571368" w:history="1">
        <w:r w:rsidR="00BA0A7A" w:rsidRPr="006B698E">
          <w:rPr>
            <w:rStyle w:val="Hyperlink"/>
            <w:noProof/>
          </w:rPr>
          <w:t>Figura 20 - Story board (Cotação)</w:t>
        </w:r>
        <w:r w:rsidR="00BA0A7A">
          <w:rPr>
            <w:noProof/>
            <w:webHidden/>
          </w:rPr>
          <w:tab/>
        </w:r>
        <w:r w:rsidR="00BA0A7A">
          <w:rPr>
            <w:noProof/>
            <w:webHidden/>
          </w:rPr>
          <w:fldChar w:fldCharType="begin"/>
        </w:r>
        <w:r w:rsidR="00BA0A7A">
          <w:rPr>
            <w:noProof/>
            <w:webHidden/>
          </w:rPr>
          <w:instrText xml:space="preserve"> PAGEREF _Toc459571368 \h </w:instrText>
        </w:r>
        <w:r w:rsidR="00BA0A7A">
          <w:rPr>
            <w:noProof/>
            <w:webHidden/>
          </w:rPr>
        </w:r>
        <w:r w:rsidR="00BA0A7A">
          <w:rPr>
            <w:noProof/>
            <w:webHidden/>
          </w:rPr>
          <w:fldChar w:fldCharType="separate"/>
        </w:r>
        <w:r w:rsidR="00CD6E9D">
          <w:rPr>
            <w:noProof/>
            <w:webHidden/>
          </w:rPr>
          <w:t>37</w:t>
        </w:r>
        <w:r w:rsidR="00BA0A7A">
          <w:rPr>
            <w:noProof/>
            <w:webHidden/>
          </w:rPr>
          <w:fldChar w:fldCharType="end"/>
        </w:r>
      </w:hyperlink>
    </w:p>
    <w:p w14:paraId="112087B1" w14:textId="775AB852" w:rsidR="007044BB" w:rsidRPr="00946032" w:rsidRDefault="001D3915">
      <w:pPr>
        <w:rPr>
          <w:lang w:val="en-US"/>
        </w:rPr>
      </w:pPr>
      <w:r w:rsidRPr="009F7751">
        <w:rPr>
          <w:lang w:val="en-US"/>
        </w:rPr>
        <w:fldChar w:fldCharType="end"/>
      </w:r>
      <w:r w:rsidR="00C130C4" w:rsidRPr="00946032">
        <w:rPr>
          <w:lang w:val="en-US"/>
        </w:rPr>
        <w:br w:type="page"/>
      </w:r>
    </w:p>
    <w:p w14:paraId="7C48BE9D" w14:textId="2179DF4B" w:rsidR="007044BB" w:rsidRPr="00946032" w:rsidRDefault="00C130C4" w:rsidP="004847D5">
      <w:pPr>
        <w:spacing w:after="240"/>
        <w:jc w:val="center"/>
      </w:pPr>
      <w:r w:rsidRPr="00946032">
        <w:rPr>
          <w:b/>
        </w:rPr>
        <w:lastRenderedPageBreak/>
        <w:t>LISTA DE TABELAS</w:t>
      </w:r>
    </w:p>
    <w:p w14:paraId="1A83D020" w14:textId="1E68E4BD" w:rsidR="00517B83" w:rsidRDefault="00163235">
      <w:pPr>
        <w:pStyle w:val="ndicedeilustraes"/>
        <w:tabs>
          <w:tab w:val="right" w:leader="dot" w:pos="9060"/>
        </w:tabs>
        <w:rPr>
          <w:rFonts w:asciiTheme="minorHAnsi" w:eastAsiaTheme="minorEastAsia" w:hAnsiTheme="minorHAnsi" w:cstheme="minorBidi"/>
          <w:noProof/>
          <w:color w:val="auto"/>
          <w:sz w:val="22"/>
          <w:szCs w:val="22"/>
        </w:rPr>
      </w:pPr>
      <w:r w:rsidRPr="009F7751">
        <w:fldChar w:fldCharType="begin"/>
      </w:r>
      <w:r w:rsidRPr="00946032">
        <w:instrText xml:space="preserve"> TOC \h \z \c "Tabela" </w:instrText>
      </w:r>
      <w:r w:rsidRPr="009F7751">
        <w:fldChar w:fldCharType="separate"/>
      </w:r>
      <w:hyperlink w:anchor="_Toc459570882" w:history="1">
        <w:r w:rsidR="00517B83" w:rsidRPr="00377A14">
          <w:rPr>
            <w:rStyle w:val="Hyperlink"/>
            <w:noProof/>
          </w:rPr>
          <w:t>Tabela 1 - Requisitos Funcionais</w:t>
        </w:r>
        <w:r w:rsidR="00517B83">
          <w:rPr>
            <w:noProof/>
            <w:webHidden/>
          </w:rPr>
          <w:tab/>
        </w:r>
        <w:r w:rsidR="00517B83">
          <w:rPr>
            <w:noProof/>
            <w:webHidden/>
          </w:rPr>
          <w:fldChar w:fldCharType="begin"/>
        </w:r>
        <w:r w:rsidR="00517B83">
          <w:rPr>
            <w:noProof/>
            <w:webHidden/>
          </w:rPr>
          <w:instrText xml:space="preserve"> PAGEREF _Toc459570882 \h </w:instrText>
        </w:r>
        <w:r w:rsidR="00517B83">
          <w:rPr>
            <w:noProof/>
            <w:webHidden/>
          </w:rPr>
        </w:r>
        <w:r w:rsidR="00517B83">
          <w:rPr>
            <w:noProof/>
            <w:webHidden/>
          </w:rPr>
          <w:fldChar w:fldCharType="separate"/>
        </w:r>
        <w:r w:rsidR="00517B83">
          <w:rPr>
            <w:noProof/>
            <w:webHidden/>
          </w:rPr>
          <w:t>25</w:t>
        </w:r>
        <w:r w:rsidR="00517B83">
          <w:rPr>
            <w:noProof/>
            <w:webHidden/>
          </w:rPr>
          <w:fldChar w:fldCharType="end"/>
        </w:r>
      </w:hyperlink>
    </w:p>
    <w:p w14:paraId="4DD41FE2" w14:textId="6FA544D7" w:rsidR="00517B83" w:rsidRDefault="006B3F7C">
      <w:pPr>
        <w:pStyle w:val="ndicedeilustraes"/>
        <w:tabs>
          <w:tab w:val="right" w:leader="dot" w:pos="9060"/>
        </w:tabs>
        <w:rPr>
          <w:rFonts w:asciiTheme="minorHAnsi" w:eastAsiaTheme="minorEastAsia" w:hAnsiTheme="minorHAnsi" w:cstheme="minorBidi"/>
          <w:noProof/>
          <w:color w:val="auto"/>
          <w:sz w:val="22"/>
          <w:szCs w:val="22"/>
        </w:rPr>
      </w:pPr>
      <w:hyperlink w:anchor="_Toc459570883" w:history="1">
        <w:r w:rsidR="00517B83" w:rsidRPr="00377A14">
          <w:rPr>
            <w:rStyle w:val="Hyperlink"/>
            <w:noProof/>
          </w:rPr>
          <w:t>Tabela 2 - Requisitos Não Funcionais</w:t>
        </w:r>
        <w:r w:rsidR="00517B83">
          <w:rPr>
            <w:noProof/>
            <w:webHidden/>
          </w:rPr>
          <w:tab/>
        </w:r>
        <w:r w:rsidR="00517B83">
          <w:rPr>
            <w:noProof/>
            <w:webHidden/>
          </w:rPr>
          <w:fldChar w:fldCharType="begin"/>
        </w:r>
        <w:r w:rsidR="00517B83">
          <w:rPr>
            <w:noProof/>
            <w:webHidden/>
          </w:rPr>
          <w:instrText xml:space="preserve"> PAGEREF _Toc459570883 \h </w:instrText>
        </w:r>
        <w:r w:rsidR="00517B83">
          <w:rPr>
            <w:noProof/>
            <w:webHidden/>
          </w:rPr>
        </w:r>
        <w:r w:rsidR="00517B83">
          <w:rPr>
            <w:noProof/>
            <w:webHidden/>
          </w:rPr>
          <w:fldChar w:fldCharType="separate"/>
        </w:r>
        <w:r w:rsidR="00517B83">
          <w:rPr>
            <w:noProof/>
            <w:webHidden/>
          </w:rPr>
          <w:t>25</w:t>
        </w:r>
        <w:r w:rsidR="00517B83">
          <w:rPr>
            <w:noProof/>
            <w:webHidden/>
          </w:rPr>
          <w:fldChar w:fldCharType="end"/>
        </w:r>
      </w:hyperlink>
    </w:p>
    <w:p w14:paraId="5DD80D26" w14:textId="6D4F1BA3" w:rsidR="00517B83" w:rsidRDefault="006B3F7C">
      <w:pPr>
        <w:pStyle w:val="ndicedeilustraes"/>
        <w:tabs>
          <w:tab w:val="right" w:leader="dot" w:pos="9060"/>
        </w:tabs>
        <w:rPr>
          <w:rFonts w:asciiTheme="minorHAnsi" w:eastAsiaTheme="minorEastAsia" w:hAnsiTheme="minorHAnsi" w:cstheme="minorBidi"/>
          <w:noProof/>
          <w:color w:val="auto"/>
          <w:sz w:val="22"/>
          <w:szCs w:val="22"/>
        </w:rPr>
      </w:pPr>
      <w:hyperlink w:anchor="_Toc459570884" w:history="1">
        <w:r w:rsidR="00517B83" w:rsidRPr="00377A14">
          <w:rPr>
            <w:rStyle w:val="Hyperlink"/>
            <w:noProof/>
          </w:rPr>
          <w:t>Tabela 3 - Recursos disponibilizados pela API</w:t>
        </w:r>
        <w:r w:rsidR="00517B83">
          <w:rPr>
            <w:noProof/>
            <w:webHidden/>
          </w:rPr>
          <w:tab/>
        </w:r>
        <w:r w:rsidR="00517B83">
          <w:rPr>
            <w:noProof/>
            <w:webHidden/>
          </w:rPr>
          <w:fldChar w:fldCharType="begin"/>
        </w:r>
        <w:r w:rsidR="00517B83">
          <w:rPr>
            <w:noProof/>
            <w:webHidden/>
          </w:rPr>
          <w:instrText xml:space="preserve"> PAGEREF _Toc459570884 \h </w:instrText>
        </w:r>
        <w:r w:rsidR="00517B83">
          <w:rPr>
            <w:noProof/>
            <w:webHidden/>
          </w:rPr>
        </w:r>
        <w:r w:rsidR="00517B83">
          <w:rPr>
            <w:noProof/>
            <w:webHidden/>
          </w:rPr>
          <w:fldChar w:fldCharType="separate"/>
        </w:r>
        <w:r w:rsidR="00517B83">
          <w:rPr>
            <w:noProof/>
            <w:webHidden/>
          </w:rPr>
          <w:t>26</w:t>
        </w:r>
        <w:r w:rsidR="00517B83">
          <w:rPr>
            <w:noProof/>
            <w:webHidden/>
          </w:rPr>
          <w:fldChar w:fldCharType="end"/>
        </w:r>
      </w:hyperlink>
    </w:p>
    <w:p w14:paraId="447D41CC" w14:textId="71FC9703" w:rsidR="00517B83" w:rsidRDefault="006B3F7C">
      <w:pPr>
        <w:pStyle w:val="ndicedeilustraes"/>
        <w:tabs>
          <w:tab w:val="right" w:leader="dot" w:pos="9060"/>
        </w:tabs>
        <w:rPr>
          <w:rFonts w:asciiTheme="minorHAnsi" w:eastAsiaTheme="minorEastAsia" w:hAnsiTheme="minorHAnsi" w:cstheme="minorBidi"/>
          <w:noProof/>
          <w:color w:val="auto"/>
          <w:sz w:val="22"/>
          <w:szCs w:val="22"/>
        </w:rPr>
      </w:pPr>
      <w:hyperlink w:anchor="_Toc459570885" w:history="1">
        <w:r w:rsidR="00517B83" w:rsidRPr="00377A14">
          <w:rPr>
            <w:rStyle w:val="Hyperlink"/>
            <w:noProof/>
          </w:rPr>
          <w:t>Tabela 4 - Descrição dos parâmetros das URIs</w:t>
        </w:r>
        <w:r w:rsidR="00517B83">
          <w:rPr>
            <w:noProof/>
            <w:webHidden/>
          </w:rPr>
          <w:tab/>
        </w:r>
        <w:r w:rsidR="00517B83">
          <w:rPr>
            <w:noProof/>
            <w:webHidden/>
          </w:rPr>
          <w:fldChar w:fldCharType="begin"/>
        </w:r>
        <w:r w:rsidR="00517B83">
          <w:rPr>
            <w:noProof/>
            <w:webHidden/>
          </w:rPr>
          <w:instrText xml:space="preserve"> PAGEREF _Toc459570885 \h </w:instrText>
        </w:r>
        <w:r w:rsidR="00517B83">
          <w:rPr>
            <w:noProof/>
            <w:webHidden/>
          </w:rPr>
        </w:r>
        <w:r w:rsidR="00517B83">
          <w:rPr>
            <w:noProof/>
            <w:webHidden/>
          </w:rPr>
          <w:fldChar w:fldCharType="separate"/>
        </w:r>
        <w:r w:rsidR="00517B83">
          <w:rPr>
            <w:noProof/>
            <w:webHidden/>
          </w:rPr>
          <w:t>27</w:t>
        </w:r>
        <w:r w:rsidR="00517B83">
          <w:rPr>
            <w:noProof/>
            <w:webHidden/>
          </w:rPr>
          <w:fldChar w:fldCharType="end"/>
        </w:r>
      </w:hyperlink>
    </w:p>
    <w:p w14:paraId="6E66734D" w14:textId="73F85FE5" w:rsidR="007044BB" w:rsidRPr="00946032" w:rsidRDefault="00163235">
      <w:r w:rsidRPr="009F7751">
        <w:fldChar w:fldCharType="end"/>
      </w:r>
      <w:r w:rsidR="00C130C4" w:rsidRPr="00946032">
        <w:br w:type="page"/>
      </w:r>
    </w:p>
    <w:p w14:paraId="76BCD233" w14:textId="53D05D12" w:rsidR="00213588" w:rsidRPr="00946032" w:rsidRDefault="00C130C4" w:rsidP="00982607">
      <w:pPr>
        <w:jc w:val="center"/>
      </w:pPr>
      <w:r w:rsidRPr="00946032">
        <w:rPr>
          <w:b/>
        </w:rPr>
        <w:lastRenderedPageBreak/>
        <w:t>SUMÁRIO</w:t>
      </w:r>
    </w:p>
    <w:sdt>
      <w:sdtPr>
        <w:rPr>
          <w:rFonts w:ascii="Arial" w:eastAsia="Arial" w:hAnsi="Arial" w:cs="Arial"/>
          <w:color w:val="000000"/>
          <w:sz w:val="24"/>
          <w:szCs w:val="20"/>
          <w:lang w:val="pt-BR" w:eastAsia="pt-BR"/>
        </w:rPr>
        <w:id w:val="1391158792"/>
        <w:docPartObj>
          <w:docPartGallery w:val="Table of Contents"/>
          <w:docPartUnique/>
        </w:docPartObj>
      </w:sdtPr>
      <w:sdtEndPr>
        <w:rPr>
          <w:b/>
          <w:bCs/>
          <w:noProof/>
        </w:rPr>
      </w:sdtEndPr>
      <w:sdtContent>
        <w:p w14:paraId="44D8E537" w14:textId="489294B3" w:rsidR="00213588" w:rsidRPr="00946032" w:rsidRDefault="00213588">
          <w:pPr>
            <w:pStyle w:val="CabealhodoSumrio"/>
            <w:rPr>
              <w:rFonts w:ascii="Arial" w:hAnsi="Arial" w:cs="Arial"/>
              <w:rPrChange w:id="260" w:author="William" w:date="2016-06-28T20:55:00Z">
                <w:rPr/>
              </w:rPrChange>
            </w:rPr>
          </w:pPr>
        </w:p>
        <w:p w14:paraId="256CE5E0" w14:textId="0B619F5C" w:rsidR="007A38D2" w:rsidRPr="00C9441A" w:rsidRDefault="00213588">
          <w:pPr>
            <w:pStyle w:val="Sumrio1"/>
            <w:rPr>
              <w:ins w:id="261" w:author="Osnir Estevam" w:date="2016-08-20T16:45:00Z"/>
              <w:rFonts w:asciiTheme="minorHAnsi" w:eastAsiaTheme="minorEastAsia" w:hAnsiTheme="minorHAnsi" w:cstheme="minorBidi"/>
              <w:b w:val="0"/>
              <w:color w:val="auto"/>
              <w:sz w:val="22"/>
              <w:szCs w:val="22"/>
            </w:rPr>
          </w:pPr>
          <w:r w:rsidRPr="009F7751">
            <w:fldChar w:fldCharType="begin"/>
          </w:r>
          <w:r w:rsidRPr="00946032">
            <w:instrText xml:space="preserve"> TOC \o "1-3" \h \z \u </w:instrText>
          </w:r>
          <w:r w:rsidRPr="009F7751">
            <w:fldChar w:fldCharType="separate"/>
          </w:r>
          <w:ins w:id="262" w:author="Osnir Estevam" w:date="2016-08-20T16:45:00Z">
            <w:r w:rsidR="007A38D2" w:rsidRPr="00C9441A">
              <w:rPr>
                <w:rStyle w:val="Hyperlink"/>
                <w:b w:val="0"/>
                <w:rPrChange w:id="263" w:author="Osnir Estevam [2]" w:date="2016-08-21T17:27:00Z">
                  <w:rPr>
                    <w:rStyle w:val="Hyperlink"/>
                  </w:rPr>
                </w:rPrChange>
              </w:rPr>
              <w:fldChar w:fldCharType="begin"/>
            </w:r>
            <w:r w:rsidR="007A38D2" w:rsidRPr="00C9441A">
              <w:rPr>
                <w:rStyle w:val="Hyperlink"/>
                <w:b w:val="0"/>
                <w:rPrChange w:id="264" w:author="Osnir Estevam [2]" w:date="2016-08-21T17:27:00Z">
                  <w:rPr>
                    <w:rStyle w:val="Hyperlink"/>
                  </w:rPr>
                </w:rPrChange>
              </w:rPr>
              <w:instrText xml:space="preserve"> </w:instrText>
            </w:r>
            <w:r w:rsidR="007A38D2" w:rsidRPr="00C9441A">
              <w:rPr>
                <w:b w:val="0"/>
                <w:rPrChange w:id="265" w:author="Osnir Estevam [2]" w:date="2016-08-21T17:27:00Z">
                  <w:rPr/>
                </w:rPrChange>
              </w:rPr>
              <w:instrText>HYPERLINK \l "_Toc459474830"</w:instrText>
            </w:r>
            <w:r w:rsidR="007A38D2" w:rsidRPr="00C9441A">
              <w:rPr>
                <w:rStyle w:val="Hyperlink"/>
                <w:b w:val="0"/>
                <w:rPrChange w:id="266" w:author="Osnir Estevam [2]" w:date="2016-08-21T17:27:00Z">
                  <w:rPr>
                    <w:rStyle w:val="Hyperlink"/>
                  </w:rPr>
                </w:rPrChange>
              </w:rPr>
              <w:instrText xml:space="preserve"> </w:instrText>
            </w:r>
            <w:r w:rsidR="007A38D2" w:rsidRPr="00C9441A">
              <w:rPr>
                <w:rStyle w:val="Hyperlink"/>
                <w:b w:val="0"/>
                <w:rPrChange w:id="267" w:author="Osnir Estevam [2]" w:date="2016-08-21T17:27:00Z">
                  <w:rPr>
                    <w:rStyle w:val="Hyperlink"/>
                  </w:rPr>
                </w:rPrChange>
              </w:rPr>
              <w:fldChar w:fldCharType="separate"/>
            </w:r>
            <w:r w:rsidR="007A38D2" w:rsidRPr="00C9441A">
              <w:rPr>
                <w:rStyle w:val="Hyperlink"/>
                <w:b w:val="0"/>
                <w:rPrChange w:id="268" w:author="Osnir Estevam [2]" w:date="2016-08-21T17:27:00Z">
                  <w:rPr>
                    <w:rStyle w:val="Hyperlink"/>
                  </w:rPr>
                </w:rPrChange>
              </w:rPr>
              <w:t>1.</w:t>
            </w:r>
            <w:r w:rsidR="007A38D2" w:rsidRPr="00C9441A">
              <w:rPr>
                <w:rFonts w:asciiTheme="minorHAnsi" w:eastAsiaTheme="minorEastAsia" w:hAnsiTheme="minorHAnsi" w:cstheme="minorBidi"/>
                <w:b w:val="0"/>
                <w:color w:val="auto"/>
                <w:sz w:val="22"/>
                <w:szCs w:val="22"/>
              </w:rPr>
              <w:tab/>
            </w:r>
            <w:r w:rsidR="007A38D2" w:rsidRPr="00C9441A">
              <w:rPr>
                <w:rStyle w:val="Hyperlink"/>
                <w:b w:val="0"/>
                <w:rPrChange w:id="269" w:author="Osnir Estevam [2]" w:date="2016-08-21T17:27:00Z">
                  <w:rPr>
                    <w:rStyle w:val="Hyperlink"/>
                  </w:rPr>
                </w:rPrChange>
              </w:rPr>
              <w:t>INTRODUÇÃO</w:t>
            </w:r>
            <w:r w:rsidR="007A38D2" w:rsidRPr="00C9441A">
              <w:rPr>
                <w:b w:val="0"/>
                <w:webHidden/>
                <w:rPrChange w:id="270" w:author="Osnir Estevam [2]" w:date="2016-08-21T17:27:00Z">
                  <w:rPr>
                    <w:webHidden/>
                  </w:rPr>
                </w:rPrChange>
              </w:rPr>
              <w:tab/>
            </w:r>
            <w:r w:rsidR="007A38D2" w:rsidRPr="00C9441A">
              <w:rPr>
                <w:b w:val="0"/>
                <w:webHidden/>
                <w:rPrChange w:id="271" w:author="Osnir Estevam [2]" w:date="2016-08-21T17:27:00Z">
                  <w:rPr>
                    <w:webHidden/>
                  </w:rPr>
                </w:rPrChange>
              </w:rPr>
              <w:fldChar w:fldCharType="begin"/>
            </w:r>
            <w:r w:rsidR="007A38D2" w:rsidRPr="00C9441A">
              <w:rPr>
                <w:b w:val="0"/>
                <w:webHidden/>
                <w:rPrChange w:id="272" w:author="Osnir Estevam [2]" w:date="2016-08-21T17:27:00Z">
                  <w:rPr>
                    <w:webHidden/>
                  </w:rPr>
                </w:rPrChange>
              </w:rPr>
              <w:instrText xml:space="preserve"> PAGEREF _Toc459474830 \h </w:instrText>
            </w:r>
          </w:ins>
          <w:r w:rsidR="007A38D2" w:rsidRPr="00C9441A">
            <w:rPr>
              <w:b w:val="0"/>
              <w:webHidden/>
              <w:rPrChange w:id="273" w:author="Osnir Estevam [2]" w:date="2016-08-21T17:27:00Z">
                <w:rPr>
                  <w:b w:val="0"/>
                  <w:webHidden/>
                </w:rPr>
              </w:rPrChange>
            </w:rPr>
          </w:r>
          <w:r w:rsidR="007A38D2" w:rsidRPr="00C9441A">
            <w:rPr>
              <w:b w:val="0"/>
              <w:webHidden/>
              <w:rPrChange w:id="274" w:author="Osnir Estevam [2]" w:date="2016-08-21T17:27:00Z">
                <w:rPr>
                  <w:webHidden/>
                </w:rPr>
              </w:rPrChange>
            </w:rPr>
            <w:fldChar w:fldCharType="separate"/>
          </w:r>
          <w:ins w:id="275" w:author="Osnir Estevam" w:date="2016-08-20T16:45:00Z">
            <w:r w:rsidR="007A38D2" w:rsidRPr="00C9441A">
              <w:rPr>
                <w:b w:val="0"/>
                <w:webHidden/>
                <w:rPrChange w:id="276" w:author="Osnir Estevam [2]" w:date="2016-08-21T17:27:00Z">
                  <w:rPr>
                    <w:webHidden/>
                  </w:rPr>
                </w:rPrChange>
              </w:rPr>
              <w:t>1</w:t>
            </w:r>
            <w:r w:rsidR="007A38D2" w:rsidRPr="00C9441A">
              <w:rPr>
                <w:b w:val="0"/>
                <w:webHidden/>
                <w:rPrChange w:id="277" w:author="Osnir Estevam [2]" w:date="2016-08-21T17:27:00Z">
                  <w:rPr>
                    <w:webHidden/>
                  </w:rPr>
                </w:rPrChange>
              </w:rPr>
              <w:fldChar w:fldCharType="end"/>
            </w:r>
            <w:r w:rsidR="007A38D2" w:rsidRPr="00C9441A">
              <w:rPr>
                <w:rStyle w:val="Hyperlink"/>
                <w:b w:val="0"/>
                <w:rPrChange w:id="278" w:author="Osnir Estevam [2]" w:date="2016-08-21T17:27:00Z">
                  <w:rPr>
                    <w:rStyle w:val="Hyperlink"/>
                  </w:rPr>
                </w:rPrChange>
              </w:rPr>
              <w:fldChar w:fldCharType="end"/>
            </w:r>
          </w:ins>
        </w:p>
        <w:p w14:paraId="5DBB7E3E" w14:textId="7C206DE6" w:rsidR="007A38D2" w:rsidRPr="00C9441A" w:rsidRDefault="007A38D2">
          <w:pPr>
            <w:pStyle w:val="Sumrio1"/>
            <w:rPr>
              <w:ins w:id="279" w:author="Osnir Estevam" w:date="2016-08-20T16:45:00Z"/>
              <w:rFonts w:asciiTheme="minorHAnsi" w:eastAsiaTheme="minorEastAsia" w:hAnsiTheme="minorHAnsi" w:cstheme="minorBidi"/>
              <w:b w:val="0"/>
              <w:color w:val="auto"/>
              <w:sz w:val="22"/>
              <w:szCs w:val="22"/>
            </w:rPr>
          </w:pPr>
          <w:ins w:id="280" w:author="Osnir Estevam" w:date="2016-08-20T16:45:00Z">
            <w:r w:rsidRPr="00C9441A">
              <w:rPr>
                <w:rStyle w:val="Hyperlink"/>
                <w:b w:val="0"/>
                <w:rPrChange w:id="281" w:author="Osnir Estevam [2]" w:date="2016-08-21T17:27:00Z">
                  <w:rPr>
                    <w:rStyle w:val="Hyperlink"/>
                  </w:rPr>
                </w:rPrChange>
              </w:rPr>
              <w:fldChar w:fldCharType="begin"/>
            </w:r>
            <w:r w:rsidRPr="00C9441A">
              <w:rPr>
                <w:rStyle w:val="Hyperlink"/>
                <w:b w:val="0"/>
                <w:rPrChange w:id="282" w:author="Osnir Estevam [2]" w:date="2016-08-21T17:27:00Z">
                  <w:rPr>
                    <w:rStyle w:val="Hyperlink"/>
                  </w:rPr>
                </w:rPrChange>
              </w:rPr>
              <w:instrText xml:space="preserve"> </w:instrText>
            </w:r>
            <w:r w:rsidRPr="00C9441A">
              <w:rPr>
                <w:b w:val="0"/>
                <w:rPrChange w:id="283" w:author="Osnir Estevam [2]" w:date="2016-08-21T17:27:00Z">
                  <w:rPr/>
                </w:rPrChange>
              </w:rPr>
              <w:instrText>HYPERLINK \l "_Toc459474839"</w:instrText>
            </w:r>
            <w:r w:rsidRPr="00C9441A">
              <w:rPr>
                <w:rStyle w:val="Hyperlink"/>
                <w:b w:val="0"/>
                <w:rPrChange w:id="284" w:author="Osnir Estevam [2]" w:date="2016-08-21T17:27:00Z">
                  <w:rPr>
                    <w:rStyle w:val="Hyperlink"/>
                  </w:rPr>
                </w:rPrChange>
              </w:rPr>
              <w:instrText xml:space="preserve"> </w:instrText>
            </w:r>
            <w:r w:rsidRPr="00C9441A">
              <w:rPr>
                <w:rStyle w:val="Hyperlink"/>
                <w:b w:val="0"/>
                <w:rPrChange w:id="285" w:author="Osnir Estevam [2]" w:date="2016-08-21T17:27:00Z">
                  <w:rPr>
                    <w:rStyle w:val="Hyperlink"/>
                  </w:rPr>
                </w:rPrChange>
              </w:rPr>
              <w:fldChar w:fldCharType="separate"/>
            </w:r>
            <w:r w:rsidRPr="00C9441A">
              <w:rPr>
                <w:rStyle w:val="Hyperlink"/>
                <w:b w:val="0"/>
                <w:rPrChange w:id="286" w:author="Osnir Estevam [2]" w:date="2016-08-21T17:27:00Z">
                  <w:rPr>
                    <w:rStyle w:val="Hyperlink"/>
                  </w:rPr>
                </w:rPrChange>
              </w:rPr>
              <w:t>1.1.</w:t>
            </w:r>
            <w:r w:rsidRPr="00C9441A">
              <w:rPr>
                <w:rFonts w:asciiTheme="minorHAnsi" w:eastAsiaTheme="minorEastAsia" w:hAnsiTheme="minorHAnsi" w:cstheme="minorBidi"/>
                <w:b w:val="0"/>
                <w:color w:val="auto"/>
                <w:sz w:val="22"/>
                <w:szCs w:val="22"/>
              </w:rPr>
              <w:tab/>
            </w:r>
            <w:r w:rsidRPr="00C9441A">
              <w:rPr>
                <w:rStyle w:val="Hyperlink"/>
                <w:b w:val="0"/>
                <w:rPrChange w:id="287" w:author="Osnir Estevam [2]" w:date="2016-08-21T17:27:00Z">
                  <w:rPr>
                    <w:rStyle w:val="Hyperlink"/>
                  </w:rPr>
                </w:rPrChange>
              </w:rPr>
              <w:t>Contexto e Justificativa</w:t>
            </w:r>
            <w:r w:rsidRPr="00C9441A">
              <w:rPr>
                <w:b w:val="0"/>
                <w:webHidden/>
                <w:rPrChange w:id="288" w:author="Osnir Estevam [2]" w:date="2016-08-21T17:27:00Z">
                  <w:rPr>
                    <w:webHidden/>
                  </w:rPr>
                </w:rPrChange>
              </w:rPr>
              <w:tab/>
            </w:r>
            <w:r w:rsidRPr="00C9441A">
              <w:rPr>
                <w:b w:val="0"/>
                <w:webHidden/>
                <w:rPrChange w:id="289" w:author="Osnir Estevam [2]" w:date="2016-08-21T17:27:00Z">
                  <w:rPr>
                    <w:webHidden/>
                  </w:rPr>
                </w:rPrChange>
              </w:rPr>
              <w:fldChar w:fldCharType="begin"/>
            </w:r>
            <w:r w:rsidRPr="00C9441A">
              <w:rPr>
                <w:b w:val="0"/>
                <w:webHidden/>
                <w:rPrChange w:id="290" w:author="Osnir Estevam [2]" w:date="2016-08-21T17:27:00Z">
                  <w:rPr>
                    <w:webHidden/>
                  </w:rPr>
                </w:rPrChange>
              </w:rPr>
              <w:instrText xml:space="preserve"> PAGEREF _Toc459474839 \h </w:instrText>
            </w:r>
          </w:ins>
          <w:r w:rsidRPr="00C9441A">
            <w:rPr>
              <w:b w:val="0"/>
              <w:webHidden/>
              <w:rPrChange w:id="291" w:author="Osnir Estevam [2]" w:date="2016-08-21T17:27:00Z">
                <w:rPr>
                  <w:b w:val="0"/>
                  <w:webHidden/>
                </w:rPr>
              </w:rPrChange>
            </w:rPr>
          </w:r>
          <w:r w:rsidRPr="00C9441A">
            <w:rPr>
              <w:b w:val="0"/>
              <w:webHidden/>
              <w:rPrChange w:id="292" w:author="Osnir Estevam [2]" w:date="2016-08-21T17:27:00Z">
                <w:rPr>
                  <w:webHidden/>
                </w:rPr>
              </w:rPrChange>
            </w:rPr>
            <w:fldChar w:fldCharType="separate"/>
          </w:r>
          <w:ins w:id="293" w:author="Osnir Estevam" w:date="2016-08-20T16:45:00Z">
            <w:r w:rsidRPr="00C9441A">
              <w:rPr>
                <w:b w:val="0"/>
                <w:webHidden/>
                <w:rPrChange w:id="294" w:author="Osnir Estevam [2]" w:date="2016-08-21T17:27:00Z">
                  <w:rPr>
                    <w:webHidden/>
                  </w:rPr>
                </w:rPrChange>
              </w:rPr>
              <w:t>1</w:t>
            </w:r>
            <w:r w:rsidRPr="00C9441A">
              <w:rPr>
                <w:b w:val="0"/>
                <w:webHidden/>
                <w:rPrChange w:id="295" w:author="Osnir Estevam [2]" w:date="2016-08-21T17:27:00Z">
                  <w:rPr>
                    <w:webHidden/>
                  </w:rPr>
                </w:rPrChange>
              </w:rPr>
              <w:fldChar w:fldCharType="end"/>
            </w:r>
            <w:r w:rsidRPr="00C9441A">
              <w:rPr>
                <w:rStyle w:val="Hyperlink"/>
                <w:b w:val="0"/>
                <w:rPrChange w:id="296" w:author="Osnir Estevam [2]" w:date="2016-08-21T17:27:00Z">
                  <w:rPr>
                    <w:rStyle w:val="Hyperlink"/>
                  </w:rPr>
                </w:rPrChange>
              </w:rPr>
              <w:fldChar w:fldCharType="end"/>
            </w:r>
          </w:ins>
        </w:p>
        <w:p w14:paraId="7CE6EF61" w14:textId="0829D317" w:rsidR="007A38D2" w:rsidRPr="00C9441A" w:rsidRDefault="007A38D2">
          <w:pPr>
            <w:pStyle w:val="Sumrio1"/>
            <w:rPr>
              <w:ins w:id="297" w:author="Osnir Estevam" w:date="2016-08-20T16:45:00Z"/>
              <w:rFonts w:asciiTheme="minorHAnsi" w:eastAsiaTheme="minorEastAsia" w:hAnsiTheme="minorHAnsi" w:cstheme="minorBidi"/>
              <w:b w:val="0"/>
              <w:color w:val="auto"/>
              <w:sz w:val="22"/>
              <w:szCs w:val="22"/>
            </w:rPr>
          </w:pPr>
          <w:ins w:id="298" w:author="Osnir Estevam" w:date="2016-08-20T16:45:00Z">
            <w:r w:rsidRPr="00C9441A">
              <w:rPr>
                <w:rStyle w:val="Hyperlink"/>
                <w:b w:val="0"/>
                <w:rPrChange w:id="299" w:author="Osnir Estevam [2]" w:date="2016-08-21T17:27:00Z">
                  <w:rPr>
                    <w:rStyle w:val="Hyperlink"/>
                  </w:rPr>
                </w:rPrChange>
              </w:rPr>
              <w:fldChar w:fldCharType="begin"/>
            </w:r>
            <w:r w:rsidRPr="00C9441A">
              <w:rPr>
                <w:rStyle w:val="Hyperlink"/>
                <w:b w:val="0"/>
                <w:rPrChange w:id="300" w:author="Osnir Estevam [2]" w:date="2016-08-21T17:27:00Z">
                  <w:rPr>
                    <w:rStyle w:val="Hyperlink"/>
                  </w:rPr>
                </w:rPrChange>
              </w:rPr>
              <w:instrText xml:space="preserve"> </w:instrText>
            </w:r>
            <w:r w:rsidRPr="00C9441A">
              <w:rPr>
                <w:b w:val="0"/>
                <w:rPrChange w:id="301" w:author="Osnir Estevam [2]" w:date="2016-08-21T17:27:00Z">
                  <w:rPr/>
                </w:rPrChange>
              </w:rPr>
              <w:instrText>HYPERLINK \l "_Toc459474840"</w:instrText>
            </w:r>
            <w:r w:rsidRPr="00C9441A">
              <w:rPr>
                <w:rStyle w:val="Hyperlink"/>
                <w:b w:val="0"/>
                <w:rPrChange w:id="302" w:author="Osnir Estevam [2]" w:date="2016-08-21T17:27:00Z">
                  <w:rPr>
                    <w:rStyle w:val="Hyperlink"/>
                  </w:rPr>
                </w:rPrChange>
              </w:rPr>
              <w:instrText xml:space="preserve"> </w:instrText>
            </w:r>
            <w:r w:rsidRPr="00C9441A">
              <w:rPr>
                <w:rStyle w:val="Hyperlink"/>
                <w:b w:val="0"/>
                <w:rPrChange w:id="303" w:author="Osnir Estevam [2]" w:date="2016-08-21T17:27:00Z">
                  <w:rPr>
                    <w:rStyle w:val="Hyperlink"/>
                  </w:rPr>
                </w:rPrChange>
              </w:rPr>
              <w:fldChar w:fldCharType="separate"/>
            </w:r>
            <w:r w:rsidRPr="00C9441A">
              <w:rPr>
                <w:rStyle w:val="Hyperlink"/>
                <w:b w:val="0"/>
                <w:rPrChange w:id="304" w:author="Osnir Estevam [2]" w:date="2016-08-21T17:27:00Z">
                  <w:rPr>
                    <w:rStyle w:val="Hyperlink"/>
                  </w:rPr>
                </w:rPrChange>
              </w:rPr>
              <w:t>1.2.</w:t>
            </w:r>
            <w:r w:rsidRPr="00C9441A">
              <w:rPr>
                <w:rFonts w:asciiTheme="minorHAnsi" w:eastAsiaTheme="minorEastAsia" w:hAnsiTheme="minorHAnsi" w:cstheme="minorBidi"/>
                <w:b w:val="0"/>
                <w:color w:val="auto"/>
                <w:sz w:val="22"/>
                <w:szCs w:val="22"/>
              </w:rPr>
              <w:tab/>
            </w:r>
            <w:r w:rsidRPr="00C9441A">
              <w:rPr>
                <w:rStyle w:val="Hyperlink"/>
                <w:b w:val="0"/>
                <w:rPrChange w:id="305" w:author="Osnir Estevam [2]" w:date="2016-08-21T17:27:00Z">
                  <w:rPr>
                    <w:rStyle w:val="Hyperlink"/>
                  </w:rPr>
                </w:rPrChange>
              </w:rPr>
              <w:t>Problema de Pesquisa</w:t>
            </w:r>
            <w:r w:rsidRPr="00C9441A">
              <w:rPr>
                <w:b w:val="0"/>
                <w:webHidden/>
                <w:rPrChange w:id="306" w:author="Osnir Estevam [2]" w:date="2016-08-21T17:27:00Z">
                  <w:rPr>
                    <w:webHidden/>
                  </w:rPr>
                </w:rPrChange>
              </w:rPr>
              <w:tab/>
            </w:r>
            <w:r w:rsidRPr="00C9441A">
              <w:rPr>
                <w:b w:val="0"/>
                <w:webHidden/>
                <w:rPrChange w:id="307" w:author="Osnir Estevam [2]" w:date="2016-08-21T17:27:00Z">
                  <w:rPr>
                    <w:webHidden/>
                  </w:rPr>
                </w:rPrChange>
              </w:rPr>
              <w:fldChar w:fldCharType="begin"/>
            </w:r>
            <w:r w:rsidRPr="00C9441A">
              <w:rPr>
                <w:b w:val="0"/>
                <w:webHidden/>
                <w:rPrChange w:id="308" w:author="Osnir Estevam [2]" w:date="2016-08-21T17:27:00Z">
                  <w:rPr>
                    <w:webHidden/>
                  </w:rPr>
                </w:rPrChange>
              </w:rPr>
              <w:instrText xml:space="preserve"> PAGEREF _Toc459474840 \h </w:instrText>
            </w:r>
          </w:ins>
          <w:r w:rsidRPr="00C9441A">
            <w:rPr>
              <w:b w:val="0"/>
              <w:webHidden/>
              <w:rPrChange w:id="309" w:author="Osnir Estevam [2]" w:date="2016-08-21T17:27:00Z">
                <w:rPr>
                  <w:b w:val="0"/>
                  <w:webHidden/>
                </w:rPr>
              </w:rPrChange>
            </w:rPr>
          </w:r>
          <w:r w:rsidRPr="00C9441A">
            <w:rPr>
              <w:b w:val="0"/>
              <w:webHidden/>
              <w:rPrChange w:id="310" w:author="Osnir Estevam [2]" w:date="2016-08-21T17:27:00Z">
                <w:rPr>
                  <w:webHidden/>
                </w:rPr>
              </w:rPrChange>
            </w:rPr>
            <w:fldChar w:fldCharType="separate"/>
          </w:r>
          <w:ins w:id="311" w:author="Osnir Estevam" w:date="2016-08-20T16:45:00Z">
            <w:r w:rsidRPr="00C9441A">
              <w:rPr>
                <w:b w:val="0"/>
                <w:webHidden/>
                <w:rPrChange w:id="312" w:author="Osnir Estevam [2]" w:date="2016-08-21T17:27:00Z">
                  <w:rPr>
                    <w:webHidden/>
                  </w:rPr>
                </w:rPrChange>
              </w:rPr>
              <w:t>1</w:t>
            </w:r>
            <w:r w:rsidRPr="00C9441A">
              <w:rPr>
                <w:b w:val="0"/>
                <w:webHidden/>
                <w:rPrChange w:id="313" w:author="Osnir Estevam [2]" w:date="2016-08-21T17:27:00Z">
                  <w:rPr>
                    <w:webHidden/>
                  </w:rPr>
                </w:rPrChange>
              </w:rPr>
              <w:fldChar w:fldCharType="end"/>
            </w:r>
            <w:r w:rsidRPr="00C9441A">
              <w:rPr>
                <w:rStyle w:val="Hyperlink"/>
                <w:b w:val="0"/>
                <w:rPrChange w:id="314" w:author="Osnir Estevam [2]" w:date="2016-08-21T17:27:00Z">
                  <w:rPr>
                    <w:rStyle w:val="Hyperlink"/>
                  </w:rPr>
                </w:rPrChange>
              </w:rPr>
              <w:fldChar w:fldCharType="end"/>
            </w:r>
          </w:ins>
        </w:p>
        <w:p w14:paraId="427A5ACB" w14:textId="411164CB" w:rsidR="007A38D2" w:rsidRPr="00C9441A" w:rsidRDefault="007A38D2">
          <w:pPr>
            <w:pStyle w:val="Sumrio1"/>
            <w:rPr>
              <w:ins w:id="315" w:author="Osnir Estevam" w:date="2016-08-20T16:45:00Z"/>
              <w:rFonts w:asciiTheme="minorHAnsi" w:eastAsiaTheme="minorEastAsia" w:hAnsiTheme="minorHAnsi" w:cstheme="minorBidi"/>
              <w:b w:val="0"/>
              <w:color w:val="auto"/>
              <w:sz w:val="22"/>
              <w:szCs w:val="22"/>
            </w:rPr>
          </w:pPr>
          <w:ins w:id="316" w:author="Osnir Estevam" w:date="2016-08-20T16:45:00Z">
            <w:r w:rsidRPr="00C9441A">
              <w:rPr>
                <w:rStyle w:val="Hyperlink"/>
                <w:b w:val="0"/>
                <w:rPrChange w:id="317" w:author="Osnir Estevam [2]" w:date="2016-08-21T17:27:00Z">
                  <w:rPr>
                    <w:rStyle w:val="Hyperlink"/>
                  </w:rPr>
                </w:rPrChange>
              </w:rPr>
              <w:fldChar w:fldCharType="begin"/>
            </w:r>
            <w:r w:rsidRPr="00C9441A">
              <w:rPr>
                <w:rStyle w:val="Hyperlink"/>
                <w:b w:val="0"/>
                <w:rPrChange w:id="318" w:author="Osnir Estevam [2]" w:date="2016-08-21T17:27:00Z">
                  <w:rPr>
                    <w:rStyle w:val="Hyperlink"/>
                  </w:rPr>
                </w:rPrChange>
              </w:rPr>
              <w:instrText xml:space="preserve"> </w:instrText>
            </w:r>
            <w:r w:rsidRPr="00C9441A">
              <w:rPr>
                <w:b w:val="0"/>
                <w:rPrChange w:id="319" w:author="Osnir Estevam [2]" w:date="2016-08-21T17:27:00Z">
                  <w:rPr/>
                </w:rPrChange>
              </w:rPr>
              <w:instrText>HYPERLINK \l "_Toc459474841"</w:instrText>
            </w:r>
            <w:r w:rsidRPr="00C9441A">
              <w:rPr>
                <w:rStyle w:val="Hyperlink"/>
                <w:b w:val="0"/>
                <w:rPrChange w:id="320" w:author="Osnir Estevam [2]" w:date="2016-08-21T17:27:00Z">
                  <w:rPr>
                    <w:rStyle w:val="Hyperlink"/>
                  </w:rPr>
                </w:rPrChange>
              </w:rPr>
              <w:instrText xml:space="preserve"> </w:instrText>
            </w:r>
            <w:r w:rsidRPr="00C9441A">
              <w:rPr>
                <w:rStyle w:val="Hyperlink"/>
                <w:b w:val="0"/>
                <w:rPrChange w:id="321" w:author="Osnir Estevam [2]" w:date="2016-08-21T17:27:00Z">
                  <w:rPr>
                    <w:rStyle w:val="Hyperlink"/>
                  </w:rPr>
                </w:rPrChange>
              </w:rPr>
              <w:fldChar w:fldCharType="separate"/>
            </w:r>
            <w:r w:rsidRPr="00C9441A">
              <w:rPr>
                <w:rStyle w:val="Hyperlink"/>
                <w:b w:val="0"/>
                <w:rPrChange w:id="322" w:author="Osnir Estevam [2]" w:date="2016-08-21T17:27:00Z">
                  <w:rPr>
                    <w:rStyle w:val="Hyperlink"/>
                  </w:rPr>
                </w:rPrChange>
              </w:rPr>
              <w:t>1.3.</w:t>
            </w:r>
            <w:r w:rsidRPr="00C9441A">
              <w:rPr>
                <w:rFonts w:asciiTheme="minorHAnsi" w:eastAsiaTheme="minorEastAsia" w:hAnsiTheme="minorHAnsi" w:cstheme="minorBidi"/>
                <w:b w:val="0"/>
                <w:color w:val="auto"/>
                <w:sz w:val="22"/>
                <w:szCs w:val="22"/>
              </w:rPr>
              <w:tab/>
            </w:r>
            <w:r w:rsidRPr="00C9441A">
              <w:rPr>
                <w:rStyle w:val="Hyperlink"/>
                <w:b w:val="0"/>
                <w:rPrChange w:id="323" w:author="Osnir Estevam [2]" w:date="2016-08-21T17:27:00Z">
                  <w:rPr>
                    <w:rStyle w:val="Hyperlink"/>
                  </w:rPr>
                </w:rPrChange>
              </w:rPr>
              <w:t>Objetivo</w:t>
            </w:r>
            <w:r w:rsidRPr="00C9441A">
              <w:rPr>
                <w:b w:val="0"/>
                <w:webHidden/>
                <w:rPrChange w:id="324" w:author="Osnir Estevam [2]" w:date="2016-08-21T17:27:00Z">
                  <w:rPr>
                    <w:webHidden/>
                  </w:rPr>
                </w:rPrChange>
              </w:rPr>
              <w:tab/>
            </w:r>
            <w:r w:rsidRPr="00C9441A">
              <w:rPr>
                <w:b w:val="0"/>
                <w:webHidden/>
                <w:rPrChange w:id="325" w:author="Osnir Estevam [2]" w:date="2016-08-21T17:27:00Z">
                  <w:rPr>
                    <w:webHidden/>
                  </w:rPr>
                </w:rPrChange>
              </w:rPr>
              <w:fldChar w:fldCharType="begin"/>
            </w:r>
            <w:r w:rsidRPr="00C9441A">
              <w:rPr>
                <w:b w:val="0"/>
                <w:webHidden/>
                <w:rPrChange w:id="326" w:author="Osnir Estevam [2]" w:date="2016-08-21T17:27:00Z">
                  <w:rPr>
                    <w:webHidden/>
                  </w:rPr>
                </w:rPrChange>
              </w:rPr>
              <w:instrText xml:space="preserve"> PAGEREF _Toc459474841 \h </w:instrText>
            </w:r>
          </w:ins>
          <w:r w:rsidRPr="00C9441A">
            <w:rPr>
              <w:b w:val="0"/>
              <w:webHidden/>
              <w:rPrChange w:id="327" w:author="Osnir Estevam [2]" w:date="2016-08-21T17:27:00Z">
                <w:rPr>
                  <w:b w:val="0"/>
                  <w:webHidden/>
                </w:rPr>
              </w:rPrChange>
            </w:rPr>
          </w:r>
          <w:r w:rsidRPr="00C9441A">
            <w:rPr>
              <w:b w:val="0"/>
              <w:webHidden/>
              <w:rPrChange w:id="328" w:author="Osnir Estevam [2]" w:date="2016-08-21T17:27:00Z">
                <w:rPr>
                  <w:webHidden/>
                </w:rPr>
              </w:rPrChange>
            </w:rPr>
            <w:fldChar w:fldCharType="separate"/>
          </w:r>
          <w:ins w:id="329" w:author="Osnir Estevam" w:date="2016-08-20T16:45:00Z">
            <w:r w:rsidRPr="00C9441A">
              <w:rPr>
                <w:b w:val="0"/>
                <w:webHidden/>
                <w:rPrChange w:id="330" w:author="Osnir Estevam [2]" w:date="2016-08-21T17:27:00Z">
                  <w:rPr>
                    <w:webHidden/>
                  </w:rPr>
                </w:rPrChange>
              </w:rPr>
              <w:t>2</w:t>
            </w:r>
            <w:r w:rsidRPr="00C9441A">
              <w:rPr>
                <w:b w:val="0"/>
                <w:webHidden/>
                <w:rPrChange w:id="331" w:author="Osnir Estevam [2]" w:date="2016-08-21T17:27:00Z">
                  <w:rPr>
                    <w:webHidden/>
                  </w:rPr>
                </w:rPrChange>
              </w:rPr>
              <w:fldChar w:fldCharType="end"/>
            </w:r>
            <w:r w:rsidRPr="00C9441A">
              <w:rPr>
                <w:rStyle w:val="Hyperlink"/>
                <w:b w:val="0"/>
                <w:rPrChange w:id="332" w:author="Osnir Estevam [2]" w:date="2016-08-21T17:27:00Z">
                  <w:rPr>
                    <w:rStyle w:val="Hyperlink"/>
                  </w:rPr>
                </w:rPrChange>
              </w:rPr>
              <w:fldChar w:fldCharType="end"/>
            </w:r>
          </w:ins>
        </w:p>
        <w:p w14:paraId="6AF9EFA4" w14:textId="078DAAC2" w:rsidR="007A38D2" w:rsidRPr="00C9441A" w:rsidRDefault="007A38D2">
          <w:pPr>
            <w:pStyle w:val="Sumrio1"/>
            <w:rPr>
              <w:ins w:id="333" w:author="Osnir Estevam" w:date="2016-08-20T16:45:00Z"/>
              <w:rFonts w:asciiTheme="minorHAnsi" w:eastAsiaTheme="minorEastAsia" w:hAnsiTheme="minorHAnsi" w:cstheme="minorBidi"/>
              <w:b w:val="0"/>
              <w:color w:val="auto"/>
              <w:sz w:val="22"/>
              <w:szCs w:val="22"/>
            </w:rPr>
          </w:pPr>
          <w:ins w:id="334" w:author="Osnir Estevam" w:date="2016-08-20T16:45:00Z">
            <w:r w:rsidRPr="00C9441A">
              <w:rPr>
                <w:rStyle w:val="Hyperlink"/>
                <w:b w:val="0"/>
                <w:rPrChange w:id="335" w:author="Osnir Estevam [2]" w:date="2016-08-21T17:27:00Z">
                  <w:rPr>
                    <w:rStyle w:val="Hyperlink"/>
                  </w:rPr>
                </w:rPrChange>
              </w:rPr>
              <w:fldChar w:fldCharType="begin"/>
            </w:r>
            <w:r w:rsidRPr="00C9441A">
              <w:rPr>
                <w:rStyle w:val="Hyperlink"/>
                <w:b w:val="0"/>
                <w:rPrChange w:id="336" w:author="Osnir Estevam [2]" w:date="2016-08-21T17:27:00Z">
                  <w:rPr>
                    <w:rStyle w:val="Hyperlink"/>
                  </w:rPr>
                </w:rPrChange>
              </w:rPr>
              <w:instrText xml:space="preserve"> </w:instrText>
            </w:r>
            <w:r w:rsidRPr="00C9441A">
              <w:rPr>
                <w:b w:val="0"/>
                <w:rPrChange w:id="337" w:author="Osnir Estevam [2]" w:date="2016-08-21T17:27:00Z">
                  <w:rPr/>
                </w:rPrChange>
              </w:rPr>
              <w:instrText>HYPERLINK \l "_Toc459474842"</w:instrText>
            </w:r>
            <w:r w:rsidRPr="00C9441A">
              <w:rPr>
                <w:rStyle w:val="Hyperlink"/>
                <w:b w:val="0"/>
                <w:rPrChange w:id="338" w:author="Osnir Estevam [2]" w:date="2016-08-21T17:27:00Z">
                  <w:rPr>
                    <w:rStyle w:val="Hyperlink"/>
                  </w:rPr>
                </w:rPrChange>
              </w:rPr>
              <w:instrText xml:space="preserve"> </w:instrText>
            </w:r>
            <w:r w:rsidRPr="00C9441A">
              <w:rPr>
                <w:rStyle w:val="Hyperlink"/>
                <w:b w:val="0"/>
                <w:rPrChange w:id="339" w:author="Osnir Estevam [2]" w:date="2016-08-21T17:27:00Z">
                  <w:rPr>
                    <w:rStyle w:val="Hyperlink"/>
                  </w:rPr>
                </w:rPrChange>
              </w:rPr>
              <w:fldChar w:fldCharType="separate"/>
            </w:r>
            <w:r w:rsidRPr="00C9441A">
              <w:rPr>
                <w:rStyle w:val="Hyperlink"/>
                <w:b w:val="0"/>
                <w:rPrChange w:id="340" w:author="Osnir Estevam [2]" w:date="2016-08-21T17:27:00Z">
                  <w:rPr>
                    <w:rStyle w:val="Hyperlink"/>
                  </w:rPr>
                </w:rPrChange>
              </w:rPr>
              <w:t>1.4.</w:t>
            </w:r>
            <w:r w:rsidRPr="00C9441A">
              <w:rPr>
                <w:rFonts w:asciiTheme="minorHAnsi" w:eastAsiaTheme="minorEastAsia" w:hAnsiTheme="minorHAnsi" w:cstheme="minorBidi"/>
                <w:b w:val="0"/>
                <w:color w:val="auto"/>
                <w:sz w:val="22"/>
                <w:szCs w:val="22"/>
              </w:rPr>
              <w:tab/>
            </w:r>
            <w:r w:rsidRPr="00C9441A">
              <w:rPr>
                <w:rStyle w:val="Hyperlink"/>
                <w:b w:val="0"/>
                <w:rPrChange w:id="341" w:author="Osnir Estevam [2]" w:date="2016-08-21T17:27:00Z">
                  <w:rPr>
                    <w:rStyle w:val="Hyperlink"/>
                  </w:rPr>
                </w:rPrChange>
              </w:rPr>
              <w:t>Escopo</w:t>
            </w:r>
            <w:r w:rsidRPr="00C9441A">
              <w:rPr>
                <w:b w:val="0"/>
                <w:webHidden/>
                <w:rPrChange w:id="342" w:author="Osnir Estevam [2]" w:date="2016-08-21T17:27:00Z">
                  <w:rPr>
                    <w:webHidden/>
                  </w:rPr>
                </w:rPrChange>
              </w:rPr>
              <w:tab/>
            </w:r>
            <w:r w:rsidRPr="00C9441A">
              <w:rPr>
                <w:b w:val="0"/>
                <w:webHidden/>
                <w:rPrChange w:id="343" w:author="Osnir Estevam [2]" w:date="2016-08-21T17:27:00Z">
                  <w:rPr>
                    <w:webHidden/>
                  </w:rPr>
                </w:rPrChange>
              </w:rPr>
              <w:fldChar w:fldCharType="begin"/>
            </w:r>
            <w:r w:rsidRPr="00C9441A">
              <w:rPr>
                <w:b w:val="0"/>
                <w:webHidden/>
                <w:rPrChange w:id="344" w:author="Osnir Estevam [2]" w:date="2016-08-21T17:27:00Z">
                  <w:rPr>
                    <w:webHidden/>
                  </w:rPr>
                </w:rPrChange>
              </w:rPr>
              <w:instrText xml:space="preserve"> PAGEREF _Toc459474842 \h </w:instrText>
            </w:r>
          </w:ins>
          <w:r w:rsidRPr="00C9441A">
            <w:rPr>
              <w:b w:val="0"/>
              <w:webHidden/>
              <w:rPrChange w:id="345" w:author="Osnir Estevam [2]" w:date="2016-08-21T17:27:00Z">
                <w:rPr>
                  <w:b w:val="0"/>
                  <w:webHidden/>
                </w:rPr>
              </w:rPrChange>
            </w:rPr>
          </w:r>
          <w:r w:rsidRPr="00C9441A">
            <w:rPr>
              <w:b w:val="0"/>
              <w:webHidden/>
              <w:rPrChange w:id="346" w:author="Osnir Estevam [2]" w:date="2016-08-21T17:27:00Z">
                <w:rPr>
                  <w:webHidden/>
                </w:rPr>
              </w:rPrChange>
            </w:rPr>
            <w:fldChar w:fldCharType="separate"/>
          </w:r>
          <w:ins w:id="347" w:author="Osnir Estevam" w:date="2016-08-20T16:45:00Z">
            <w:r w:rsidRPr="00C9441A">
              <w:rPr>
                <w:b w:val="0"/>
                <w:webHidden/>
                <w:rPrChange w:id="348" w:author="Osnir Estevam [2]" w:date="2016-08-21T17:27:00Z">
                  <w:rPr>
                    <w:webHidden/>
                  </w:rPr>
                </w:rPrChange>
              </w:rPr>
              <w:t>2</w:t>
            </w:r>
            <w:r w:rsidRPr="00C9441A">
              <w:rPr>
                <w:b w:val="0"/>
                <w:webHidden/>
                <w:rPrChange w:id="349" w:author="Osnir Estevam [2]" w:date="2016-08-21T17:27:00Z">
                  <w:rPr>
                    <w:webHidden/>
                  </w:rPr>
                </w:rPrChange>
              </w:rPr>
              <w:fldChar w:fldCharType="end"/>
            </w:r>
            <w:r w:rsidRPr="00C9441A">
              <w:rPr>
                <w:rStyle w:val="Hyperlink"/>
                <w:b w:val="0"/>
                <w:rPrChange w:id="350" w:author="Osnir Estevam [2]" w:date="2016-08-21T17:27:00Z">
                  <w:rPr>
                    <w:rStyle w:val="Hyperlink"/>
                  </w:rPr>
                </w:rPrChange>
              </w:rPr>
              <w:fldChar w:fldCharType="end"/>
            </w:r>
          </w:ins>
        </w:p>
        <w:p w14:paraId="116B54E0" w14:textId="6AC6B1BC" w:rsidR="007A38D2" w:rsidRPr="00C9441A" w:rsidRDefault="007A38D2">
          <w:pPr>
            <w:pStyle w:val="Sumrio1"/>
            <w:rPr>
              <w:ins w:id="351" w:author="Osnir Estevam" w:date="2016-08-20T16:45:00Z"/>
              <w:rFonts w:asciiTheme="minorHAnsi" w:eastAsiaTheme="minorEastAsia" w:hAnsiTheme="minorHAnsi" w:cstheme="minorBidi"/>
              <w:b w:val="0"/>
              <w:color w:val="auto"/>
              <w:sz w:val="22"/>
              <w:szCs w:val="22"/>
            </w:rPr>
          </w:pPr>
          <w:ins w:id="352" w:author="Osnir Estevam" w:date="2016-08-20T16:45:00Z">
            <w:r w:rsidRPr="00C9441A">
              <w:rPr>
                <w:rStyle w:val="Hyperlink"/>
                <w:b w:val="0"/>
                <w:rPrChange w:id="353" w:author="Osnir Estevam [2]" w:date="2016-08-21T17:27:00Z">
                  <w:rPr>
                    <w:rStyle w:val="Hyperlink"/>
                  </w:rPr>
                </w:rPrChange>
              </w:rPr>
              <w:fldChar w:fldCharType="begin"/>
            </w:r>
            <w:r w:rsidRPr="00C9441A">
              <w:rPr>
                <w:rStyle w:val="Hyperlink"/>
                <w:b w:val="0"/>
                <w:rPrChange w:id="354" w:author="Osnir Estevam [2]" w:date="2016-08-21T17:27:00Z">
                  <w:rPr>
                    <w:rStyle w:val="Hyperlink"/>
                  </w:rPr>
                </w:rPrChange>
              </w:rPr>
              <w:instrText xml:space="preserve"> </w:instrText>
            </w:r>
            <w:r w:rsidRPr="00C9441A">
              <w:rPr>
                <w:b w:val="0"/>
                <w:rPrChange w:id="355" w:author="Osnir Estevam [2]" w:date="2016-08-21T17:27:00Z">
                  <w:rPr/>
                </w:rPrChange>
              </w:rPr>
              <w:instrText>HYPERLINK \l "_Toc459474843"</w:instrText>
            </w:r>
            <w:r w:rsidRPr="00C9441A">
              <w:rPr>
                <w:rStyle w:val="Hyperlink"/>
                <w:b w:val="0"/>
                <w:rPrChange w:id="356" w:author="Osnir Estevam [2]" w:date="2016-08-21T17:27:00Z">
                  <w:rPr>
                    <w:rStyle w:val="Hyperlink"/>
                  </w:rPr>
                </w:rPrChange>
              </w:rPr>
              <w:instrText xml:space="preserve"> </w:instrText>
            </w:r>
            <w:r w:rsidRPr="00C9441A">
              <w:rPr>
                <w:rStyle w:val="Hyperlink"/>
                <w:b w:val="0"/>
                <w:rPrChange w:id="357" w:author="Osnir Estevam [2]" w:date="2016-08-21T17:27:00Z">
                  <w:rPr>
                    <w:rStyle w:val="Hyperlink"/>
                  </w:rPr>
                </w:rPrChange>
              </w:rPr>
              <w:fldChar w:fldCharType="separate"/>
            </w:r>
            <w:r w:rsidRPr="00C9441A">
              <w:rPr>
                <w:rStyle w:val="Hyperlink"/>
                <w:b w:val="0"/>
                <w:rPrChange w:id="358" w:author="Osnir Estevam [2]" w:date="2016-08-21T17:27:00Z">
                  <w:rPr>
                    <w:rStyle w:val="Hyperlink"/>
                  </w:rPr>
                </w:rPrChange>
              </w:rPr>
              <w:t>1.5.</w:t>
            </w:r>
            <w:r w:rsidRPr="00C9441A">
              <w:rPr>
                <w:rFonts w:asciiTheme="minorHAnsi" w:eastAsiaTheme="minorEastAsia" w:hAnsiTheme="minorHAnsi" w:cstheme="minorBidi"/>
                <w:b w:val="0"/>
                <w:color w:val="auto"/>
                <w:sz w:val="22"/>
                <w:szCs w:val="22"/>
              </w:rPr>
              <w:tab/>
            </w:r>
            <w:r w:rsidRPr="00C9441A">
              <w:rPr>
                <w:rStyle w:val="Hyperlink"/>
                <w:b w:val="0"/>
                <w:rPrChange w:id="359" w:author="Osnir Estevam [2]" w:date="2016-08-21T17:27:00Z">
                  <w:rPr>
                    <w:rStyle w:val="Hyperlink"/>
                  </w:rPr>
                </w:rPrChange>
              </w:rPr>
              <w:t>Metodologia</w:t>
            </w:r>
            <w:r w:rsidRPr="00C9441A">
              <w:rPr>
                <w:b w:val="0"/>
                <w:webHidden/>
                <w:rPrChange w:id="360" w:author="Osnir Estevam [2]" w:date="2016-08-21T17:27:00Z">
                  <w:rPr>
                    <w:webHidden/>
                  </w:rPr>
                </w:rPrChange>
              </w:rPr>
              <w:tab/>
            </w:r>
            <w:r w:rsidRPr="00C9441A">
              <w:rPr>
                <w:b w:val="0"/>
                <w:webHidden/>
                <w:rPrChange w:id="361" w:author="Osnir Estevam [2]" w:date="2016-08-21T17:27:00Z">
                  <w:rPr>
                    <w:webHidden/>
                  </w:rPr>
                </w:rPrChange>
              </w:rPr>
              <w:fldChar w:fldCharType="begin"/>
            </w:r>
            <w:r w:rsidRPr="00C9441A">
              <w:rPr>
                <w:b w:val="0"/>
                <w:webHidden/>
                <w:rPrChange w:id="362" w:author="Osnir Estevam [2]" w:date="2016-08-21T17:27:00Z">
                  <w:rPr>
                    <w:webHidden/>
                  </w:rPr>
                </w:rPrChange>
              </w:rPr>
              <w:instrText xml:space="preserve"> PAGEREF _Toc459474843 \h </w:instrText>
            </w:r>
          </w:ins>
          <w:r w:rsidRPr="00C9441A">
            <w:rPr>
              <w:b w:val="0"/>
              <w:webHidden/>
              <w:rPrChange w:id="363" w:author="Osnir Estevam [2]" w:date="2016-08-21T17:27:00Z">
                <w:rPr>
                  <w:b w:val="0"/>
                  <w:webHidden/>
                </w:rPr>
              </w:rPrChange>
            </w:rPr>
          </w:r>
          <w:r w:rsidRPr="00C9441A">
            <w:rPr>
              <w:b w:val="0"/>
              <w:webHidden/>
              <w:rPrChange w:id="364" w:author="Osnir Estevam [2]" w:date="2016-08-21T17:27:00Z">
                <w:rPr>
                  <w:webHidden/>
                </w:rPr>
              </w:rPrChange>
            </w:rPr>
            <w:fldChar w:fldCharType="separate"/>
          </w:r>
          <w:ins w:id="365" w:author="Osnir Estevam" w:date="2016-08-20T16:45:00Z">
            <w:r w:rsidRPr="00C9441A">
              <w:rPr>
                <w:b w:val="0"/>
                <w:webHidden/>
                <w:rPrChange w:id="366" w:author="Osnir Estevam [2]" w:date="2016-08-21T17:27:00Z">
                  <w:rPr>
                    <w:webHidden/>
                  </w:rPr>
                </w:rPrChange>
              </w:rPr>
              <w:t>3</w:t>
            </w:r>
            <w:r w:rsidRPr="00C9441A">
              <w:rPr>
                <w:b w:val="0"/>
                <w:webHidden/>
                <w:rPrChange w:id="367" w:author="Osnir Estevam [2]" w:date="2016-08-21T17:27:00Z">
                  <w:rPr>
                    <w:webHidden/>
                  </w:rPr>
                </w:rPrChange>
              </w:rPr>
              <w:fldChar w:fldCharType="end"/>
            </w:r>
            <w:r w:rsidRPr="00C9441A">
              <w:rPr>
                <w:rStyle w:val="Hyperlink"/>
                <w:b w:val="0"/>
                <w:rPrChange w:id="368" w:author="Osnir Estevam [2]" w:date="2016-08-21T17:27:00Z">
                  <w:rPr>
                    <w:rStyle w:val="Hyperlink"/>
                  </w:rPr>
                </w:rPrChange>
              </w:rPr>
              <w:fldChar w:fldCharType="end"/>
            </w:r>
          </w:ins>
        </w:p>
        <w:p w14:paraId="5DA3D73C" w14:textId="16FC682A" w:rsidR="007A38D2" w:rsidRPr="00C9441A" w:rsidRDefault="007A38D2">
          <w:pPr>
            <w:pStyle w:val="Sumrio1"/>
            <w:rPr>
              <w:ins w:id="369" w:author="Osnir Estevam" w:date="2016-08-20T16:45:00Z"/>
              <w:rFonts w:asciiTheme="minorHAnsi" w:eastAsiaTheme="minorEastAsia" w:hAnsiTheme="minorHAnsi" w:cstheme="minorBidi"/>
              <w:b w:val="0"/>
              <w:color w:val="auto"/>
              <w:sz w:val="22"/>
              <w:szCs w:val="22"/>
            </w:rPr>
          </w:pPr>
          <w:ins w:id="370" w:author="Osnir Estevam" w:date="2016-08-20T16:45:00Z">
            <w:r w:rsidRPr="00C9441A">
              <w:rPr>
                <w:rStyle w:val="Hyperlink"/>
                <w:b w:val="0"/>
                <w:rPrChange w:id="371" w:author="Osnir Estevam [2]" w:date="2016-08-21T17:27:00Z">
                  <w:rPr>
                    <w:rStyle w:val="Hyperlink"/>
                  </w:rPr>
                </w:rPrChange>
              </w:rPr>
              <w:fldChar w:fldCharType="begin"/>
            </w:r>
            <w:r w:rsidRPr="00C9441A">
              <w:rPr>
                <w:rStyle w:val="Hyperlink"/>
                <w:b w:val="0"/>
                <w:rPrChange w:id="372" w:author="Osnir Estevam [2]" w:date="2016-08-21T17:27:00Z">
                  <w:rPr>
                    <w:rStyle w:val="Hyperlink"/>
                  </w:rPr>
                </w:rPrChange>
              </w:rPr>
              <w:instrText xml:space="preserve"> </w:instrText>
            </w:r>
            <w:r w:rsidRPr="00C9441A">
              <w:rPr>
                <w:b w:val="0"/>
                <w:rPrChange w:id="373" w:author="Osnir Estevam [2]" w:date="2016-08-21T17:27:00Z">
                  <w:rPr/>
                </w:rPrChange>
              </w:rPr>
              <w:instrText>HYPERLINK \l "_Toc459474845"</w:instrText>
            </w:r>
            <w:r w:rsidRPr="00C9441A">
              <w:rPr>
                <w:rStyle w:val="Hyperlink"/>
                <w:b w:val="0"/>
                <w:rPrChange w:id="374" w:author="Osnir Estevam [2]" w:date="2016-08-21T17:27:00Z">
                  <w:rPr>
                    <w:rStyle w:val="Hyperlink"/>
                  </w:rPr>
                </w:rPrChange>
              </w:rPr>
              <w:instrText xml:space="preserve"> </w:instrText>
            </w:r>
            <w:r w:rsidRPr="00C9441A">
              <w:rPr>
                <w:rStyle w:val="Hyperlink"/>
                <w:b w:val="0"/>
                <w:rPrChange w:id="375" w:author="Osnir Estevam [2]" w:date="2016-08-21T17:27:00Z">
                  <w:rPr>
                    <w:rStyle w:val="Hyperlink"/>
                  </w:rPr>
                </w:rPrChange>
              </w:rPr>
              <w:fldChar w:fldCharType="separate"/>
            </w:r>
            <w:r w:rsidRPr="00C9441A">
              <w:rPr>
                <w:rStyle w:val="Hyperlink"/>
                <w:b w:val="0"/>
                <w:rPrChange w:id="376" w:author="Osnir Estevam [2]" w:date="2016-08-21T17:27:00Z">
                  <w:rPr>
                    <w:rStyle w:val="Hyperlink"/>
                  </w:rPr>
                </w:rPrChange>
              </w:rPr>
              <w:t>1.6.</w:t>
            </w:r>
            <w:r w:rsidRPr="00C9441A">
              <w:rPr>
                <w:rFonts w:asciiTheme="minorHAnsi" w:eastAsiaTheme="minorEastAsia" w:hAnsiTheme="minorHAnsi" w:cstheme="minorBidi"/>
                <w:b w:val="0"/>
                <w:color w:val="auto"/>
                <w:sz w:val="22"/>
                <w:szCs w:val="22"/>
              </w:rPr>
              <w:tab/>
            </w:r>
            <w:r w:rsidRPr="00C9441A">
              <w:rPr>
                <w:rStyle w:val="Hyperlink"/>
                <w:b w:val="0"/>
                <w:rPrChange w:id="377" w:author="Osnir Estevam [2]" w:date="2016-08-21T17:27:00Z">
                  <w:rPr>
                    <w:rStyle w:val="Hyperlink"/>
                  </w:rPr>
                </w:rPrChange>
              </w:rPr>
              <w:t>Organização do Trabalho</w:t>
            </w:r>
            <w:r w:rsidRPr="00C9441A">
              <w:rPr>
                <w:b w:val="0"/>
                <w:webHidden/>
                <w:rPrChange w:id="378" w:author="Osnir Estevam [2]" w:date="2016-08-21T17:27:00Z">
                  <w:rPr>
                    <w:webHidden/>
                  </w:rPr>
                </w:rPrChange>
              </w:rPr>
              <w:tab/>
            </w:r>
            <w:r w:rsidRPr="00C9441A">
              <w:rPr>
                <w:b w:val="0"/>
                <w:webHidden/>
                <w:rPrChange w:id="379" w:author="Osnir Estevam [2]" w:date="2016-08-21T17:27:00Z">
                  <w:rPr>
                    <w:webHidden/>
                  </w:rPr>
                </w:rPrChange>
              </w:rPr>
              <w:fldChar w:fldCharType="begin"/>
            </w:r>
            <w:r w:rsidRPr="00C9441A">
              <w:rPr>
                <w:b w:val="0"/>
                <w:webHidden/>
                <w:rPrChange w:id="380" w:author="Osnir Estevam [2]" w:date="2016-08-21T17:27:00Z">
                  <w:rPr>
                    <w:webHidden/>
                  </w:rPr>
                </w:rPrChange>
              </w:rPr>
              <w:instrText xml:space="preserve"> PAGEREF _Toc459474845 \h </w:instrText>
            </w:r>
          </w:ins>
          <w:r w:rsidRPr="00C9441A">
            <w:rPr>
              <w:b w:val="0"/>
              <w:webHidden/>
              <w:rPrChange w:id="381" w:author="Osnir Estevam [2]" w:date="2016-08-21T17:27:00Z">
                <w:rPr>
                  <w:b w:val="0"/>
                  <w:webHidden/>
                </w:rPr>
              </w:rPrChange>
            </w:rPr>
          </w:r>
          <w:r w:rsidRPr="00C9441A">
            <w:rPr>
              <w:b w:val="0"/>
              <w:webHidden/>
              <w:rPrChange w:id="382" w:author="Osnir Estevam [2]" w:date="2016-08-21T17:27:00Z">
                <w:rPr>
                  <w:webHidden/>
                </w:rPr>
              </w:rPrChange>
            </w:rPr>
            <w:fldChar w:fldCharType="separate"/>
          </w:r>
          <w:ins w:id="383" w:author="Osnir Estevam" w:date="2016-08-20T16:45:00Z">
            <w:r w:rsidRPr="00C9441A">
              <w:rPr>
                <w:b w:val="0"/>
                <w:webHidden/>
                <w:rPrChange w:id="384" w:author="Osnir Estevam [2]" w:date="2016-08-21T17:27:00Z">
                  <w:rPr>
                    <w:webHidden/>
                  </w:rPr>
                </w:rPrChange>
              </w:rPr>
              <w:t>3</w:t>
            </w:r>
            <w:r w:rsidRPr="00C9441A">
              <w:rPr>
                <w:b w:val="0"/>
                <w:webHidden/>
                <w:rPrChange w:id="385" w:author="Osnir Estevam [2]" w:date="2016-08-21T17:27:00Z">
                  <w:rPr>
                    <w:webHidden/>
                  </w:rPr>
                </w:rPrChange>
              </w:rPr>
              <w:fldChar w:fldCharType="end"/>
            </w:r>
            <w:r w:rsidRPr="00C9441A">
              <w:rPr>
                <w:rStyle w:val="Hyperlink"/>
                <w:b w:val="0"/>
                <w:rPrChange w:id="386" w:author="Osnir Estevam [2]" w:date="2016-08-21T17:27:00Z">
                  <w:rPr>
                    <w:rStyle w:val="Hyperlink"/>
                  </w:rPr>
                </w:rPrChange>
              </w:rPr>
              <w:fldChar w:fldCharType="end"/>
            </w:r>
          </w:ins>
        </w:p>
        <w:p w14:paraId="71850C09" w14:textId="28263B35" w:rsidR="007A38D2" w:rsidRPr="00C9441A" w:rsidRDefault="007A38D2">
          <w:pPr>
            <w:pStyle w:val="Sumrio1"/>
            <w:rPr>
              <w:ins w:id="387" w:author="Osnir Estevam" w:date="2016-08-20T16:45:00Z"/>
              <w:rFonts w:asciiTheme="minorHAnsi" w:eastAsiaTheme="minorEastAsia" w:hAnsiTheme="minorHAnsi" w:cstheme="minorBidi"/>
              <w:b w:val="0"/>
              <w:color w:val="auto"/>
              <w:sz w:val="22"/>
              <w:szCs w:val="22"/>
            </w:rPr>
          </w:pPr>
          <w:ins w:id="388" w:author="Osnir Estevam" w:date="2016-08-20T16:45:00Z">
            <w:r w:rsidRPr="00C9441A">
              <w:rPr>
                <w:rStyle w:val="Hyperlink"/>
                <w:b w:val="0"/>
                <w:rPrChange w:id="389" w:author="Osnir Estevam [2]" w:date="2016-08-21T17:27:00Z">
                  <w:rPr>
                    <w:rStyle w:val="Hyperlink"/>
                  </w:rPr>
                </w:rPrChange>
              </w:rPr>
              <w:fldChar w:fldCharType="begin"/>
            </w:r>
            <w:r w:rsidRPr="00C9441A">
              <w:rPr>
                <w:rStyle w:val="Hyperlink"/>
                <w:b w:val="0"/>
                <w:rPrChange w:id="390" w:author="Osnir Estevam [2]" w:date="2016-08-21T17:27:00Z">
                  <w:rPr>
                    <w:rStyle w:val="Hyperlink"/>
                  </w:rPr>
                </w:rPrChange>
              </w:rPr>
              <w:instrText xml:space="preserve"> </w:instrText>
            </w:r>
            <w:r w:rsidRPr="00C9441A">
              <w:rPr>
                <w:b w:val="0"/>
                <w:rPrChange w:id="391" w:author="Osnir Estevam [2]" w:date="2016-08-21T17:27:00Z">
                  <w:rPr/>
                </w:rPrChange>
              </w:rPr>
              <w:instrText>HYPERLINK \l "_Toc459474846"</w:instrText>
            </w:r>
            <w:r w:rsidRPr="00C9441A">
              <w:rPr>
                <w:rStyle w:val="Hyperlink"/>
                <w:b w:val="0"/>
                <w:rPrChange w:id="392" w:author="Osnir Estevam [2]" w:date="2016-08-21T17:27:00Z">
                  <w:rPr>
                    <w:rStyle w:val="Hyperlink"/>
                  </w:rPr>
                </w:rPrChange>
              </w:rPr>
              <w:instrText xml:space="preserve"> </w:instrText>
            </w:r>
            <w:r w:rsidRPr="00C9441A">
              <w:rPr>
                <w:rStyle w:val="Hyperlink"/>
                <w:b w:val="0"/>
                <w:rPrChange w:id="393" w:author="Osnir Estevam [2]" w:date="2016-08-21T17:27:00Z">
                  <w:rPr>
                    <w:rStyle w:val="Hyperlink"/>
                  </w:rPr>
                </w:rPrChange>
              </w:rPr>
              <w:fldChar w:fldCharType="separate"/>
            </w:r>
            <w:r w:rsidRPr="00C9441A">
              <w:rPr>
                <w:rStyle w:val="Hyperlink"/>
                <w:b w:val="0"/>
                <w:rPrChange w:id="394" w:author="Osnir Estevam [2]" w:date="2016-08-21T17:27:00Z">
                  <w:rPr>
                    <w:rStyle w:val="Hyperlink"/>
                  </w:rPr>
                </w:rPrChange>
              </w:rPr>
              <w:t>2.</w:t>
            </w:r>
            <w:r w:rsidRPr="00C9441A">
              <w:rPr>
                <w:rFonts w:asciiTheme="minorHAnsi" w:eastAsiaTheme="minorEastAsia" w:hAnsiTheme="minorHAnsi" w:cstheme="minorBidi"/>
                <w:b w:val="0"/>
                <w:color w:val="auto"/>
                <w:sz w:val="22"/>
                <w:szCs w:val="22"/>
              </w:rPr>
              <w:tab/>
            </w:r>
            <w:r w:rsidRPr="00C9441A">
              <w:rPr>
                <w:rStyle w:val="Hyperlink"/>
                <w:b w:val="0"/>
                <w:rPrChange w:id="395" w:author="Osnir Estevam [2]" w:date="2016-08-21T17:27:00Z">
                  <w:rPr>
                    <w:rStyle w:val="Hyperlink"/>
                  </w:rPr>
                </w:rPrChange>
              </w:rPr>
              <w:t>REVISÃO DA LITERATURA</w:t>
            </w:r>
            <w:r w:rsidRPr="00C9441A">
              <w:rPr>
                <w:b w:val="0"/>
                <w:webHidden/>
                <w:rPrChange w:id="396" w:author="Osnir Estevam [2]" w:date="2016-08-21T17:27:00Z">
                  <w:rPr>
                    <w:webHidden/>
                  </w:rPr>
                </w:rPrChange>
              </w:rPr>
              <w:tab/>
            </w:r>
            <w:r w:rsidRPr="00C9441A">
              <w:rPr>
                <w:b w:val="0"/>
                <w:webHidden/>
                <w:rPrChange w:id="397" w:author="Osnir Estevam [2]" w:date="2016-08-21T17:27:00Z">
                  <w:rPr>
                    <w:webHidden/>
                  </w:rPr>
                </w:rPrChange>
              </w:rPr>
              <w:fldChar w:fldCharType="begin"/>
            </w:r>
            <w:r w:rsidRPr="00C9441A">
              <w:rPr>
                <w:b w:val="0"/>
                <w:webHidden/>
                <w:rPrChange w:id="398" w:author="Osnir Estevam [2]" w:date="2016-08-21T17:27:00Z">
                  <w:rPr>
                    <w:webHidden/>
                  </w:rPr>
                </w:rPrChange>
              </w:rPr>
              <w:instrText xml:space="preserve"> PAGEREF _Toc459474846 \h </w:instrText>
            </w:r>
          </w:ins>
          <w:r w:rsidRPr="00C9441A">
            <w:rPr>
              <w:b w:val="0"/>
              <w:webHidden/>
              <w:rPrChange w:id="399" w:author="Osnir Estevam [2]" w:date="2016-08-21T17:27:00Z">
                <w:rPr>
                  <w:b w:val="0"/>
                  <w:webHidden/>
                </w:rPr>
              </w:rPrChange>
            </w:rPr>
          </w:r>
          <w:r w:rsidRPr="00C9441A">
            <w:rPr>
              <w:b w:val="0"/>
              <w:webHidden/>
              <w:rPrChange w:id="400" w:author="Osnir Estevam [2]" w:date="2016-08-21T17:27:00Z">
                <w:rPr>
                  <w:webHidden/>
                </w:rPr>
              </w:rPrChange>
            </w:rPr>
            <w:fldChar w:fldCharType="separate"/>
          </w:r>
          <w:ins w:id="401" w:author="Osnir Estevam" w:date="2016-08-20T16:45:00Z">
            <w:r w:rsidRPr="00C9441A">
              <w:rPr>
                <w:b w:val="0"/>
                <w:webHidden/>
                <w:rPrChange w:id="402" w:author="Osnir Estevam [2]" w:date="2016-08-21T17:27:00Z">
                  <w:rPr>
                    <w:webHidden/>
                  </w:rPr>
                </w:rPrChange>
              </w:rPr>
              <w:t>5</w:t>
            </w:r>
            <w:r w:rsidRPr="00C9441A">
              <w:rPr>
                <w:b w:val="0"/>
                <w:webHidden/>
                <w:rPrChange w:id="403" w:author="Osnir Estevam [2]" w:date="2016-08-21T17:27:00Z">
                  <w:rPr>
                    <w:webHidden/>
                  </w:rPr>
                </w:rPrChange>
              </w:rPr>
              <w:fldChar w:fldCharType="end"/>
            </w:r>
            <w:r w:rsidRPr="00C9441A">
              <w:rPr>
                <w:rStyle w:val="Hyperlink"/>
                <w:b w:val="0"/>
                <w:rPrChange w:id="404" w:author="Osnir Estevam [2]" w:date="2016-08-21T17:27:00Z">
                  <w:rPr>
                    <w:rStyle w:val="Hyperlink"/>
                  </w:rPr>
                </w:rPrChange>
              </w:rPr>
              <w:fldChar w:fldCharType="end"/>
            </w:r>
          </w:ins>
        </w:p>
        <w:p w14:paraId="182B9D0C" w14:textId="7A452E75" w:rsidR="007A38D2" w:rsidRPr="00C9441A" w:rsidRDefault="007A38D2">
          <w:pPr>
            <w:pStyle w:val="Sumrio1"/>
            <w:rPr>
              <w:ins w:id="405" w:author="Osnir Estevam" w:date="2016-08-20T16:45:00Z"/>
              <w:rFonts w:asciiTheme="minorHAnsi" w:eastAsiaTheme="minorEastAsia" w:hAnsiTheme="minorHAnsi" w:cstheme="minorBidi"/>
              <w:b w:val="0"/>
              <w:color w:val="auto"/>
              <w:sz w:val="22"/>
              <w:szCs w:val="22"/>
            </w:rPr>
          </w:pPr>
          <w:ins w:id="406" w:author="Osnir Estevam" w:date="2016-08-20T16:45:00Z">
            <w:r w:rsidRPr="00C9441A">
              <w:rPr>
                <w:rStyle w:val="Hyperlink"/>
                <w:b w:val="0"/>
                <w:rPrChange w:id="407" w:author="Osnir Estevam [2]" w:date="2016-08-21T17:27:00Z">
                  <w:rPr>
                    <w:rStyle w:val="Hyperlink"/>
                  </w:rPr>
                </w:rPrChange>
              </w:rPr>
              <w:fldChar w:fldCharType="begin"/>
            </w:r>
            <w:r w:rsidRPr="00C9441A">
              <w:rPr>
                <w:rStyle w:val="Hyperlink"/>
                <w:b w:val="0"/>
                <w:rPrChange w:id="408" w:author="Osnir Estevam [2]" w:date="2016-08-21T17:27:00Z">
                  <w:rPr>
                    <w:rStyle w:val="Hyperlink"/>
                  </w:rPr>
                </w:rPrChange>
              </w:rPr>
              <w:instrText xml:space="preserve"> </w:instrText>
            </w:r>
            <w:r w:rsidRPr="00C9441A">
              <w:rPr>
                <w:b w:val="0"/>
                <w:rPrChange w:id="409" w:author="Osnir Estevam [2]" w:date="2016-08-21T17:27:00Z">
                  <w:rPr/>
                </w:rPrChange>
              </w:rPr>
              <w:instrText>HYPERLINK \l "_Toc459474847"</w:instrText>
            </w:r>
            <w:r w:rsidRPr="00C9441A">
              <w:rPr>
                <w:rStyle w:val="Hyperlink"/>
                <w:b w:val="0"/>
                <w:rPrChange w:id="410" w:author="Osnir Estevam [2]" w:date="2016-08-21T17:27:00Z">
                  <w:rPr>
                    <w:rStyle w:val="Hyperlink"/>
                  </w:rPr>
                </w:rPrChange>
              </w:rPr>
              <w:instrText xml:space="preserve"> </w:instrText>
            </w:r>
            <w:r w:rsidRPr="00C9441A">
              <w:rPr>
                <w:rStyle w:val="Hyperlink"/>
                <w:b w:val="0"/>
                <w:rPrChange w:id="411" w:author="Osnir Estevam [2]" w:date="2016-08-21T17:27:00Z">
                  <w:rPr>
                    <w:rStyle w:val="Hyperlink"/>
                  </w:rPr>
                </w:rPrChange>
              </w:rPr>
              <w:fldChar w:fldCharType="separate"/>
            </w:r>
            <w:r w:rsidRPr="00C9441A">
              <w:rPr>
                <w:rStyle w:val="Hyperlink"/>
                <w:b w:val="0"/>
                <w:rPrChange w:id="412" w:author="Osnir Estevam [2]" w:date="2016-08-21T17:27:00Z">
                  <w:rPr>
                    <w:rStyle w:val="Hyperlink"/>
                  </w:rPr>
                </w:rPrChange>
              </w:rPr>
              <w:t>2.1.</w:t>
            </w:r>
            <w:r w:rsidRPr="00C9441A">
              <w:rPr>
                <w:rFonts w:asciiTheme="minorHAnsi" w:eastAsiaTheme="minorEastAsia" w:hAnsiTheme="minorHAnsi" w:cstheme="minorBidi"/>
                <w:b w:val="0"/>
                <w:color w:val="auto"/>
                <w:sz w:val="22"/>
                <w:szCs w:val="22"/>
              </w:rPr>
              <w:tab/>
            </w:r>
            <w:r w:rsidRPr="00C9441A">
              <w:rPr>
                <w:rStyle w:val="Hyperlink"/>
                <w:b w:val="0"/>
                <w:rPrChange w:id="413" w:author="Osnir Estevam [2]" w:date="2016-08-21T17:27:00Z">
                  <w:rPr>
                    <w:rStyle w:val="Hyperlink"/>
                  </w:rPr>
                </w:rPrChange>
              </w:rPr>
              <w:t>API</w:t>
            </w:r>
            <w:r w:rsidRPr="00C9441A">
              <w:rPr>
                <w:b w:val="0"/>
                <w:webHidden/>
                <w:rPrChange w:id="414" w:author="Osnir Estevam [2]" w:date="2016-08-21T17:27:00Z">
                  <w:rPr>
                    <w:webHidden/>
                  </w:rPr>
                </w:rPrChange>
              </w:rPr>
              <w:tab/>
            </w:r>
            <w:r w:rsidRPr="00C9441A">
              <w:rPr>
                <w:b w:val="0"/>
                <w:webHidden/>
                <w:rPrChange w:id="415" w:author="Osnir Estevam [2]" w:date="2016-08-21T17:27:00Z">
                  <w:rPr>
                    <w:webHidden/>
                  </w:rPr>
                </w:rPrChange>
              </w:rPr>
              <w:fldChar w:fldCharType="begin"/>
            </w:r>
            <w:r w:rsidRPr="00C9441A">
              <w:rPr>
                <w:b w:val="0"/>
                <w:webHidden/>
                <w:rPrChange w:id="416" w:author="Osnir Estevam [2]" w:date="2016-08-21T17:27:00Z">
                  <w:rPr>
                    <w:webHidden/>
                  </w:rPr>
                </w:rPrChange>
              </w:rPr>
              <w:instrText xml:space="preserve"> PAGEREF _Toc459474847 \h </w:instrText>
            </w:r>
          </w:ins>
          <w:r w:rsidRPr="00C9441A">
            <w:rPr>
              <w:b w:val="0"/>
              <w:webHidden/>
              <w:rPrChange w:id="417" w:author="Osnir Estevam [2]" w:date="2016-08-21T17:27:00Z">
                <w:rPr>
                  <w:b w:val="0"/>
                  <w:webHidden/>
                </w:rPr>
              </w:rPrChange>
            </w:rPr>
          </w:r>
          <w:r w:rsidRPr="00C9441A">
            <w:rPr>
              <w:b w:val="0"/>
              <w:webHidden/>
              <w:rPrChange w:id="418" w:author="Osnir Estevam [2]" w:date="2016-08-21T17:27:00Z">
                <w:rPr>
                  <w:webHidden/>
                </w:rPr>
              </w:rPrChange>
            </w:rPr>
            <w:fldChar w:fldCharType="separate"/>
          </w:r>
          <w:ins w:id="419" w:author="Osnir Estevam" w:date="2016-08-20T16:45:00Z">
            <w:r w:rsidRPr="00C9441A">
              <w:rPr>
                <w:b w:val="0"/>
                <w:webHidden/>
                <w:rPrChange w:id="420" w:author="Osnir Estevam [2]" w:date="2016-08-21T17:27:00Z">
                  <w:rPr>
                    <w:webHidden/>
                  </w:rPr>
                </w:rPrChange>
              </w:rPr>
              <w:t>5</w:t>
            </w:r>
            <w:r w:rsidRPr="00C9441A">
              <w:rPr>
                <w:b w:val="0"/>
                <w:webHidden/>
                <w:rPrChange w:id="421" w:author="Osnir Estevam [2]" w:date="2016-08-21T17:27:00Z">
                  <w:rPr>
                    <w:webHidden/>
                  </w:rPr>
                </w:rPrChange>
              </w:rPr>
              <w:fldChar w:fldCharType="end"/>
            </w:r>
            <w:r w:rsidRPr="00C9441A">
              <w:rPr>
                <w:rStyle w:val="Hyperlink"/>
                <w:b w:val="0"/>
                <w:rPrChange w:id="422" w:author="Osnir Estevam [2]" w:date="2016-08-21T17:27:00Z">
                  <w:rPr>
                    <w:rStyle w:val="Hyperlink"/>
                  </w:rPr>
                </w:rPrChange>
              </w:rPr>
              <w:fldChar w:fldCharType="end"/>
            </w:r>
          </w:ins>
        </w:p>
        <w:p w14:paraId="5C349EDD" w14:textId="7136FC6A" w:rsidR="007A38D2" w:rsidRPr="00C9441A" w:rsidRDefault="007A38D2">
          <w:pPr>
            <w:pStyle w:val="Sumrio1"/>
            <w:rPr>
              <w:ins w:id="423" w:author="Osnir Estevam" w:date="2016-08-20T16:45:00Z"/>
              <w:rFonts w:asciiTheme="minorHAnsi" w:eastAsiaTheme="minorEastAsia" w:hAnsiTheme="minorHAnsi" w:cstheme="minorBidi"/>
              <w:b w:val="0"/>
              <w:color w:val="auto"/>
              <w:sz w:val="22"/>
              <w:szCs w:val="22"/>
            </w:rPr>
          </w:pPr>
          <w:ins w:id="424" w:author="Osnir Estevam" w:date="2016-08-20T16:45:00Z">
            <w:r w:rsidRPr="00C9441A">
              <w:rPr>
                <w:rStyle w:val="Hyperlink"/>
                <w:b w:val="0"/>
                <w:rPrChange w:id="425" w:author="Osnir Estevam [2]" w:date="2016-08-21T17:27:00Z">
                  <w:rPr>
                    <w:rStyle w:val="Hyperlink"/>
                  </w:rPr>
                </w:rPrChange>
              </w:rPr>
              <w:fldChar w:fldCharType="begin"/>
            </w:r>
            <w:r w:rsidRPr="00C9441A">
              <w:rPr>
                <w:rStyle w:val="Hyperlink"/>
                <w:b w:val="0"/>
                <w:rPrChange w:id="426" w:author="Osnir Estevam [2]" w:date="2016-08-21T17:27:00Z">
                  <w:rPr>
                    <w:rStyle w:val="Hyperlink"/>
                  </w:rPr>
                </w:rPrChange>
              </w:rPr>
              <w:instrText xml:space="preserve"> </w:instrText>
            </w:r>
            <w:r w:rsidRPr="00C9441A">
              <w:rPr>
                <w:b w:val="0"/>
                <w:rPrChange w:id="427" w:author="Osnir Estevam [2]" w:date="2016-08-21T17:27:00Z">
                  <w:rPr/>
                </w:rPrChange>
              </w:rPr>
              <w:instrText>HYPERLINK \l "_Toc459474848"</w:instrText>
            </w:r>
            <w:r w:rsidRPr="00C9441A">
              <w:rPr>
                <w:rStyle w:val="Hyperlink"/>
                <w:b w:val="0"/>
                <w:rPrChange w:id="428" w:author="Osnir Estevam [2]" w:date="2016-08-21T17:27:00Z">
                  <w:rPr>
                    <w:rStyle w:val="Hyperlink"/>
                  </w:rPr>
                </w:rPrChange>
              </w:rPr>
              <w:instrText xml:space="preserve"> </w:instrText>
            </w:r>
            <w:r w:rsidRPr="00C9441A">
              <w:rPr>
                <w:rStyle w:val="Hyperlink"/>
                <w:b w:val="0"/>
                <w:rPrChange w:id="429" w:author="Osnir Estevam [2]" w:date="2016-08-21T17:27:00Z">
                  <w:rPr>
                    <w:rStyle w:val="Hyperlink"/>
                  </w:rPr>
                </w:rPrChange>
              </w:rPr>
              <w:fldChar w:fldCharType="separate"/>
            </w:r>
            <w:r w:rsidRPr="00C9441A">
              <w:rPr>
                <w:rStyle w:val="Hyperlink"/>
                <w:b w:val="0"/>
                <w:rPrChange w:id="430" w:author="Osnir Estevam [2]" w:date="2016-08-21T17:27:00Z">
                  <w:rPr>
                    <w:rStyle w:val="Hyperlink"/>
                  </w:rPr>
                </w:rPrChange>
              </w:rPr>
              <w:t>2.2.</w:t>
            </w:r>
            <w:r w:rsidRPr="00C9441A">
              <w:rPr>
                <w:rFonts w:asciiTheme="minorHAnsi" w:eastAsiaTheme="minorEastAsia" w:hAnsiTheme="minorHAnsi" w:cstheme="minorBidi"/>
                <w:b w:val="0"/>
                <w:color w:val="auto"/>
                <w:sz w:val="22"/>
                <w:szCs w:val="22"/>
              </w:rPr>
              <w:tab/>
            </w:r>
            <w:r w:rsidRPr="00C9441A">
              <w:rPr>
                <w:rStyle w:val="Hyperlink"/>
                <w:b w:val="0"/>
                <w:rPrChange w:id="431" w:author="Osnir Estevam [2]" w:date="2016-08-21T17:27:00Z">
                  <w:rPr>
                    <w:rStyle w:val="Hyperlink"/>
                  </w:rPr>
                </w:rPrChange>
              </w:rPr>
              <w:t>Modelo de Entidade Relacional (MER):</w:t>
            </w:r>
            <w:r w:rsidRPr="00C9441A">
              <w:rPr>
                <w:b w:val="0"/>
                <w:webHidden/>
                <w:rPrChange w:id="432" w:author="Osnir Estevam [2]" w:date="2016-08-21T17:27:00Z">
                  <w:rPr>
                    <w:webHidden/>
                  </w:rPr>
                </w:rPrChange>
              </w:rPr>
              <w:tab/>
            </w:r>
            <w:r w:rsidRPr="00C9441A">
              <w:rPr>
                <w:b w:val="0"/>
                <w:webHidden/>
                <w:rPrChange w:id="433" w:author="Osnir Estevam [2]" w:date="2016-08-21T17:27:00Z">
                  <w:rPr>
                    <w:webHidden/>
                  </w:rPr>
                </w:rPrChange>
              </w:rPr>
              <w:fldChar w:fldCharType="begin"/>
            </w:r>
            <w:r w:rsidRPr="00C9441A">
              <w:rPr>
                <w:b w:val="0"/>
                <w:webHidden/>
                <w:rPrChange w:id="434" w:author="Osnir Estevam [2]" w:date="2016-08-21T17:27:00Z">
                  <w:rPr>
                    <w:webHidden/>
                  </w:rPr>
                </w:rPrChange>
              </w:rPr>
              <w:instrText xml:space="preserve"> PAGEREF _Toc459474848 \h </w:instrText>
            </w:r>
          </w:ins>
          <w:r w:rsidRPr="00C9441A">
            <w:rPr>
              <w:b w:val="0"/>
              <w:webHidden/>
              <w:rPrChange w:id="435" w:author="Osnir Estevam [2]" w:date="2016-08-21T17:27:00Z">
                <w:rPr>
                  <w:b w:val="0"/>
                  <w:webHidden/>
                </w:rPr>
              </w:rPrChange>
            </w:rPr>
          </w:r>
          <w:r w:rsidRPr="00C9441A">
            <w:rPr>
              <w:b w:val="0"/>
              <w:webHidden/>
              <w:rPrChange w:id="436" w:author="Osnir Estevam [2]" w:date="2016-08-21T17:27:00Z">
                <w:rPr>
                  <w:webHidden/>
                </w:rPr>
              </w:rPrChange>
            </w:rPr>
            <w:fldChar w:fldCharType="separate"/>
          </w:r>
          <w:ins w:id="437" w:author="Osnir Estevam" w:date="2016-08-20T16:45:00Z">
            <w:r w:rsidRPr="00C9441A">
              <w:rPr>
                <w:b w:val="0"/>
                <w:webHidden/>
                <w:rPrChange w:id="438" w:author="Osnir Estevam [2]" w:date="2016-08-21T17:27:00Z">
                  <w:rPr>
                    <w:webHidden/>
                  </w:rPr>
                </w:rPrChange>
              </w:rPr>
              <w:t>6</w:t>
            </w:r>
            <w:r w:rsidRPr="00C9441A">
              <w:rPr>
                <w:b w:val="0"/>
                <w:webHidden/>
                <w:rPrChange w:id="439" w:author="Osnir Estevam [2]" w:date="2016-08-21T17:27:00Z">
                  <w:rPr>
                    <w:webHidden/>
                  </w:rPr>
                </w:rPrChange>
              </w:rPr>
              <w:fldChar w:fldCharType="end"/>
            </w:r>
            <w:r w:rsidRPr="00C9441A">
              <w:rPr>
                <w:rStyle w:val="Hyperlink"/>
                <w:b w:val="0"/>
                <w:rPrChange w:id="440" w:author="Osnir Estevam [2]" w:date="2016-08-21T17:27:00Z">
                  <w:rPr>
                    <w:rStyle w:val="Hyperlink"/>
                  </w:rPr>
                </w:rPrChange>
              </w:rPr>
              <w:fldChar w:fldCharType="end"/>
            </w:r>
          </w:ins>
        </w:p>
        <w:p w14:paraId="69BF6564" w14:textId="3DE60A23" w:rsidR="007A38D2" w:rsidRPr="00C9441A" w:rsidRDefault="007A38D2">
          <w:pPr>
            <w:pStyle w:val="Sumrio1"/>
            <w:rPr>
              <w:ins w:id="441" w:author="Osnir Estevam" w:date="2016-08-20T16:45:00Z"/>
              <w:rFonts w:asciiTheme="minorHAnsi" w:eastAsiaTheme="minorEastAsia" w:hAnsiTheme="minorHAnsi" w:cstheme="minorBidi"/>
              <w:b w:val="0"/>
              <w:color w:val="auto"/>
              <w:sz w:val="22"/>
              <w:szCs w:val="22"/>
            </w:rPr>
          </w:pPr>
          <w:ins w:id="442" w:author="Osnir Estevam" w:date="2016-08-20T16:45:00Z">
            <w:r w:rsidRPr="00C9441A">
              <w:rPr>
                <w:rStyle w:val="Hyperlink"/>
                <w:b w:val="0"/>
                <w:rPrChange w:id="443" w:author="Osnir Estevam [2]" w:date="2016-08-21T17:27:00Z">
                  <w:rPr>
                    <w:rStyle w:val="Hyperlink"/>
                  </w:rPr>
                </w:rPrChange>
              </w:rPr>
              <w:fldChar w:fldCharType="begin"/>
            </w:r>
            <w:r w:rsidRPr="00C9441A">
              <w:rPr>
                <w:rStyle w:val="Hyperlink"/>
                <w:b w:val="0"/>
                <w:rPrChange w:id="444" w:author="Osnir Estevam [2]" w:date="2016-08-21T17:27:00Z">
                  <w:rPr>
                    <w:rStyle w:val="Hyperlink"/>
                  </w:rPr>
                </w:rPrChange>
              </w:rPr>
              <w:instrText xml:space="preserve"> </w:instrText>
            </w:r>
            <w:r w:rsidRPr="00C9441A">
              <w:rPr>
                <w:b w:val="0"/>
                <w:rPrChange w:id="445" w:author="Osnir Estevam [2]" w:date="2016-08-21T17:27:00Z">
                  <w:rPr/>
                </w:rPrChange>
              </w:rPr>
              <w:instrText>HYPERLINK \l "_Toc459474849"</w:instrText>
            </w:r>
            <w:r w:rsidRPr="00C9441A">
              <w:rPr>
                <w:rStyle w:val="Hyperlink"/>
                <w:b w:val="0"/>
                <w:rPrChange w:id="446" w:author="Osnir Estevam [2]" w:date="2016-08-21T17:27:00Z">
                  <w:rPr>
                    <w:rStyle w:val="Hyperlink"/>
                  </w:rPr>
                </w:rPrChange>
              </w:rPr>
              <w:instrText xml:space="preserve"> </w:instrText>
            </w:r>
            <w:r w:rsidRPr="00C9441A">
              <w:rPr>
                <w:rStyle w:val="Hyperlink"/>
                <w:b w:val="0"/>
                <w:rPrChange w:id="447" w:author="Osnir Estevam [2]" w:date="2016-08-21T17:27:00Z">
                  <w:rPr>
                    <w:rStyle w:val="Hyperlink"/>
                  </w:rPr>
                </w:rPrChange>
              </w:rPr>
              <w:fldChar w:fldCharType="separate"/>
            </w:r>
            <w:r w:rsidRPr="00C9441A">
              <w:rPr>
                <w:rStyle w:val="Hyperlink"/>
                <w:b w:val="0"/>
                <w:rPrChange w:id="448" w:author="Osnir Estevam [2]" w:date="2016-08-21T17:27:00Z">
                  <w:rPr>
                    <w:rStyle w:val="Hyperlink"/>
                  </w:rPr>
                </w:rPrChange>
              </w:rPr>
              <w:t>2.2.1.</w:t>
            </w:r>
            <w:r w:rsidRPr="00C9441A">
              <w:rPr>
                <w:rFonts w:asciiTheme="minorHAnsi" w:eastAsiaTheme="minorEastAsia" w:hAnsiTheme="minorHAnsi" w:cstheme="minorBidi"/>
                <w:b w:val="0"/>
                <w:color w:val="auto"/>
                <w:sz w:val="22"/>
                <w:szCs w:val="22"/>
              </w:rPr>
              <w:tab/>
            </w:r>
            <w:r w:rsidRPr="00C9441A">
              <w:rPr>
                <w:rStyle w:val="Hyperlink"/>
                <w:b w:val="0"/>
                <w:rPrChange w:id="449" w:author="Osnir Estevam [2]" w:date="2016-08-21T17:27:00Z">
                  <w:rPr>
                    <w:rStyle w:val="Hyperlink"/>
                  </w:rPr>
                </w:rPrChange>
              </w:rPr>
              <w:t>Entidades</w:t>
            </w:r>
            <w:r w:rsidRPr="00C9441A">
              <w:rPr>
                <w:b w:val="0"/>
                <w:webHidden/>
                <w:rPrChange w:id="450" w:author="Osnir Estevam [2]" w:date="2016-08-21T17:27:00Z">
                  <w:rPr>
                    <w:webHidden/>
                  </w:rPr>
                </w:rPrChange>
              </w:rPr>
              <w:tab/>
            </w:r>
            <w:r w:rsidRPr="00C9441A">
              <w:rPr>
                <w:b w:val="0"/>
                <w:webHidden/>
                <w:rPrChange w:id="451" w:author="Osnir Estevam [2]" w:date="2016-08-21T17:27:00Z">
                  <w:rPr>
                    <w:webHidden/>
                  </w:rPr>
                </w:rPrChange>
              </w:rPr>
              <w:fldChar w:fldCharType="begin"/>
            </w:r>
            <w:r w:rsidRPr="00C9441A">
              <w:rPr>
                <w:b w:val="0"/>
                <w:webHidden/>
                <w:rPrChange w:id="452" w:author="Osnir Estevam [2]" w:date="2016-08-21T17:27:00Z">
                  <w:rPr>
                    <w:webHidden/>
                  </w:rPr>
                </w:rPrChange>
              </w:rPr>
              <w:instrText xml:space="preserve"> PAGEREF _Toc459474849 \h </w:instrText>
            </w:r>
          </w:ins>
          <w:r w:rsidRPr="00C9441A">
            <w:rPr>
              <w:b w:val="0"/>
              <w:webHidden/>
              <w:rPrChange w:id="453" w:author="Osnir Estevam [2]" w:date="2016-08-21T17:27:00Z">
                <w:rPr>
                  <w:b w:val="0"/>
                  <w:webHidden/>
                </w:rPr>
              </w:rPrChange>
            </w:rPr>
          </w:r>
          <w:r w:rsidRPr="00C9441A">
            <w:rPr>
              <w:b w:val="0"/>
              <w:webHidden/>
              <w:rPrChange w:id="454" w:author="Osnir Estevam [2]" w:date="2016-08-21T17:27:00Z">
                <w:rPr>
                  <w:webHidden/>
                </w:rPr>
              </w:rPrChange>
            </w:rPr>
            <w:fldChar w:fldCharType="separate"/>
          </w:r>
          <w:ins w:id="455" w:author="Osnir Estevam" w:date="2016-08-20T16:45:00Z">
            <w:r w:rsidRPr="00C9441A">
              <w:rPr>
                <w:b w:val="0"/>
                <w:webHidden/>
                <w:rPrChange w:id="456" w:author="Osnir Estevam [2]" w:date="2016-08-21T17:27:00Z">
                  <w:rPr>
                    <w:webHidden/>
                  </w:rPr>
                </w:rPrChange>
              </w:rPr>
              <w:t>6</w:t>
            </w:r>
            <w:r w:rsidRPr="00C9441A">
              <w:rPr>
                <w:b w:val="0"/>
                <w:webHidden/>
                <w:rPrChange w:id="457" w:author="Osnir Estevam [2]" w:date="2016-08-21T17:27:00Z">
                  <w:rPr>
                    <w:webHidden/>
                  </w:rPr>
                </w:rPrChange>
              </w:rPr>
              <w:fldChar w:fldCharType="end"/>
            </w:r>
            <w:r w:rsidRPr="00C9441A">
              <w:rPr>
                <w:rStyle w:val="Hyperlink"/>
                <w:b w:val="0"/>
                <w:rPrChange w:id="458" w:author="Osnir Estevam [2]" w:date="2016-08-21T17:27:00Z">
                  <w:rPr>
                    <w:rStyle w:val="Hyperlink"/>
                  </w:rPr>
                </w:rPrChange>
              </w:rPr>
              <w:fldChar w:fldCharType="end"/>
            </w:r>
          </w:ins>
        </w:p>
        <w:p w14:paraId="6EA196C0" w14:textId="347B8A08" w:rsidR="007A38D2" w:rsidRPr="00C9441A" w:rsidRDefault="007A38D2">
          <w:pPr>
            <w:pStyle w:val="Sumrio1"/>
            <w:rPr>
              <w:ins w:id="459" w:author="Osnir Estevam" w:date="2016-08-20T16:45:00Z"/>
              <w:rFonts w:asciiTheme="minorHAnsi" w:eastAsiaTheme="minorEastAsia" w:hAnsiTheme="minorHAnsi" w:cstheme="minorBidi"/>
              <w:b w:val="0"/>
              <w:color w:val="auto"/>
              <w:sz w:val="22"/>
              <w:szCs w:val="22"/>
            </w:rPr>
          </w:pPr>
          <w:ins w:id="460" w:author="Osnir Estevam" w:date="2016-08-20T16:45:00Z">
            <w:r w:rsidRPr="00C9441A">
              <w:rPr>
                <w:rStyle w:val="Hyperlink"/>
                <w:b w:val="0"/>
                <w:rPrChange w:id="461" w:author="Osnir Estevam [2]" w:date="2016-08-21T17:27:00Z">
                  <w:rPr>
                    <w:rStyle w:val="Hyperlink"/>
                  </w:rPr>
                </w:rPrChange>
              </w:rPr>
              <w:fldChar w:fldCharType="begin"/>
            </w:r>
            <w:r w:rsidRPr="00C9441A">
              <w:rPr>
                <w:rStyle w:val="Hyperlink"/>
                <w:b w:val="0"/>
                <w:rPrChange w:id="462" w:author="Osnir Estevam [2]" w:date="2016-08-21T17:27:00Z">
                  <w:rPr>
                    <w:rStyle w:val="Hyperlink"/>
                  </w:rPr>
                </w:rPrChange>
              </w:rPr>
              <w:instrText xml:space="preserve"> </w:instrText>
            </w:r>
            <w:r w:rsidRPr="00C9441A">
              <w:rPr>
                <w:b w:val="0"/>
                <w:rPrChange w:id="463" w:author="Osnir Estevam [2]" w:date="2016-08-21T17:27:00Z">
                  <w:rPr/>
                </w:rPrChange>
              </w:rPr>
              <w:instrText>HYPERLINK \l "_Toc459474850"</w:instrText>
            </w:r>
            <w:r w:rsidRPr="00C9441A">
              <w:rPr>
                <w:rStyle w:val="Hyperlink"/>
                <w:b w:val="0"/>
                <w:rPrChange w:id="464" w:author="Osnir Estevam [2]" w:date="2016-08-21T17:27:00Z">
                  <w:rPr>
                    <w:rStyle w:val="Hyperlink"/>
                  </w:rPr>
                </w:rPrChange>
              </w:rPr>
              <w:instrText xml:space="preserve"> </w:instrText>
            </w:r>
            <w:r w:rsidRPr="00C9441A">
              <w:rPr>
                <w:rStyle w:val="Hyperlink"/>
                <w:b w:val="0"/>
                <w:rPrChange w:id="465" w:author="Osnir Estevam [2]" w:date="2016-08-21T17:27:00Z">
                  <w:rPr>
                    <w:rStyle w:val="Hyperlink"/>
                  </w:rPr>
                </w:rPrChange>
              </w:rPr>
              <w:fldChar w:fldCharType="separate"/>
            </w:r>
            <w:r w:rsidRPr="00C9441A">
              <w:rPr>
                <w:rStyle w:val="Hyperlink"/>
                <w:b w:val="0"/>
                <w:rPrChange w:id="466" w:author="Osnir Estevam [2]" w:date="2016-08-21T17:27:00Z">
                  <w:rPr>
                    <w:rStyle w:val="Hyperlink"/>
                  </w:rPr>
                </w:rPrChange>
              </w:rPr>
              <w:t>2.2.2.</w:t>
            </w:r>
            <w:r w:rsidRPr="00C9441A">
              <w:rPr>
                <w:rFonts w:asciiTheme="minorHAnsi" w:eastAsiaTheme="minorEastAsia" w:hAnsiTheme="minorHAnsi" w:cstheme="minorBidi"/>
                <w:b w:val="0"/>
                <w:color w:val="auto"/>
                <w:sz w:val="22"/>
                <w:szCs w:val="22"/>
              </w:rPr>
              <w:tab/>
            </w:r>
            <w:r w:rsidRPr="00C9441A">
              <w:rPr>
                <w:rStyle w:val="Hyperlink"/>
                <w:b w:val="0"/>
                <w:rPrChange w:id="467" w:author="Osnir Estevam [2]" w:date="2016-08-21T17:27:00Z">
                  <w:rPr>
                    <w:rStyle w:val="Hyperlink"/>
                  </w:rPr>
                </w:rPrChange>
              </w:rPr>
              <w:t>Relacionamentos</w:t>
            </w:r>
            <w:r w:rsidRPr="00C9441A">
              <w:rPr>
                <w:b w:val="0"/>
                <w:webHidden/>
                <w:rPrChange w:id="468" w:author="Osnir Estevam [2]" w:date="2016-08-21T17:27:00Z">
                  <w:rPr>
                    <w:webHidden/>
                  </w:rPr>
                </w:rPrChange>
              </w:rPr>
              <w:tab/>
            </w:r>
            <w:r w:rsidRPr="00C9441A">
              <w:rPr>
                <w:b w:val="0"/>
                <w:webHidden/>
                <w:rPrChange w:id="469" w:author="Osnir Estevam [2]" w:date="2016-08-21T17:27:00Z">
                  <w:rPr>
                    <w:webHidden/>
                  </w:rPr>
                </w:rPrChange>
              </w:rPr>
              <w:fldChar w:fldCharType="begin"/>
            </w:r>
            <w:r w:rsidRPr="00C9441A">
              <w:rPr>
                <w:b w:val="0"/>
                <w:webHidden/>
                <w:rPrChange w:id="470" w:author="Osnir Estevam [2]" w:date="2016-08-21T17:27:00Z">
                  <w:rPr>
                    <w:webHidden/>
                  </w:rPr>
                </w:rPrChange>
              </w:rPr>
              <w:instrText xml:space="preserve"> PAGEREF _Toc459474850 \h </w:instrText>
            </w:r>
          </w:ins>
          <w:r w:rsidRPr="00C9441A">
            <w:rPr>
              <w:b w:val="0"/>
              <w:webHidden/>
              <w:rPrChange w:id="471" w:author="Osnir Estevam [2]" w:date="2016-08-21T17:27:00Z">
                <w:rPr>
                  <w:b w:val="0"/>
                  <w:webHidden/>
                </w:rPr>
              </w:rPrChange>
            </w:rPr>
          </w:r>
          <w:r w:rsidRPr="00C9441A">
            <w:rPr>
              <w:b w:val="0"/>
              <w:webHidden/>
              <w:rPrChange w:id="472" w:author="Osnir Estevam [2]" w:date="2016-08-21T17:27:00Z">
                <w:rPr>
                  <w:webHidden/>
                </w:rPr>
              </w:rPrChange>
            </w:rPr>
            <w:fldChar w:fldCharType="separate"/>
          </w:r>
          <w:ins w:id="473" w:author="Osnir Estevam" w:date="2016-08-20T16:45:00Z">
            <w:r w:rsidRPr="00C9441A">
              <w:rPr>
                <w:b w:val="0"/>
                <w:webHidden/>
                <w:rPrChange w:id="474" w:author="Osnir Estevam [2]" w:date="2016-08-21T17:27:00Z">
                  <w:rPr>
                    <w:webHidden/>
                  </w:rPr>
                </w:rPrChange>
              </w:rPr>
              <w:t>6</w:t>
            </w:r>
            <w:r w:rsidRPr="00C9441A">
              <w:rPr>
                <w:b w:val="0"/>
                <w:webHidden/>
                <w:rPrChange w:id="475" w:author="Osnir Estevam [2]" w:date="2016-08-21T17:27:00Z">
                  <w:rPr>
                    <w:webHidden/>
                  </w:rPr>
                </w:rPrChange>
              </w:rPr>
              <w:fldChar w:fldCharType="end"/>
            </w:r>
            <w:r w:rsidRPr="00C9441A">
              <w:rPr>
                <w:rStyle w:val="Hyperlink"/>
                <w:b w:val="0"/>
                <w:rPrChange w:id="476" w:author="Osnir Estevam [2]" w:date="2016-08-21T17:27:00Z">
                  <w:rPr>
                    <w:rStyle w:val="Hyperlink"/>
                  </w:rPr>
                </w:rPrChange>
              </w:rPr>
              <w:fldChar w:fldCharType="end"/>
            </w:r>
          </w:ins>
        </w:p>
        <w:p w14:paraId="48213365" w14:textId="13DA5F41" w:rsidR="007A38D2" w:rsidRPr="00C9441A" w:rsidRDefault="007A38D2">
          <w:pPr>
            <w:pStyle w:val="Sumrio1"/>
            <w:rPr>
              <w:ins w:id="477" w:author="Osnir Estevam" w:date="2016-08-20T16:45:00Z"/>
              <w:rFonts w:asciiTheme="minorHAnsi" w:eastAsiaTheme="minorEastAsia" w:hAnsiTheme="minorHAnsi" w:cstheme="minorBidi"/>
              <w:b w:val="0"/>
              <w:color w:val="auto"/>
              <w:sz w:val="22"/>
              <w:szCs w:val="22"/>
            </w:rPr>
          </w:pPr>
          <w:ins w:id="478" w:author="Osnir Estevam" w:date="2016-08-20T16:45:00Z">
            <w:r w:rsidRPr="00C9441A">
              <w:rPr>
                <w:rStyle w:val="Hyperlink"/>
                <w:b w:val="0"/>
                <w:rPrChange w:id="479" w:author="Osnir Estevam [2]" w:date="2016-08-21T17:27:00Z">
                  <w:rPr>
                    <w:rStyle w:val="Hyperlink"/>
                  </w:rPr>
                </w:rPrChange>
              </w:rPr>
              <w:fldChar w:fldCharType="begin"/>
            </w:r>
            <w:r w:rsidRPr="00C9441A">
              <w:rPr>
                <w:rStyle w:val="Hyperlink"/>
                <w:b w:val="0"/>
                <w:rPrChange w:id="480" w:author="Osnir Estevam [2]" w:date="2016-08-21T17:27:00Z">
                  <w:rPr>
                    <w:rStyle w:val="Hyperlink"/>
                  </w:rPr>
                </w:rPrChange>
              </w:rPr>
              <w:instrText xml:space="preserve"> </w:instrText>
            </w:r>
            <w:r w:rsidRPr="00C9441A">
              <w:rPr>
                <w:b w:val="0"/>
                <w:rPrChange w:id="481" w:author="Osnir Estevam [2]" w:date="2016-08-21T17:27:00Z">
                  <w:rPr/>
                </w:rPrChange>
              </w:rPr>
              <w:instrText>HYPERLINK \l "_Toc459474851"</w:instrText>
            </w:r>
            <w:r w:rsidRPr="00C9441A">
              <w:rPr>
                <w:rStyle w:val="Hyperlink"/>
                <w:b w:val="0"/>
                <w:rPrChange w:id="482" w:author="Osnir Estevam [2]" w:date="2016-08-21T17:27:00Z">
                  <w:rPr>
                    <w:rStyle w:val="Hyperlink"/>
                  </w:rPr>
                </w:rPrChange>
              </w:rPr>
              <w:instrText xml:space="preserve"> </w:instrText>
            </w:r>
            <w:r w:rsidRPr="00C9441A">
              <w:rPr>
                <w:rStyle w:val="Hyperlink"/>
                <w:b w:val="0"/>
                <w:rPrChange w:id="483" w:author="Osnir Estevam [2]" w:date="2016-08-21T17:27:00Z">
                  <w:rPr>
                    <w:rStyle w:val="Hyperlink"/>
                  </w:rPr>
                </w:rPrChange>
              </w:rPr>
              <w:fldChar w:fldCharType="separate"/>
            </w:r>
            <w:r w:rsidRPr="00C9441A">
              <w:rPr>
                <w:rStyle w:val="Hyperlink"/>
                <w:b w:val="0"/>
                <w:rPrChange w:id="484" w:author="Osnir Estevam [2]" w:date="2016-08-21T17:27:00Z">
                  <w:rPr>
                    <w:rStyle w:val="Hyperlink"/>
                  </w:rPr>
                </w:rPrChange>
              </w:rPr>
              <w:t>2.2.3.</w:t>
            </w:r>
            <w:r w:rsidRPr="00C9441A">
              <w:rPr>
                <w:rFonts w:asciiTheme="minorHAnsi" w:eastAsiaTheme="minorEastAsia" w:hAnsiTheme="minorHAnsi" w:cstheme="minorBidi"/>
                <w:b w:val="0"/>
                <w:color w:val="auto"/>
                <w:sz w:val="22"/>
                <w:szCs w:val="22"/>
              </w:rPr>
              <w:tab/>
            </w:r>
            <w:r w:rsidRPr="00C9441A">
              <w:rPr>
                <w:rStyle w:val="Hyperlink"/>
                <w:b w:val="0"/>
                <w:rPrChange w:id="485" w:author="Osnir Estevam [2]" w:date="2016-08-21T17:27:00Z">
                  <w:rPr>
                    <w:rStyle w:val="Hyperlink"/>
                  </w:rPr>
                </w:rPrChange>
              </w:rPr>
              <w:t>Atributo</w:t>
            </w:r>
            <w:r w:rsidRPr="00C9441A">
              <w:rPr>
                <w:b w:val="0"/>
                <w:webHidden/>
                <w:rPrChange w:id="486" w:author="Osnir Estevam [2]" w:date="2016-08-21T17:27:00Z">
                  <w:rPr>
                    <w:webHidden/>
                  </w:rPr>
                </w:rPrChange>
              </w:rPr>
              <w:tab/>
            </w:r>
            <w:r w:rsidRPr="00C9441A">
              <w:rPr>
                <w:b w:val="0"/>
                <w:webHidden/>
                <w:rPrChange w:id="487" w:author="Osnir Estevam [2]" w:date="2016-08-21T17:27:00Z">
                  <w:rPr>
                    <w:webHidden/>
                  </w:rPr>
                </w:rPrChange>
              </w:rPr>
              <w:fldChar w:fldCharType="begin"/>
            </w:r>
            <w:r w:rsidRPr="00C9441A">
              <w:rPr>
                <w:b w:val="0"/>
                <w:webHidden/>
                <w:rPrChange w:id="488" w:author="Osnir Estevam [2]" w:date="2016-08-21T17:27:00Z">
                  <w:rPr>
                    <w:webHidden/>
                  </w:rPr>
                </w:rPrChange>
              </w:rPr>
              <w:instrText xml:space="preserve"> PAGEREF _Toc459474851 \h </w:instrText>
            </w:r>
          </w:ins>
          <w:r w:rsidRPr="00C9441A">
            <w:rPr>
              <w:b w:val="0"/>
              <w:webHidden/>
              <w:rPrChange w:id="489" w:author="Osnir Estevam [2]" w:date="2016-08-21T17:27:00Z">
                <w:rPr>
                  <w:b w:val="0"/>
                  <w:webHidden/>
                </w:rPr>
              </w:rPrChange>
            </w:rPr>
          </w:r>
          <w:r w:rsidRPr="00C9441A">
            <w:rPr>
              <w:b w:val="0"/>
              <w:webHidden/>
              <w:rPrChange w:id="490" w:author="Osnir Estevam [2]" w:date="2016-08-21T17:27:00Z">
                <w:rPr>
                  <w:webHidden/>
                </w:rPr>
              </w:rPrChange>
            </w:rPr>
            <w:fldChar w:fldCharType="separate"/>
          </w:r>
          <w:ins w:id="491" w:author="Osnir Estevam" w:date="2016-08-20T16:45:00Z">
            <w:r w:rsidRPr="00C9441A">
              <w:rPr>
                <w:b w:val="0"/>
                <w:webHidden/>
                <w:rPrChange w:id="492" w:author="Osnir Estevam [2]" w:date="2016-08-21T17:27:00Z">
                  <w:rPr>
                    <w:webHidden/>
                  </w:rPr>
                </w:rPrChange>
              </w:rPr>
              <w:t>7</w:t>
            </w:r>
            <w:r w:rsidRPr="00C9441A">
              <w:rPr>
                <w:b w:val="0"/>
                <w:webHidden/>
                <w:rPrChange w:id="493" w:author="Osnir Estevam [2]" w:date="2016-08-21T17:27:00Z">
                  <w:rPr>
                    <w:webHidden/>
                  </w:rPr>
                </w:rPrChange>
              </w:rPr>
              <w:fldChar w:fldCharType="end"/>
            </w:r>
            <w:r w:rsidRPr="00C9441A">
              <w:rPr>
                <w:rStyle w:val="Hyperlink"/>
                <w:b w:val="0"/>
                <w:rPrChange w:id="494" w:author="Osnir Estevam [2]" w:date="2016-08-21T17:27:00Z">
                  <w:rPr>
                    <w:rStyle w:val="Hyperlink"/>
                  </w:rPr>
                </w:rPrChange>
              </w:rPr>
              <w:fldChar w:fldCharType="end"/>
            </w:r>
          </w:ins>
        </w:p>
        <w:p w14:paraId="3CBD760B" w14:textId="7F9C9AAA" w:rsidR="007A38D2" w:rsidRPr="00C9441A" w:rsidRDefault="007A38D2">
          <w:pPr>
            <w:pStyle w:val="Sumrio1"/>
            <w:rPr>
              <w:ins w:id="495" w:author="Osnir Estevam" w:date="2016-08-20T16:45:00Z"/>
              <w:rFonts w:asciiTheme="minorHAnsi" w:eastAsiaTheme="minorEastAsia" w:hAnsiTheme="minorHAnsi" w:cstheme="minorBidi"/>
              <w:b w:val="0"/>
              <w:color w:val="auto"/>
              <w:sz w:val="22"/>
              <w:szCs w:val="22"/>
            </w:rPr>
          </w:pPr>
          <w:ins w:id="496" w:author="Osnir Estevam" w:date="2016-08-20T16:45:00Z">
            <w:r w:rsidRPr="00C9441A">
              <w:rPr>
                <w:rStyle w:val="Hyperlink"/>
                <w:b w:val="0"/>
                <w:rPrChange w:id="497" w:author="Osnir Estevam [2]" w:date="2016-08-21T17:27:00Z">
                  <w:rPr>
                    <w:rStyle w:val="Hyperlink"/>
                  </w:rPr>
                </w:rPrChange>
              </w:rPr>
              <w:fldChar w:fldCharType="begin"/>
            </w:r>
            <w:r w:rsidRPr="00C9441A">
              <w:rPr>
                <w:rStyle w:val="Hyperlink"/>
                <w:b w:val="0"/>
                <w:rPrChange w:id="498" w:author="Osnir Estevam [2]" w:date="2016-08-21T17:27:00Z">
                  <w:rPr>
                    <w:rStyle w:val="Hyperlink"/>
                  </w:rPr>
                </w:rPrChange>
              </w:rPr>
              <w:instrText xml:space="preserve"> </w:instrText>
            </w:r>
            <w:r w:rsidRPr="00C9441A">
              <w:rPr>
                <w:b w:val="0"/>
                <w:rPrChange w:id="499" w:author="Osnir Estevam [2]" w:date="2016-08-21T17:27:00Z">
                  <w:rPr/>
                </w:rPrChange>
              </w:rPr>
              <w:instrText>HYPERLINK \l "_Toc459474852"</w:instrText>
            </w:r>
            <w:r w:rsidRPr="00C9441A">
              <w:rPr>
                <w:rStyle w:val="Hyperlink"/>
                <w:b w:val="0"/>
                <w:rPrChange w:id="500" w:author="Osnir Estevam [2]" w:date="2016-08-21T17:27:00Z">
                  <w:rPr>
                    <w:rStyle w:val="Hyperlink"/>
                  </w:rPr>
                </w:rPrChange>
              </w:rPr>
              <w:instrText xml:space="preserve"> </w:instrText>
            </w:r>
            <w:r w:rsidRPr="00C9441A">
              <w:rPr>
                <w:rStyle w:val="Hyperlink"/>
                <w:b w:val="0"/>
                <w:rPrChange w:id="501" w:author="Osnir Estevam [2]" w:date="2016-08-21T17:27:00Z">
                  <w:rPr>
                    <w:rStyle w:val="Hyperlink"/>
                  </w:rPr>
                </w:rPrChange>
              </w:rPr>
              <w:fldChar w:fldCharType="separate"/>
            </w:r>
            <w:r w:rsidRPr="00C9441A">
              <w:rPr>
                <w:rStyle w:val="Hyperlink"/>
                <w:b w:val="0"/>
                <w:rPrChange w:id="502" w:author="Osnir Estevam [2]" w:date="2016-08-21T17:27:00Z">
                  <w:rPr>
                    <w:rStyle w:val="Hyperlink"/>
                  </w:rPr>
                </w:rPrChange>
              </w:rPr>
              <w:t>2.3.</w:t>
            </w:r>
            <w:r w:rsidRPr="00C9441A">
              <w:rPr>
                <w:rFonts w:asciiTheme="minorHAnsi" w:eastAsiaTheme="minorEastAsia" w:hAnsiTheme="minorHAnsi" w:cstheme="minorBidi"/>
                <w:b w:val="0"/>
                <w:color w:val="auto"/>
                <w:sz w:val="22"/>
                <w:szCs w:val="22"/>
              </w:rPr>
              <w:tab/>
            </w:r>
            <w:r w:rsidRPr="00C9441A">
              <w:rPr>
                <w:rStyle w:val="Hyperlink"/>
                <w:b w:val="0"/>
                <w:rPrChange w:id="503" w:author="Osnir Estevam [2]" w:date="2016-08-21T17:27:00Z">
                  <w:rPr>
                    <w:rStyle w:val="Hyperlink"/>
                  </w:rPr>
                </w:rPrChange>
              </w:rPr>
              <w:t>BPM (Business Process Model)</w:t>
            </w:r>
            <w:r w:rsidRPr="00C9441A">
              <w:rPr>
                <w:b w:val="0"/>
                <w:webHidden/>
                <w:rPrChange w:id="504" w:author="Osnir Estevam [2]" w:date="2016-08-21T17:27:00Z">
                  <w:rPr>
                    <w:webHidden/>
                  </w:rPr>
                </w:rPrChange>
              </w:rPr>
              <w:tab/>
            </w:r>
            <w:r w:rsidRPr="00C9441A">
              <w:rPr>
                <w:b w:val="0"/>
                <w:webHidden/>
                <w:rPrChange w:id="505" w:author="Osnir Estevam [2]" w:date="2016-08-21T17:27:00Z">
                  <w:rPr>
                    <w:webHidden/>
                  </w:rPr>
                </w:rPrChange>
              </w:rPr>
              <w:fldChar w:fldCharType="begin"/>
            </w:r>
            <w:r w:rsidRPr="00C9441A">
              <w:rPr>
                <w:b w:val="0"/>
                <w:webHidden/>
                <w:rPrChange w:id="506" w:author="Osnir Estevam [2]" w:date="2016-08-21T17:27:00Z">
                  <w:rPr>
                    <w:webHidden/>
                  </w:rPr>
                </w:rPrChange>
              </w:rPr>
              <w:instrText xml:space="preserve"> PAGEREF _Toc459474852 \h </w:instrText>
            </w:r>
          </w:ins>
          <w:r w:rsidRPr="00C9441A">
            <w:rPr>
              <w:b w:val="0"/>
              <w:webHidden/>
              <w:rPrChange w:id="507" w:author="Osnir Estevam [2]" w:date="2016-08-21T17:27:00Z">
                <w:rPr>
                  <w:b w:val="0"/>
                  <w:webHidden/>
                </w:rPr>
              </w:rPrChange>
            </w:rPr>
          </w:r>
          <w:r w:rsidRPr="00C9441A">
            <w:rPr>
              <w:b w:val="0"/>
              <w:webHidden/>
              <w:rPrChange w:id="508" w:author="Osnir Estevam [2]" w:date="2016-08-21T17:27:00Z">
                <w:rPr>
                  <w:webHidden/>
                </w:rPr>
              </w:rPrChange>
            </w:rPr>
            <w:fldChar w:fldCharType="separate"/>
          </w:r>
          <w:ins w:id="509" w:author="Osnir Estevam" w:date="2016-08-20T16:45:00Z">
            <w:r w:rsidRPr="00C9441A">
              <w:rPr>
                <w:b w:val="0"/>
                <w:webHidden/>
                <w:rPrChange w:id="510" w:author="Osnir Estevam [2]" w:date="2016-08-21T17:27:00Z">
                  <w:rPr>
                    <w:webHidden/>
                  </w:rPr>
                </w:rPrChange>
              </w:rPr>
              <w:t>8</w:t>
            </w:r>
            <w:r w:rsidRPr="00C9441A">
              <w:rPr>
                <w:b w:val="0"/>
                <w:webHidden/>
                <w:rPrChange w:id="511" w:author="Osnir Estevam [2]" w:date="2016-08-21T17:27:00Z">
                  <w:rPr>
                    <w:webHidden/>
                  </w:rPr>
                </w:rPrChange>
              </w:rPr>
              <w:fldChar w:fldCharType="end"/>
            </w:r>
            <w:r w:rsidRPr="00C9441A">
              <w:rPr>
                <w:rStyle w:val="Hyperlink"/>
                <w:b w:val="0"/>
                <w:rPrChange w:id="512" w:author="Osnir Estevam [2]" w:date="2016-08-21T17:27:00Z">
                  <w:rPr>
                    <w:rStyle w:val="Hyperlink"/>
                  </w:rPr>
                </w:rPrChange>
              </w:rPr>
              <w:fldChar w:fldCharType="end"/>
            </w:r>
          </w:ins>
        </w:p>
        <w:p w14:paraId="4B66615B" w14:textId="4EDDC985" w:rsidR="007A38D2" w:rsidRPr="00C9441A" w:rsidRDefault="007A38D2">
          <w:pPr>
            <w:pStyle w:val="Sumrio1"/>
            <w:rPr>
              <w:ins w:id="513" w:author="Osnir Estevam" w:date="2016-08-20T16:45:00Z"/>
              <w:rFonts w:asciiTheme="minorHAnsi" w:eastAsiaTheme="minorEastAsia" w:hAnsiTheme="minorHAnsi" w:cstheme="minorBidi"/>
              <w:b w:val="0"/>
              <w:color w:val="auto"/>
              <w:sz w:val="22"/>
              <w:szCs w:val="22"/>
            </w:rPr>
          </w:pPr>
          <w:ins w:id="514" w:author="Osnir Estevam" w:date="2016-08-20T16:45:00Z">
            <w:r w:rsidRPr="00C9441A">
              <w:rPr>
                <w:rStyle w:val="Hyperlink"/>
                <w:b w:val="0"/>
                <w:rPrChange w:id="515" w:author="Osnir Estevam [2]" w:date="2016-08-21T17:27:00Z">
                  <w:rPr>
                    <w:rStyle w:val="Hyperlink"/>
                  </w:rPr>
                </w:rPrChange>
              </w:rPr>
              <w:fldChar w:fldCharType="begin"/>
            </w:r>
            <w:r w:rsidRPr="00C9441A">
              <w:rPr>
                <w:rStyle w:val="Hyperlink"/>
                <w:b w:val="0"/>
                <w:rPrChange w:id="516" w:author="Osnir Estevam [2]" w:date="2016-08-21T17:27:00Z">
                  <w:rPr>
                    <w:rStyle w:val="Hyperlink"/>
                  </w:rPr>
                </w:rPrChange>
              </w:rPr>
              <w:instrText xml:space="preserve"> </w:instrText>
            </w:r>
            <w:r w:rsidRPr="00C9441A">
              <w:rPr>
                <w:b w:val="0"/>
                <w:rPrChange w:id="517" w:author="Osnir Estevam [2]" w:date="2016-08-21T17:27:00Z">
                  <w:rPr/>
                </w:rPrChange>
              </w:rPr>
              <w:instrText>HYPERLINK \l "_Toc459474853"</w:instrText>
            </w:r>
            <w:r w:rsidRPr="00C9441A">
              <w:rPr>
                <w:rStyle w:val="Hyperlink"/>
                <w:b w:val="0"/>
                <w:rPrChange w:id="518" w:author="Osnir Estevam [2]" w:date="2016-08-21T17:27:00Z">
                  <w:rPr>
                    <w:rStyle w:val="Hyperlink"/>
                  </w:rPr>
                </w:rPrChange>
              </w:rPr>
              <w:instrText xml:space="preserve"> </w:instrText>
            </w:r>
            <w:r w:rsidRPr="00C9441A">
              <w:rPr>
                <w:rStyle w:val="Hyperlink"/>
                <w:b w:val="0"/>
                <w:rPrChange w:id="519" w:author="Osnir Estevam [2]" w:date="2016-08-21T17:27:00Z">
                  <w:rPr>
                    <w:rStyle w:val="Hyperlink"/>
                  </w:rPr>
                </w:rPrChange>
              </w:rPr>
              <w:fldChar w:fldCharType="separate"/>
            </w:r>
            <w:r w:rsidRPr="00C9441A">
              <w:rPr>
                <w:rStyle w:val="Hyperlink"/>
                <w:b w:val="0"/>
                <w:rPrChange w:id="520" w:author="Osnir Estevam [2]" w:date="2016-08-21T17:27:00Z">
                  <w:rPr>
                    <w:rStyle w:val="Hyperlink"/>
                  </w:rPr>
                </w:rPrChange>
              </w:rPr>
              <w:t>2.4.</w:t>
            </w:r>
            <w:r w:rsidRPr="00C9441A">
              <w:rPr>
                <w:rFonts w:asciiTheme="minorHAnsi" w:eastAsiaTheme="minorEastAsia" w:hAnsiTheme="minorHAnsi" w:cstheme="minorBidi"/>
                <w:b w:val="0"/>
                <w:color w:val="auto"/>
                <w:sz w:val="22"/>
                <w:szCs w:val="22"/>
              </w:rPr>
              <w:tab/>
            </w:r>
            <w:r w:rsidRPr="00C9441A">
              <w:rPr>
                <w:rStyle w:val="Hyperlink"/>
                <w:b w:val="0"/>
                <w:rPrChange w:id="521" w:author="Osnir Estevam [2]" w:date="2016-08-21T17:27:00Z">
                  <w:rPr>
                    <w:rStyle w:val="Hyperlink"/>
                  </w:rPr>
                </w:rPrChange>
              </w:rPr>
              <w:t>Protocolo HTTP (Hyper Transfer Protocol)</w:t>
            </w:r>
            <w:r w:rsidRPr="00C9441A">
              <w:rPr>
                <w:b w:val="0"/>
                <w:webHidden/>
                <w:rPrChange w:id="522" w:author="Osnir Estevam [2]" w:date="2016-08-21T17:27:00Z">
                  <w:rPr>
                    <w:webHidden/>
                  </w:rPr>
                </w:rPrChange>
              </w:rPr>
              <w:tab/>
            </w:r>
            <w:r w:rsidRPr="00C9441A">
              <w:rPr>
                <w:b w:val="0"/>
                <w:webHidden/>
                <w:rPrChange w:id="523" w:author="Osnir Estevam [2]" w:date="2016-08-21T17:27:00Z">
                  <w:rPr>
                    <w:webHidden/>
                  </w:rPr>
                </w:rPrChange>
              </w:rPr>
              <w:fldChar w:fldCharType="begin"/>
            </w:r>
            <w:r w:rsidRPr="00C9441A">
              <w:rPr>
                <w:b w:val="0"/>
                <w:webHidden/>
                <w:rPrChange w:id="524" w:author="Osnir Estevam [2]" w:date="2016-08-21T17:27:00Z">
                  <w:rPr>
                    <w:webHidden/>
                  </w:rPr>
                </w:rPrChange>
              </w:rPr>
              <w:instrText xml:space="preserve"> PAGEREF _Toc459474853 \h </w:instrText>
            </w:r>
          </w:ins>
          <w:r w:rsidRPr="00C9441A">
            <w:rPr>
              <w:b w:val="0"/>
              <w:webHidden/>
              <w:rPrChange w:id="525" w:author="Osnir Estevam [2]" w:date="2016-08-21T17:27:00Z">
                <w:rPr>
                  <w:b w:val="0"/>
                  <w:webHidden/>
                </w:rPr>
              </w:rPrChange>
            </w:rPr>
          </w:r>
          <w:r w:rsidRPr="00C9441A">
            <w:rPr>
              <w:b w:val="0"/>
              <w:webHidden/>
              <w:rPrChange w:id="526" w:author="Osnir Estevam [2]" w:date="2016-08-21T17:27:00Z">
                <w:rPr>
                  <w:webHidden/>
                </w:rPr>
              </w:rPrChange>
            </w:rPr>
            <w:fldChar w:fldCharType="separate"/>
          </w:r>
          <w:ins w:id="527" w:author="Osnir Estevam" w:date="2016-08-20T16:45:00Z">
            <w:r w:rsidRPr="00C9441A">
              <w:rPr>
                <w:b w:val="0"/>
                <w:webHidden/>
                <w:rPrChange w:id="528" w:author="Osnir Estevam [2]" w:date="2016-08-21T17:27:00Z">
                  <w:rPr>
                    <w:webHidden/>
                  </w:rPr>
                </w:rPrChange>
              </w:rPr>
              <w:t>8</w:t>
            </w:r>
            <w:r w:rsidRPr="00C9441A">
              <w:rPr>
                <w:b w:val="0"/>
                <w:webHidden/>
                <w:rPrChange w:id="529" w:author="Osnir Estevam [2]" w:date="2016-08-21T17:27:00Z">
                  <w:rPr>
                    <w:webHidden/>
                  </w:rPr>
                </w:rPrChange>
              </w:rPr>
              <w:fldChar w:fldCharType="end"/>
            </w:r>
            <w:r w:rsidRPr="00C9441A">
              <w:rPr>
                <w:rStyle w:val="Hyperlink"/>
                <w:b w:val="0"/>
                <w:rPrChange w:id="530" w:author="Osnir Estevam [2]" w:date="2016-08-21T17:27:00Z">
                  <w:rPr>
                    <w:rStyle w:val="Hyperlink"/>
                  </w:rPr>
                </w:rPrChange>
              </w:rPr>
              <w:fldChar w:fldCharType="end"/>
            </w:r>
          </w:ins>
        </w:p>
        <w:p w14:paraId="31B1C656" w14:textId="0FEB7312" w:rsidR="007A38D2" w:rsidRPr="00C9441A" w:rsidRDefault="007A38D2">
          <w:pPr>
            <w:pStyle w:val="Sumrio1"/>
            <w:rPr>
              <w:ins w:id="531" w:author="Osnir Estevam" w:date="2016-08-20T16:45:00Z"/>
              <w:rFonts w:asciiTheme="minorHAnsi" w:eastAsiaTheme="minorEastAsia" w:hAnsiTheme="minorHAnsi" w:cstheme="minorBidi"/>
              <w:b w:val="0"/>
              <w:color w:val="auto"/>
              <w:sz w:val="22"/>
              <w:szCs w:val="22"/>
            </w:rPr>
          </w:pPr>
          <w:ins w:id="532" w:author="Osnir Estevam" w:date="2016-08-20T16:45:00Z">
            <w:r w:rsidRPr="00C9441A">
              <w:rPr>
                <w:rStyle w:val="Hyperlink"/>
                <w:b w:val="0"/>
                <w:rPrChange w:id="533" w:author="Osnir Estevam [2]" w:date="2016-08-21T17:27:00Z">
                  <w:rPr>
                    <w:rStyle w:val="Hyperlink"/>
                  </w:rPr>
                </w:rPrChange>
              </w:rPr>
              <w:fldChar w:fldCharType="begin"/>
            </w:r>
            <w:r w:rsidRPr="00C9441A">
              <w:rPr>
                <w:rStyle w:val="Hyperlink"/>
                <w:b w:val="0"/>
                <w:rPrChange w:id="534" w:author="Osnir Estevam [2]" w:date="2016-08-21T17:27:00Z">
                  <w:rPr>
                    <w:rStyle w:val="Hyperlink"/>
                  </w:rPr>
                </w:rPrChange>
              </w:rPr>
              <w:instrText xml:space="preserve"> </w:instrText>
            </w:r>
            <w:r w:rsidRPr="00C9441A">
              <w:rPr>
                <w:b w:val="0"/>
                <w:rPrChange w:id="535" w:author="Osnir Estevam [2]" w:date="2016-08-21T17:27:00Z">
                  <w:rPr/>
                </w:rPrChange>
              </w:rPr>
              <w:instrText>HYPERLINK \l "_Toc459474854"</w:instrText>
            </w:r>
            <w:r w:rsidRPr="00C9441A">
              <w:rPr>
                <w:rStyle w:val="Hyperlink"/>
                <w:b w:val="0"/>
                <w:rPrChange w:id="536" w:author="Osnir Estevam [2]" w:date="2016-08-21T17:27:00Z">
                  <w:rPr>
                    <w:rStyle w:val="Hyperlink"/>
                  </w:rPr>
                </w:rPrChange>
              </w:rPr>
              <w:instrText xml:space="preserve"> </w:instrText>
            </w:r>
            <w:r w:rsidRPr="00C9441A">
              <w:rPr>
                <w:rStyle w:val="Hyperlink"/>
                <w:b w:val="0"/>
                <w:rPrChange w:id="537" w:author="Osnir Estevam [2]" w:date="2016-08-21T17:27:00Z">
                  <w:rPr>
                    <w:rStyle w:val="Hyperlink"/>
                  </w:rPr>
                </w:rPrChange>
              </w:rPr>
              <w:fldChar w:fldCharType="separate"/>
            </w:r>
            <w:r w:rsidRPr="00C9441A">
              <w:rPr>
                <w:rStyle w:val="Hyperlink"/>
                <w:b w:val="0"/>
                <w:rPrChange w:id="538" w:author="Osnir Estevam [2]" w:date="2016-08-21T17:27:00Z">
                  <w:rPr>
                    <w:rStyle w:val="Hyperlink"/>
                  </w:rPr>
                </w:rPrChange>
              </w:rPr>
              <w:t>2.5.</w:t>
            </w:r>
            <w:r w:rsidRPr="00C9441A">
              <w:rPr>
                <w:rFonts w:asciiTheme="minorHAnsi" w:eastAsiaTheme="minorEastAsia" w:hAnsiTheme="minorHAnsi" w:cstheme="minorBidi"/>
                <w:b w:val="0"/>
                <w:color w:val="auto"/>
                <w:sz w:val="22"/>
                <w:szCs w:val="22"/>
              </w:rPr>
              <w:tab/>
            </w:r>
            <w:r w:rsidRPr="00C9441A">
              <w:rPr>
                <w:rStyle w:val="Hyperlink"/>
                <w:b w:val="0"/>
                <w:rPrChange w:id="539" w:author="Osnir Estevam [2]" w:date="2016-08-21T17:27:00Z">
                  <w:rPr>
                    <w:rStyle w:val="Hyperlink"/>
                  </w:rPr>
                </w:rPrChange>
              </w:rPr>
              <w:t>Arquitetura REST</w:t>
            </w:r>
            <w:r w:rsidRPr="00C9441A">
              <w:rPr>
                <w:b w:val="0"/>
                <w:webHidden/>
                <w:rPrChange w:id="540" w:author="Osnir Estevam [2]" w:date="2016-08-21T17:27:00Z">
                  <w:rPr>
                    <w:webHidden/>
                  </w:rPr>
                </w:rPrChange>
              </w:rPr>
              <w:tab/>
            </w:r>
            <w:r w:rsidRPr="00C9441A">
              <w:rPr>
                <w:b w:val="0"/>
                <w:webHidden/>
                <w:rPrChange w:id="541" w:author="Osnir Estevam [2]" w:date="2016-08-21T17:27:00Z">
                  <w:rPr>
                    <w:webHidden/>
                  </w:rPr>
                </w:rPrChange>
              </w:rPr>
              <w:fldChar w:fldCharType="begin"/>
            </w:r>
            <w:r w:rsidRPr="00C9441A">
              <w:rPr>
                <w:b w:val="0"/>
                <w:webHidden/>
                <w:rPrChange w:id="542" w:author="Osnir Estevam [2]" w:date="2016-08-21T17:27:00Z">
                  <w:rPr>
                    <w:webHidden/>
                  </w:rPr>
                </w:rPrChange>
              </w:rPr>
              <w:instrText xml:space="preserve"> PAGEREF _Toc459474854 \h </w:instrText>
            </w:r>
          </w:ins>
          <w:r w:rsidRPr="00C9441A">
            <w:rPr>
              <w:b w:val="0"/>
              <w:webHidden/>
              <w:rPrChange w:id="543" w:author="Osnir Estevam [2]" w:date="2016-08-21T17:27:00Z">
                <w:rPr>
                  <w:b w:val="0"/>
                  <w:webHidden/>
                </w:rPr>
              </w:rPrChange>
            </w:rPr>
          </w:r>
          <w:r w:rsidRPr="00C9441A">
            <w:rPr>
              <w:b w:val="0"/>
              <w:webHidden/>
              <w:rPrChange w:id="544" w:author="Osnir Estevam [2]" w:date="2016-08-21T17:27:00Z">
                <w:rPr>
                  <w:webHidden/>
                </w:rPr>
              </w:rPrChange>
            </w:rPr>
            <w:fldChar w:fldCharType="separate"/>
          </w:r>
          <w:ins w:id="545" w:author="Osnir Estevam" w:date="2016-08-20T16:45:00Z">
            <w:r w:rsidRPr="00C9441A">
              <w:rPr>
                <w:b w:val="0"/>
                <w:webHidden/>
                <w:rPrChange w:id="546" w:author="Osnir Estevam [2]" w:date="2016-08-21T17:27:00Z">
                  <w:rPr>
                    <w:webHidden/>
                  </w:rPr>
                </w:rPrChange>
              </w:rPr>
              <w:t>8</w:t>
            </w:r>
            <w:r w:rsidRPr="00C9441A">
              <w:rPr>
                <w:b w:val="0"/>
                <w:webHidden/>
                <w:rPrChange w:id="547" w:author="Osnir Estevam [2]" w:date="2016-08-21T17:27:00Z">
                  <w:rPr>
                    <w:webHidden/>
                  </w:rPr>
                </w:rPrChange>
              </w:rPr>
              <w:fldChar w:fldCharType="end"/>
            </w:r>
            <w:r w:rsidRPr="00C9441A">
              <w:rPr>
                <w:rStyle w:val="Hyperlink"/>
                <w:b w:val="0"/>
                <w:rPrChange w:id="548" w:author="Osnir Estevam [2]" w:date="2016-08-21T17:27:00Z">
                  <w:rPr>
                    <w:rStyle w:val="Hyperlink"/>
                  </w:rPr>
                </w:rPrChange>
              </w:rPr>
              <w:fldChar w:fldCharType="end"/>
            </w:r>
          </w:ins>
        </w:p>
        <w:p w14:paraId="0C12A8C3" w14:textId="4FF05E6E" w:rsidR="007A38D2" w:rsidRPr="00C9441A" w:rsidRDefault="007A38D2">
          <w:pPr>
            <w:pStyle w:val="Sumrio1"/>
            <w:rPr>
              <w:ins w:id="549" w:author="Osnir Estevam" w:date="2016-08-20T16:45:00Z"/>
              <w:rFonts w:asciiTheme="minorHAnsi" w:eastAsiaTheme="minorEastAsia" w:hAnsiTheme="minorHAnsi" w:cstheme="minorBidi"/>
              <w:b w:val="0"/>
              <w:color w:val="auto"/>
              <w:sz w:val="22"/>
              <w:szCs w:val="22"/>
            </w:rPr>
          </w:pPr>
          <w:ins w:id="550" w:author="Osnir Estevam" w:date="2016-08-20T16:45:00Z">
            <w:r w:rsidRPr="00C9441A">
              <w:rPr>
                <w:rStyle w:val="Hyperlink"/>
                <w:b w:val="0"/>
                <w:rPrChange w:id="551" w:author="Osnir Estevam [2]" w:date="2016-08-21T17:27:00Z">
                  <w:rPr>
                    <w:rStyle w:val="Hyperlink"/>
                  </w:rPr>
                </w:rPrChange>
              </w:rPr>
              <w:fldChar w:fldCharType="begin"/>
            </w:r>
            <w:r w:rsidRPr="00C9441A">
              <w:rPr>
                <w:rStyle w:val="Hyperlink"/>
                <w:b w:val="0"/>
                <w:rPrChange w:id="552" w:author="Osnir Estevam [2]" w:date="2016-08-21T17:27:00Z">
                  <w:rPr>
                    <w:rStyle w:val="Hyperlink"/>
                  </w:rPr>
                </w:rPrChange>
              </w:rPr>
              <w:instrText xml:space="preserve"> </w:instrText>
            </w:r>
            <w:r w:rsidRPr="00C9441A">
              <w:rPr>
                <w:b w:val="0"/>
                <w:rPrChange w:id="553" w:author="Osnir Estevam [2]" w:date="2016-08-21T17:27:00Z">
                  <w:rPr/>
                </w:rPrChange>
              </w:rPr>
              <w:instrText>HYPERLINK \l "_Toc459474855"</w:instrText>
            </w:r>
            <w:r w:rsidRPr="00C9441A">
              <w:rPr>
                <w:rStyle w:val="Hyperlink"/>
                <w:b w:val="0"/>
                <w:rPrChange w:id="554" w:author="Osnir Estevam [2]" w:date="2016-08-21T17:27:00Z">
                  <w:rPr>
                    <w:rStyle w:val="Hyperlink"/>
                  </w:rPr>
                </w:rPrChange>
              </w:rPr>
              <w:instrText xml:space="preserve"> </w:instrText>
            </w:r>
            <w:r w:rsidRPr="00C9441A">
              <w:rPr>
                <w:rStyle w:val="Hyperlink"/>
                <w:b w:val="0"/>
                <w:rPrChange w:id="555" w:author="Osnir Estevam [2]" w:date="2016-08-21T17:27:00Z">
                  <w:rPr>
                    <w:rStyle w:val="Hyperlink"/>
                  </w:rPr>
                </w:rPrChange>
              </w:rPr>
              <w:fldChar w:fldCharType="separate"/>
            </w:r>
            <w:r w:rsidRPr="00C9441A">
              <w:rPr>
                <w:rStyle w:val="Hyperlink"/>
                <w:b w:val="0"/>
                <w:rPrChange w:id="556" w:author="Osnir Estevam [2]" w:date="2016-08-21T17:27:00Z">
                  <w:rPr>
                    <w:rStyle w:val="Hyperlink"/>
                  </w:rPr>
                </w:rPrChange>
              </w:rPr>
              <w:t>2.6.</w:t>
            </w:r>
            <w:r w:rsidRPr="00C9441A">
              <w:rPr>
                <w:rFonts w:asciiTheme="minorHAnsi" w:eastAsiaTheme="minorEastAsia" w:hAnsiTheme="minorHAnsi" w:cstheme="minorBidi"/>
                <w:b w:val="0"/>
                <w:color w:val="auto"/>
                <w:sz w:val="22"/>
                <w:szCs w:val="22"/>
              </w:rPr>
              <w:tab/>
            </w:r>
            <w:r w:rsidRPr="00C9441A">
              <w:rPr>
                <w:rStyle w:val="Hyperlink"/>
                <w:b w:val="0"/>
                <w:rPrChange w:id="557" w:author="Osnir Estevam [2]" w:date="2016-08-21T17:27:00Z">
                  <w:rPr>
                    <w:rStyle w:val="Hyperlink"/>
                  </w:rPr>
                </w:rPrChange>
              </w:rPr>
              <w:t>RESTful</w:t>
            </w:r>
            <w:r w:rsidRPr="00C9441A">
              <w:rPr>
                <w:b w:val="0"/>
                <w:webHidden/>
                <w:rPrChange w:id="558" w:author="Osnir Estevam [2]" w:date="2016-08-21T17:27:00Z">
                  <w:rPr>
                    <w:webHidden/>
                  </w:rPr>
                </w:rPrChange>
              </w:rPr>
              <w:tab/>
            </w:r>
            <w:r w:rsidRPr="00C9441A">
              <w:rPr>
                <w:b w:val="0"/>
                <w:webHidden/>
                <w:rPrChange w:id="559" w:author="Osnir Estevam [2]" w:date="2016-08-21T17:27:00Z">
                  <w:rPr>
                    <w:webHidden/>
                  </w:rPr>
                </w:rPrChange>
              </w:rPr>
              <w:fldChar w:fldCharType="begin"/>
            </w:r>
            <w:r w:rsidRPr="00C9441A">
              <w:rPr>
                <w:b w:val="0"/>
                <w:webHidden/>
                <w:rPrChange w:id="560" w:author="Osnir Estevam [2]" w:date="2016-08-21T17:27:00Z">
                  <w:rPr>
                    <w:webHidden/>
                  </w:rPr>
                </w:rPrChange>
              </w:rPr>
              <w:instrText xml:space="preserve"> PAGEREF _Toc459474855 \h </w:instrText>
            </w:r>
          </w:ins>
          <w:r w:rsidRPr="00C9441A">
            <w:rPr>
              <w:b w:val="0"/>
              <w:webHidden/>
              <w:rPrChange w:id="561" w:author="Osnir Estevam [2]" w:date="2016-08-21T17:27:00Z">
                <w:rPr>
                  <w:b w:val="0"/>
                  <w:webHidden/>
                </w:rPr>
              </w:rPrChange>
            </w:rPr>
          </w:r>
          <w:r w:rsidRPr="00C9441A">
            <w:rPr>
              <w:b w:val="0"/>
              <w:webHidden/>
              <w:rPrChange w:id="562" w:author="Osnir Estevam [2]" w:date="2016-08-21T17:27:00Z">
                <w:rPr>
                  <w:webHidden/>
                </w:rPr>
              </w:rPrChange>
            </w:rPr>
            <w:fldChar w:fldCharType="separate"/>
          </w:r>
          <w:ins w:id="563" w:author="Osnir Estevam" w:date="2016-08-20T16:45:00Z">
            <w:r w:rsidRPr="00C9441A">
              <w:rPr>
                <w:b w:val="0"/>
                <w:webHidden/>
                <w:rPrChange w:id="564" w:author="Osnir Estevam [2]" w:date="2016-08-21T17:27:00Z">
                  <w:rPr>
                    <w:webHidden/>
                  </w:rPr>
                </w:rPrChange>
              </w:rPr>
              <w:t>9</w:t>
            </w:r>
            <w:r w:rsidRPr="00C9441A">
              <w:rPr>
                <w:b w:val="0"/>
                <w:webHidden/>
                <w:rPrChange w:id="565" w:author="Osnir Estevam [2]" w:date="2016-08-21T17:27:00Z">
                  <w:rPr>
                    <w:webHidden/>
                  </w:rPr>
                </w:rPrChange>
              </w:rPr>
              <w:fldChar w:fldCharType="end"/>
            </w:r>
            <w:r w:rsidRPr="00C9441A">
              <w:rPr>
                <w:rStyle w:val="Hyperlink"/>
                <w:b w:val="0"/>
                <w:rPrChange w:id="566" w:author="Osnir Estevam [2]" w:date="2016-08-21T17:27:00Z">
                  <w:rPr>
                    <w:rStyle w:val="Hyperlink"/>
                  </w:rPr>
                </w:rPrChange>
              </w:rPr>
              <w:fldChar w:fldCharType="end"/>
            </w:r>
          </w:ins>
        </w:p>
        <w:p w14:paraId="42E0FA4F" w14:textId="3E6AE8C5" w:rsidR="007A38D2" w:rsidRPr="00C9441A" w:rsidRDefault="007A38D2">
          <w:pPr>
            <w:pStyle w:val="Sumrio1"/>
            <w:rPr>
              <w:ins w:id="567" w:author="Osnir Estevam" w:date="2016-08-20T16:45:00Z"/>
              <w:rFonts w:asciiTheme="minorHAnsi" w:eastAsiaTheme="minorEastAsia" w:hAnsiTheme="minorHAnsi" w:cstheme="minorBidi"/>
              <w:b w:val="0"/>
              <w:color w:val="auto"/>
              <w:sz w:val="22"/>
              <w:szCs w:val="22"/>
            </w:rPr>
          </w:pPr>
          <w:ins w:id="568" w:author="Osnir Estevam" w:date="2016-08-20T16:45:00Z">
            <w:r w:rsidRPr="00C9441A">
              <w:rPr>
                <w:rStyle w:val="Hyperlink"/>
                <w:b w:val="0"/>
                <w:rPrChange w:id="569" w:author="Osnir Estevam [2]" w:date="2016-08-21T17:27:00Z">
                  <w:rPr>
                    <w:rStyle w:val="Hyperlink"/>
                  </w:rPr>
                </w:rPrChange>
              </w:rPr>
              <w:fldChar w:fldCharType="begin"/>
            </w:r>
            <w:r w:rsidRPr="00C9441A">
              <w:rPr>
                <w:rStyle w:val="Hyperlink"/>
                <w:b w:val="0"/>
                <w:rPrChange w:id="570" w:author="Osnir Estevam [2]" w:date="2016-08-21T17:27:00Z">
                  <w:rPr>
                    <w:rStyle w:val="Hyperlink"/>
                  </w:rPr>
                </w:rPrChange>
              </w:rPr>
              <w:instrText xml:space="preserve"> </w:instrText>
            </w:r>
            <w:r w:rsidRPr="00C9441A">
              <w:rPr>
                <w:b w:val="0"/>
                <w:rPrChange w:id="571" w:author="Osnir Estevam [2]" w:date="2016-08-21T17:27:00Z">
                  <w:rPr/>
                </w:rPrChange>
              </w:rPr>
              <w:instrText>HYPERLINK \l "_Toc459474856"</w:instrText>
            </w:r>
            <w:r w:rsidRPr="00C9441A">
              <w:rPr>
                <w:rStyle w:val="Hyperlink"/>
                <w:b w:val="0"/>
                <w:rPrChange w:id="572" w:author="Osnir Estevam [2]" w:date="2016-08-21T17:27:00Z">
                  <w:rPr>
                    <w:rStyle w:val="Hyperlink"/>
                  </w:rPr>
                </w:rPrChange>
              </w:rPr>
              <w:instrText xml:space="preserve"> </w:instrText>
            </w:r>
            <w:r w:rsidRPr="00C9441A">
              <w:rPr>
                <w:rStyle w:val="Hyperlink"/>
                <w:b w:val="0"/>
                <w:rPrChange w:id="573" w:author="Osnir Estevam [2]" w:date="2016-08-21T17:27:00Z">
                  <w:rPr>
                    <w:rStyle w:val="Hyperlink"/>
                  </w:rPr>
                </w:rPrChange>
              </w:rPr>
              <w:fldChar w:fldCharType="separate"/>
            </w:r>
            <w:r w:rsidRPr="00C9441A">
              <w:rPr>
                <w:rStyle w:val="Hyperlink"/>
                <w:b w:val="0"/>
                <w:rPrChange w:id="574" w:author="Osnir Estevam [2]" w:date="2016-08-21T17:27:00Z">
                  <w:rPr>
                    <w:rStyle w:val="Hyperlink"/>
                  </w:rPr>
                </w:rPrChange>
              </w:rPr>
              <w:t>2.7.</w:t>
            </w:r>
            <w:r w:rsidRPr="00C9441A">
              <w:rPr>
                <w:rFonts w:asciiTheme="minorHAnsi" w:eastAsiaTheme="minorEastAsia" w:hAnsiTheme="minorHAnsi" w:cstheme="minorBidi"/>
                <w:b w:val="0"/>
                <w:color w:val="auto"/>
                <w:sz w:val="22"/>
                <w:szCs w:val="22"/>
              </w:rPr>
              <w:tab/>
            </w:r>
            <w:r w:rsidRPr="00C9441A">
              <w:rPr>
                <w:rStyle w:val="Hyperlink"/>
                <w:b w:val="0"/>
                <w:rPrChange w:id="575" w:author="Osnir Estevam [2]" w:date="2016-08-21T17:27:00Z">
                  <w:rPr>
                    <w:rStyle w:val="Hyperlink"/>
                  </w:rPr>
                </w:rPrChange>
              </w:rPr>
              <w:t>Swagger</w:t>
            </w:r>
            <w:r w:rsidRPr="00C9441A">
              <w:rPr>
                <w:b w:val="0"/>
                <w:webHidden/>
                <w:rPrChange w:id="576" w:author="Osnir Estevam [2]" w:date="2016-08-21T17:27:00Z">
                  <w:rPr>
                    <w:webHidden/>
                  </w:rPr>
                </w:rPrChange>
              </w:rPr>
              <w:tab/>
            </w:r>
            <w:r w:rsidRPr="00C9441A">
              <w:rPr>
                <w:b w:val="0"/>
                <w:webHidden/>
                <w:rPrChange w:id="577" w:author="Osnir Estevam [2]" w:date="2016-08-21T17:27:00Z">
                  <w:rPr>
                    <w:webHidden/>
                  </w:rPr>
                </w:rPrChange>
              </w:rPr>
              <w:fldChar w:fldCharType="begin"/>
            </w:r>
            <w:r w:rsidRPr="00C9441A">
              <w:rPr>
                <w:b w:val="0"/>
                <w:webHidden/>
                <w:rPrChange w:id="578" w:author="Osnir Estevam [2]" w:date="2016-08-21T17:27:00Z">
                  <w:rPr>
                    <w:webHidden/>
                  </w:rPr>
                </w:rPrChange>
              </w:rPr>
              <w:instrText xml:space="preserve"> PAGEREF _Toc459474856 \h </w:instrText>
            </w:r>
          </w:ins>
          <w:r w:rsidRPr="00C9441A">
            <w:rPr>
              <w:b w:val="0"/>
              <w:webHidden/>
              <w:rPrChange w:id="579" w:author="Osnir Estevam [2]" w:date="2016-08-21T17:27:00Z">
                <w:rPr>
                  <w:b w:val="0"/>
                  <w:webHidden/>
                </w:rPr>
              </w:rPrChange>
            </w:rPr>
          </w:r>
          <w:r w:rsidRPr="00C9441A">
            <w:rPr>
              <w:b w:val="0"/>
              <w:webHidden/>
              <w:rPrChange w:id="580" w:author="Osnir Estevam [2]" w:date="2016-08-21T17:27:00Z">
                <w:rPr>
                  <w:webHidden/>
                </w:rPr>
              </w:rPrChange>
            </w:rPr>
            <w:fldChar w:fldCharType="separate"/>
          </w:r>
          <w:ins w:id="581" w:author="Osnir Estevam" w:date="2016-08-20T16:45:00Z">
            <w:r w:rsidRPr="00C9441A">
              <w:rPr>
                <w:b w:val="0"/>
                <w:webHidden/>
                <w:rPrChange w:id="582" w:author="Osnir Estevam [2]" w:date="2016-08-21T17:27:00Z">
                  <w:rPr>
                    <w:webHidden/>
                  </w:rPr>
                </w:rPrChange>
              </w:rPr>
              <w:t>11</w:t>
            </w:r>
            <w:r w:rsidRPr="00C9441A">
              <w:rPr>
                <w:b w:val="0"/>
                <w:webHidden/>
                <w:rPrChange w:id="583" w:author="Osnir Estevam [2]" w:date="2016-08-21T17:27:00Z">
                  <w:rPr>
                    <w:webHidden/>
                  </w:rPr>
                </w:rPrChange>
              </w:rPr>
              <w:fldChar w:fldCharType="end"/>
            </w:r>
            <w:r w:rsidRPr="00C9441A">
              <w:rPr>
                <w:rStyle w:val="Hyperlink"/>
                <w:b w:val="0"/>
                <w:rPrChange w:id="584" w:author="Osnir Estevam [2]" w:date="2016-08-21T17:27:00Z">
                  <w:rPr>
                    <w:rStyle w:val="Hyperlink"/>
                  </w:rPr>
                </w:rPrChange>
              </w:rPr>
              <w:fldChar w:fldCharType="end"/>
            </w:r>
          </w:ins>
        </w:p>
        <w:p w14:paraId="4BEF8EC0" w14:textId="4517EE87" w:rsidR="007A38D2" w:rsidRPr="00C9441A" w:rsidRDefault="007A38D2">
          <w:pPr>
            <w:pStyle w:val="Sumrio1"/>
            <w:rPr>
              <w:ins w:id="585" w:author="Osnir Estevam" w:date="2016-08-20T16:45:00Z"/>
              <w:rFonts w:asciiTheme="minorHAnsi" w:eastAsiaTheme="minorEastAsia" w:hAnsiTheme="minorHAnsi" w:cstheme="minorBidi"/>
              <w:b w:val="0"/>
              <w:color w:val="auto"/>
              <w:sz w:val="22"/>
              <w:szCs w:val="22"/>
            </w:rPr>
          </w:pPr>
          <w:ins w:id="586" w:author="Osnir Estevam" w:date="2016-08-20T16:45:00Z">
            <w:r w:rsidRPr="00C9441A">
              <w:rPr>
                <w:rStyle w:val="Hyperlink"/>
                <w:b w:val="0"/>
                <w:rPrChange w:id="587" w:author="Osnir Estevam [2]" w:date="2016-08-21T17:27:00Z">
                  <w:rPr>
                    <w:rStyle w:val="Hyperlink"/>
                  </w:rPr>
                </w:rPrChange>
              </w:rPr>
              <w:fldChar w:fldCharType="begin"/>
            </w:r>
            <w:r w:rsidRPr="00C9441A">
              <w:rPr>
                <w:rStyle w:val="Hyperlink"/>
                <w:b w:val="0"/>
                <w:rPrChange w:id="588" w:author="Osnir Estevam [2]" w:date="2016-08-21T17:27:00Z">
                  <w:rPr>
                    <w:rStyle w:val="Hyperlink"/>
                  </w:rPr>
                </w:rPrChange>
              </w:rPr>
              <w:instrText xml:space="preserve"> </w:instrText>
            </w:r>
            <w:r w:rsidRPr="00C9441A">
              <w:rPr>
                <w:b w:val="0"/>
                <w:rPrChange w:id="589" w:author="Osnir Estevam [2]" w:date="2016-08-21T17:27:00Z">
                  <w:rPr/>
                </w:rPrChange>
              </w:rPr>
              <w:instrText>HYPERLINK \l "_Toc459474857"</w:instrText>
            </w:r>
            <w:r w:rsidRPr="00C9441A">
              <w:rPr>
                <w:rStyle w:val="Hyperlink"/>
                <w:b w:val="0"/>
                <w:rPrChange w:id="590" w:author="Osnir Estevam [2]" w:date="2016-08-21T17:27:00Z">
                  <w:rPr>
                    <w:rStyle w:val="Hyperlink"/>
                  </w:rPr>
                </w:rPrChange>
              </w:rPr>
              <w:instrText xml:space="preserve"> </w:instrText>
            </w:r>
            <w:r w:rsidRPr="00C9441A">
              <w:rPr>
                <w:rStyle w:val="Hyperlink"/>
                <w:b w:val="0"/>
                <w:rPrChange w:id="591" w:author="Osnir Estevam [2]" w:date="2016-08-21T17:27:00Z">
                  <w:rPr>
                    <w:rStyle w:val="Hyperlink"/>
                  </w:rPr>
                </w:rPrChange>
              </w:rPr>
              <w:fldChar w:fldCharType="separate"/>
            </w:r>
            <w:r w:rsidRPr="00C9441A">
              <w:rPr>
                <w:rStyle w:val="Hyperlink"/>
                <w:b w:val="0"/>
                <w:rPrChange w:id="592" w:author="Osnir Estevam [2]" w:date="2016-08-21T17:27:00Z">
                  <w:rPr>
                    <w:rStyle w:val="Hyperlink"/>
                  </w:rPr>
                </w:rPrChange>
              </w:rPr>
              <w:t>2.8.</w:t>
            </w:r>
            <w:r w:rsidRPr="00C9441A">
              <w:rPr>
                <w:rFonts w:asciiTheme="minorHAnsi" w:eastAsiaTheme="minorEastAsia" w:hAnsiTheme="minorHAnsi" w:cstheme="minorBidi"/>
                <w:b w:val="0"/>
                <w:color w:val="auto"/>
                <w:sz w:val="22"/>
                <w:szCs w:val="22"/>
              </w:rPr>
              <w:tab/>
            </w:r>
            <w:r w:rsidRPr="00C9441A">
              <w:rPr>
                <w:rStyle w:val="Hyperlink"/>
                <w:b w:val="0"/>
                <w:rPrChange w:id="593" w:author="Osnir Estevam [2]" w:date="2016-08-21T17:27:00Z">
                  <w:rPr>
                    <w:rStyle w:val="Hyperlink"/>
                  </w:rPr>
                </w:rPrChange>
              </w:rPr>
              <w:t>TDD (Test Driven Development)</w:t>
            </w:r>
            <w:r w:rsidRPr="00C9441A">
              <w:rPr>
                <w:b w:val="0"/>
                <w:webHidden/>
                <w:rPrChange w:id="594" w:author="Osnir Estevam [2]" w:date="2016-08-21T17:27:00Z">
                  <w:rPr>
                    <w:webHidden/>
                  </w:rPr>
                </w:rPrChange>
              </w:rPr>
              <w:tab/>
            </w:r>
            <w:r w:rsidRPr="00C9441A">
              <w:rPr>
                <w:b w:val="0"/>
                <w:webHidden/>
                <w:rPrChange w:id="595" w:author="Osnir Estevam [2]" w:date="2016-08-21T17:27:00Z">
                  <w:rPr>
                    <w:webHidden/>
                  </w:rPr>
                </w:rPrChange>
              </w:rPr>
              <w:fldChar w:fldCharType="begin"/>
            </w:r>
            <w:r w:rsidRPr="00C9441A">
              <w:rPr>
                <w:b w:val="0"/>
                <w:webHidden/>
                <w:rPrChange w:id="596" w:author="Osnir Estevam [2]" w:date="2016-08-21T17:27:00Z">
                  <w:rPr>
                    <w:webHidden/>
                  </w:rPr>
                </w:rPrChange>
              </w:rPr>
              <w:instrText xml:space="preserve"> PAGEREF _Toc459474857 \h </w:instrText>
            </w:r>
          </w:ins>
          <w:r w:rsidRPr="00C9441A">
            <w:rPr>
              <w:b w:val="0"/>
              <w:webHidden/>
              <w:rPrChange w:id="597" w:author="Osnir Estevam [2]" w:date="2016-08-21T17:27:00Z">
                <w:rPr>
                  <w:b w:val="0"/>
                  <w:webHidden/>
                </w:rPr>
              </w:rPrChange>
            </w:rPr>
          </w:r>
          <w:r w:rsidRPr="00C9441A">
            <w:rPr>
              <w:b w:val="0"/>
              <w:webHidden/>
              <w:rPrChange w:id="598" w:author="Osnir Estevam [2]" w:date="2016-08-21T17:27:00Z">
                <w:rPr>
                  <w:webHidden/>
                </w:rPr>
              </w:rPrChange>
            </w:rPr>
            <w:fldChar w:fldCharType="separate"/>
          </w:r>
          <w:ins w:id="599" w:author="Osnir Estevam" w:date="2016-08-20T16:45:00Z">
            <w:r w:rsidRPr="00C9441A">
              <w:rPr>
                <w:b w:val="0"/>
                <w:webHidden/>
                <w:rPrChange w:id="600" w:author="Osnir Estevam [2]" w:date="2016-08-21T17:27:00Z">
                  <w:rPr>
                    <w:webHidden/>
                  </w:rPr>
                </w:rPrChange>
              </w:rPr>
              <w:t>11</w:t>
            </w:r>
            <w:r w:rsidRPr="00C9441A">
              <w:rPr>
                <w:b w:val="0"/>
                <w:webHidden/>
                <w:rPrChange w:id="601" w:author="Osnir Estevam [2]" w:date="2016-08-21T17:27:00Z">
                  <w:rPr>
                    <w:webHidden/>
                  </w:rPr>
                </w:rPrChange>
              </w:rPr>
              <w:fldChar w:fldCharType="end"/>
            </w:r>
            <w:r w:rsidRPr="00C9441A">
              <w:rPr>
                <w:rStyle w:val="Hyperlink"/>
                <w:b w:val="0"/>
                <w:rPrChange w:id="602" w:author="Osnir Estevam [2]" w:date="2016-08-21T17:27:00Z">
                  <w:rPr>
                    <w:rStyle w:val="Hyperlink"/>
                  </w:rPr>
                </w:rPrChange>
              </w:rPr>
              <w:fldChar w:fldCharType="end"/>
            </w:r>
          </w:ins>
        </w:p>
        <w:p w14:paraId="404444BA" w14:textId="1CCC973B" w:rsidR="007A38D2" w:rsidRPr="00C9441A" w:rsidRDefault="007A38D2">
          <w:pPr>
            <w:pStyle w:val="Sumrio1"/>
            <w:rPr>
              <w:ins w:id="603" w:author="Osnir Estevam" w:date="2016-08-20T16:45:00Z"/>
              <w:rFonts w:asciiTheme="minorHAnsi" w:eastAsiaTheme="minorEastAsia" w:hAnsiTheme="minorHAnsi" w:cstheme="minorBidi"/>
              <w:b w:val="0"/>
              <w:color w:val="auto"/>
              <w:sz w:val="22"/>
              <w:szCs w:val="22"/>
            </w:rPr>
          </w:pPr>
          <w:ins w:id="604" w:author="Osnir Estevam" w:date="2016-08-20T16:45:00Z">
            <w:r w:rsidRPr="00C9441A">
              <w:rPr>
                <w:rStyle w:val="Hyperlink"/>
                <w:b w:val="0"/>
                <w:rPrChange w:id="605" w:author="Osnir Estevam [2]" w:date="2016-08-21T17:27:00Z">
                  <w:rPr>
                    <w:rStyle w:val="Hyperlink"/>
                  </w:rPr>
                </w:rPrChange>
              </w:rPr>
              <w:fldChar w:fldCharType="begin"/>
            </w:r>
            <w:r w:rsidRPr="00C9441A">
              <w:rPr>
                <w:rStyle w:val="Hyperlink"/>
                <w:b w:val="0"/>
                <w:rPrChange w:id="606" w:author="Osnir Estevam [2]" w:date="2016-08-21T17:27:00Z">
                  <w:rPr>
                    <w:rStyle w:val="Hyperlink"/>
                  </w:rPr>
                </w:rPrChange>
              </w:rPr>
              <w:instrText xml:space="preserve"> </w:instrText>
            </w:r>
            <w:r w:rsidRPr="00C9441A">
              <w:rPr>
                <w:b w:val="0"/>
                <w:rPrChange w:id="607" w:author="Osnir Estevam [2]" w:date="2016-08-21T17:27:00Z">
                  <w:rPr/>
                </w:rPrChange>
              </w:rPr>
              <w:instrText>HYPERLINK \l "_Toc459474858"</w:instrText>
            </w:r>
            <w:r w:rsidRPr="00C9441A">
              <w:rPr>
                <w:rStyle w:val="Hyperlink"/>
                <w:b w:val="0"/>
                <w:rPrChange w:id="608" w:author="Osnir Estevam [2]" w:date="2016-08-21T17:27:00Z">
                  <w:rPr>
                    <w:rStyle w:val="Hyperlink"/>
                  </w:rPr>
                </w:rPrChange>
              </w:rPr>
              <w:instrText xml:space="preserve"> </w:instrText>
            </w:r>
            <w:r w:rsidRPr="00C9441A">
              <w:rPr>
                <w:rStyle w:val="Hyperlink"/>
                <w:b w:val="0"/>
                <w:rPrChange w:id="609" w:author="Osnir Estevam [2]" w:date="2016-08-21T17:27:00Z">
                  <w:rPr>
                    <w:rStyle w:val="Hyperlink"/>
                  </w:rPr>
                </w:rPrChange>
              </w:rPr>
              <w:fldChar w:fldCharType="separate"/>
            </w:r>
            <w:r w:rsidRPr="00C9441A">
              <w:rPr>
                <w:rStyle w:val="Hyperlink"/>
                <w:b w:val="0"/>
                <w:rPrChange w:id="610" w:author="Osnir Estevam [2]" w:date="2016-08-21T17:27:00Z">
                  <w:rPr>
                    <w:rStyle w:val="Hyperlink"/>
                  </w:rPr>
                </w:rPrChange>
              </w:rPr>
              <w:t>2.8.1.</w:t>
            </w:r>
            <w:r w:rsidRPr="00C9441A">
              <w:rPr>
                <w:rFonts w:asciiTheme="minorHAnsi" w:eastAsiaTheme="minorEastAsia" w:hAnsiTheme="minorHAnsi" w:cstheme="minorBidi"/>
                <w:b w:val="0"/>
                <w:color w:val="auto"/>
                <w:sz w:val="22"/>
                <w:szCs w:val="22"/>
              </w:rPr>
              <w:tab/>
            </w:r>
            <w:r w:rsidRPr="00C9441A">
              <w:rPr>
                <w:rStyle w:val="Hyperlink"/>
                <w:b w:val="0"/>
                <w:rPrChange w:id="611" w:author="Osnir Estevam [2]" w:date="2016-08-21T17:27:00Z">
                  <w:rPr>
                    <w:rStyle w:val="Hyperlink"/>
                  </w:rPr>
                </w:rPrChange>
              </w:rPr>
              <w:t>Teste de Unidade</w:t>
            </w:r>
            <w:r w:rsidRPr="00C9441A">
              <w:rPr>
                <w:b w:val="0"/>
                <w:webHidden/>
                <w:rPrChange w:id="612" w:author="Osnir Estevam [2]" w:date="2016-08-21T17:27:00Z">
                  <w:rPr>
                    <w:webHidden/>
                  </w:rPr>
                </w:rPrChange>
              </w:rPr>
              <w:tab/>
            </w:r>
            <w:r w:rsidRPr="00C9441A">
              <w:rPr>
                <w:b w:val="0"/>
                <w:webHidden/>
                <w:rPrChange w:id="613" w:author="Osnir Estevam [2]" w:date="2016-08-21T17:27:00Z">
                  <w:rPr>
                    <w:webHidden/>
                  </w:rPr>
                </w:rPrChange>
              </w:rPr>
              <w:fldChar w:fldCharType="begin"/>
            </w:r>
            <w:r w:rsidRPr="00C9441A">
              <w:rPr>
                <w:b w:val="0"/>
                <w:webHidden/>
                <w:rPrChange w:id="614" w:author="Osnir Estevam [2]" w:date="2016-08-21T17:27:00Z">
                  <w:rPr>
                    <w:webHidden/>
                  </w:rPr>
                </w:rPrChange>
              </w:rPr>
              <w:instrText xml:space="preserve"> PAGEREF _Toc459474858 \h </w:instrText>
            </w:r>
          </w:ins>
          <w:r w:rsidRPr="00C9441A">
            <w:rPr>
              <w:b w:val="0"/>
              <w:webHidden/>
              <w:rPrChange w:id="615" w:author="Osnir Estevam [2]" w:date="2016-08-21T17:27:00Z">
                <w:rPr>
                  <w:b w:val="0"/>
                  <w:webHidden/>
                </w:rPr>
              </w:rPrChange>
            </w:rPr>
          </w:r>
          <w:r w:rsidRPr="00C9441A">
            <w:rPr>
              <w:b w:val="0"/>
              <w:webHidden/>
              <w:rPrChange w:id="616" w:author="Osnir Estevam [2]" w:date="2016-08-21T17:27:00Z">
                <w:rPr>
                  <w:webHidden/>
                </w:rPr>
              </w:rPrChange>
            </w:rPr>
            <w:fldChar w:fldCharType="separate"/>
          </w:r>
          <w:ins w:id="617" w:author="Osnir Estevam" w:date="2016-08-20T16:45:00Z">
            <w:r w:rsidRPr="00C9441A">
              <w:rPr>
                <w:b w:val="0"/>
                <w:webHidden/>
                <w:rPrChange w:id="618" w:author="Osnir Estevam [2]" w:date="2016-08-21T17:27:00Z">
                  <w:rPr>
                    <w:webHidden/>
                  </w:rPr>
                </w:rPrChange>
              </w:rPr>
              <w:t>12</w:t>
            </w:r>
            <w:r w:rsidRPr="00C9441A">
              <w:rPr>
                <w:b w:val="0"/>
                <w:webHidden/>
                <w:rPrChange w:id="619" w:author="Osnir Estevam [2]" w:date="2016-08-21T17:27:00Z">
                  <w:rPr>
                    <w:webHidden/>
                  </w:rPr>
                </w:rPrChange>
              </w:rPr>
              <w:fldChar w:fldCharType="end"/>
            </w:r>
            <w:r w:rsidRPr="00C9441A">
              <w:rPr>
                <w:rStyle w:val="Hyperlink"/>
                <w:b w:val="0"/>
                <w:rPrChange w:id="620" w:author="Osnir Estevam [2]" w:date="2016-08-21T17:27:00Z">
                  <w:rPr>
                    <w:rStyle w:val="Hyperlink"/>
                  </w:rPr>
                </w:rPrChange>
              </w:rPr>
              <w:fldChar w:fldCharType="end"/>
            </w:r>
          </w:ins>
        </w:p>
        <w:p w14:paraId="160D5968" w14:textId="1185F8EF" w:rsidR="007A38D2" w:rsidRPr="00C9441A" w:rsidRDefault="007A38D2">
          <w:pPr>
            <w:pStyle w:val="Sumrio1"/>
            <w:rPr>
              <w:ins w:id="621" w:author="Osnir Estevam" w:date="2016-08-20T16:45:00Z"/>
              <w:rFonts w:asciiTheme="minorHAnsi" w:eastAsiaTheme="minorEastAsia" w:hAnsiTheme="minorHAnsi" w:cstheme="minorBidi"/>
              <w:b w:val="0"/>
              <w:color w:val="auto"/>
              <w:sz w:val="22"/>
              <w:szCs w:val="22"/>
            </w:rPr>
          </w:pPr>
          <w:ins w:id="622" w:author="Osnir Estevam" w:date="2016-08-20T16:45:00Z">
            <w:r w:rsidRPr="00C9441A">
              <w:rPr>
                <w:rStyle w:val="Hyperlink"/>
                <w:b w:val="0"/>
                <w:rPrChange w:id="623" w:author="Osnir Estevam [2]" w:date="2016-08-21T17:27:00Z">
                  <w:rPr>
                    <w:rStyle w:val="Hyperlink"/>
                  </w:rPr>
                </w:rPrChange>
              </w:rPr>
              <w:fldChar w:fldCharType="begin"/>
            </w:r>
            <w:r w:rsidRPr="00C9441A">
              <w:rPr>
                <w:rStyle w:val="Hyperlink"/>
                <w:b w:val="0"/>
                <w:rPrChange w:id="624" w:author="Osnir Estevam [2]" w:date="2016-08-21T17:27:00Z">
                  <w:rPr>
                    <w:rStyle w:val="Hyperlink"/>
                  </w:rPr>
                </w:rPrChange>
              </w:rPr>
              <w:instrText xml:space="preserve"> </w:instrText>
            </w:r>
            <w:r w:rsidRPr="00C9441A">
              <w:rPr>
                <w:b w:val="0"/>
                <w:rPrChange w:id="625" w:author="Osnir Estevam [2]" w:date="2016-08-21T17:27:00Z">
                  <w:rPr/>
                </w:rPrChange>
              </w:rPr>
              <w:instrText>HYPERLINK \l "_Toc459474859"</w:instrText>
            </w:r>
            <w:r w:rsidRPr="00C9441A">
              <w:rPr>
                <w:rStyle w:val="Hyperlink"/>
                <w:b w:val="0"/>
                <w:rPrChange w:id="626" w:author="Osnir Estevam [2]" w:date="2016-08-21T17:27:00Z">
                  <w:rPr>
                    <w:rStyle w:val="Hyperlink"/>
                  </w:rPr>
                </w:rPrChange>
              </w:rPr>
              <w:instrText xml:space="preserve"> </w:instrText>
            </w:r>
            <w:r w:rsidRPr="00C9441A">
              <w:rPr>
                <w:rStyle w:val="Hyperlink"/>
                <w:b w:val="0"/>
                <w:rPrChange w:id="627" w:author="Osnir Estevam [2]" w:date="2016-08-21T17:27:00Z">
                  <w:rPr>
                    <w:rStyle w:val="Hyperlink"/>
                  </w:rPr>
                </w:rPrChange>
              </w:rPr>
              <w:fldChar w:fldCharType="separate"/>
            </w:r>
            <w:r w:rsidRPr="00C9441A">
              <w:rPr>
                <w:rStyle w:val="Hyperlink"/>
                <w:b w:val="0"/>
                <w:rPrChange w:id="628" w:author="Osnir Estevam [2]" w:date="2016-08-21T17:27:00Z">
                  <w:rPr>
                    <w:rStyle w:val="Hyperlink"/>
                  </w:rPr>
                </w:rPrChange>
              </w:rPr>
              <w:t>2.9.</w:t>
            </w:r>
            <w:r w:rsidRPr="00C9441A">
              <w:rPr>
                <w:rFonts w:asciiTheme="minorHAnsi" w:eastAsiaTheme="minorEastAsia" w:hAnsiTheme="minorHAnsi" w:cstheme="minorBidi"/>
                <w:b w:val="0"/>
                <w:color w:val="auto"/>
                <w:sz w:val="22"/>
                <w:szCs w:val="22"/>
              </w:rPr>
              <w:tab/>
            </w:r>
            <w:r w:rsidRPr="00C9441A">
              <w:rPr>
                <w:rStyle w:val="Hyperlink"/>
                <w:b w:val="0"/>
                <w:rPrChange w:id="629" w:author="Osnir Estevam [2]" w:date="2016-08-21T17:27:00Z">
                  <w:rPr>
                    <w:rStyle w:val="Hyperlink"/>
                  </w:rPr>
                </w:rPrChange>
              </w:rPr>
              <w:t>Personas</w:t>
            </w:r>
            <w:r w:rsidRPr="00C9441A">
              <w:rPr>
                <w:b w:val="0"/>
                <w:webHidden/>
                <w:rPrChange w:id="630" w:author="Osnir Estevam [2]" w:date="2016-08-21T17:27:00Z">
                  <w:rPr>
                    <w:webHidden/>
                  </w:rPr>
                </w:rPrChange>
              </w:rPr>
              <w:tab/>
            </w:r>
            <w:r w:rsidRPr="00C9441A">
              <w:rPr>
                <w:b w:val="0"/>
                <w:webHidden/>
                <w:rPrChange w:id="631" w:author="Osnir Estevam [2]" w:date="2016-08-21T17:27:00Z">
                  <w:rPr>
                    <w:webHidden/>
                  </w:rPr>
                </w:rPrChange>
              </w:rPr>
              <w:fldChar w:fldCharType="begin"/>
            </w:r>
            <w:r w:rsidRPr="00C9441A">
              <w:rPr>
                <w:b w:val="0"/>
                <w:webHidden/>
                <w:rPrChange w:id="632" w:author="Osnir Estevam [2]" w:date="2016-08-21T17:27:00Z">
                  <w:rPr>
                    <w:webHidden/>
                  </w:rPr>
                </w:rPrChange>
              </w:rPr>
              <w:instrText xml:space="preserve"> PAGEREF _Toc459474859 \h </w:instrText>
            </w:r>
          </w:ins>
          <w:r w:rsidRPr="00C9441A">
            <w:rPr>
              <w:b w:val="0"/>
              <w:webHidden/>
              <w:rPrChange w:id="633" w:author="Osnir Estevam [2]" w:date="2016-08-21T17:27:00Z">
                <w:rPr>
                  <w:b w:val="0"/>
                  <w:webHidden/>
                </w:rPr>
              </w:rPrChange>
            </w:rPr>
          </w:r>
          <w:r w:rsidRPr="00C9441A">
            <w:rPr>
              <w:b w:val="0"/>
              <w:webHidden/>
              <w:rPrChange w:id="634" w:author="Osnir Estevam [2]" w:date="2016-08-21T17:27:00Z">
                <w:rPr>
                  <w:webHidden/>
                </w:rPr>
              </w:rPrChange>
            </w:rPr>
            <w:fldChar w:fldCharType="separate"/>
          </w:r>
          <w:ins w:id="635" w:author="Osnir Estevam" w:date="2016-08-20T16:45:00Z">
            <w:r w:rsidRPr="00C9441A">
              <w:rPr>
                <w:b w:val="0"/>
                <w:webHidden/>
                <w:rPrChange w:id="636" w:author="Osnir Estevam [2]" w:date="2016-08-21T17:27:00Z">
                  <w:rPr>
                    <w:webHidden/>
                  </w:rPr>
                </w:rPrChange>
              </w:rPr>
              <w:t>13</w:t>
            </w:r>
            <w:r w:rsidRPr="00C9441A">
              <w:rPr>
                <w:b w:val="0"/>
                <w:webHidden/>
                <w:rPrChange w:id="637" w:author="Osnir Estevam [2]" w:date="2016-08-21T17:27:00Z">
                  <w:rPr>
                    <w:webHidden/>
                  </w:rPr>
                </w:rPrChange>
              </w:rPr>
              <w:fldChar w:fldCharType="end"/>
            </w:r>
            <w:r w:rsidRPr="00C9441A">
              <w:rPr>
                <w:rStyle w:val="Hyperlink"/>
                <w:b w:val="0"/>
                <w:rPrChange w:id="638" w:author="Osnir Estevam [2]" w:date="2016-08-21T17:27:00Z">
                  <w:rPr>
                    <w:rStyle w:val="Hyperlink"/>
                  </w:rPr>
                </w:rPrChange>
              </w:rPr>
              <w:fldChar w:fldCharType="end"/>
            </w:r>
          </w:ins>
        </w:p>
        <w:p w14:paraId="192BA959" w14:textId="571E930D" w:rsidR="007A38D2" w:rsidRPr="00C9441A" w:rsidRDefault="007A38D2">
          <w:pPr>
            <w:pStyle w:val="Sumrio1"/>
            <w:rPr>
              <w:ins w:id="639" w:author="Osnir Estevam" w:date="2016-08-20T16:45:00Z"/>
              <w:rFonts w:asciiTheme="minorHAnsi" w:eastAsiaTheme="minorEastAsia" w:hAnsiTheme="minorHAnsi" w:cstheme="minorBidi"/>
              <w:b w:val="0"/>
              <w:color w:val="auto"/>
              <w:sz w:val="22"/>
              <w:szCs w:val="22"/>
            </w:rPr>
          </w:pPr>
          <w:ins w:id="640" w:author="Osnir Estevam" w:date="2016-08-20T16:45:00Z">
            <w:r w:rsidRPr="00C9441A">
              <w:rPr>
                <w:rStyle w:val="Hyperlink"/>
                <w:b w:val="0"/>
                <w:rPrChange w:id="641" w:author="Osnir Estevam [2]" w:date="2016-08-21T17:27:00Z">
                  <w:rPr>
                    <w:rStyle w:val="Hyperlink"/>
                  </w:rPr>
                </w:rPrChange>
              </w:rPr>
              <w:fldChar w:fldCharType="begin"/>
            </w:r>
            <w:r w:rsidRPr="00C9441A">
              <w:rPr>
                <w:rStyle w:val="Hyperlink"/>
                <w:b w:val="0"/>
                <w:rPrChange w:id="642" w:author="Osnir Estevam [2]" w:date="2016-08-21T17:27:00Z">
                  <w:rPr>
                    <w:rStyle w:val="Hyperlink"/>
                  </w:rPr>
                </w:rPrChange>
              </w:rPr>
              <w:instrText xml:space="preserve"> </w:instrText>
            </w:r>
            <w:r w:rsidRPr="00C9441A">
              <w:rPr>
                <w:b w:val="0"/>
                <w:rPrChange w:id="643" w:author="Osnir Estevam [2]" w:date="2016-08-21T17:27:00Z">
                  <w:rPr/>
                </w:rPrChange>
              </w:rPr>
              <w:instrText>HYPERLINK \l "_Toc459474861"</w:instrText>
            </w:r>
            <w:r w:rsidRPr="00C9441A">
              <w:rPr>
                <w:rStyle w:val="Hyperlink"/>
                <w:b w:val="0"/>
                <w:rPrChange w:id="644" w:author="Osnir Estevam [2]" w:date="2016-08-21T17:27:00Z">
                  <w:rPr>
                    <w:rStyle w:val="Hyperlink"/>
                  </w:rPr>
                </w:rPrChange>
              </w:rPr>
              <w:instrText xml:space="preserve"> </w:instrText>
            </w:r>
            <w:r w:rsidRPr="00C9441A">
              <w:rPr>
                <w:rStyle w:val="Hyperlink"/>
                <w:b w:val="0"/>
                <w:rPrChange w:id="645" w:author="Osnir Estevam [2]" w:date="2016-08-21T17:27:00Z">
                  <w:rPr>
                    <w:rStyle w:val="Hyperlink"/>
                  </w:rPr>
                </w:rPrChange>
              </w:rPr>
              <w:fldChar w:fldCharType="separate"/>
            </w:r>
            <w:r w:rsidRPr="00C9441A">
              <w:rPr>
                <w:rStyle w:val="Hyperlink"/>
                <w:b w:val="0"/>
                <w:rPrChange w:id="646" w:author="Osnir Estevam [2]" w:date="2016-08-21T17:27:00Z">
                  <w:rPr>
                    <w:rStyle w:val="Hyperlink"/>
                  </w:rPr>
                </w:rPrChange>
              </w:rPr>
              <w:t>2.10.</w:t>
            </w:r>
            <w:r w:rsidRPr="00C9441A">
              <w:rPr>
                <w:rFonts w:asciiTheme="minorHAnsi" w:eastAsiaTheme="minorEastAsia" w:hAnsiTheme="minorHAnsi" w:cstheme="minorBidi"/>
                <w:b w:val="0"/>
                <w:color w:val="auto"/>
                <w:sz w:val="22"/>
                <w:szCs w:val="22"/>
              </w:rPr>
              <w:tab/>
            </w:r>
            <w:r w:rsidRPr="00C9441A">
              <w:rPr>
                <w:rStyle w:val="Hyperlink"/>
                <w:b w:val="0"/>
                <w:rPrChange w:id="647" w:author="Osnir Estevam [2]" w:date="2016-08-21T17:27:00Z">
                  <w:rPr>
                    <w:rStyle w:val="Hyperlink"/>
                  </w:rPr>
                </w:rPrChange>
              </w:rPr>
              <w:t>Design de Interação</w:t>
            </w:r>
            <w:r w:rsidRPr="00C9441A">
              <w:rPr>
                <w:b w:val="0"/>
                <w:webHidden/>
                <w:rPrChange w:id="648" w:author="Osnir Estevam [2]" w:date="2016-08-21T17:27:00Z">
                  <w:rPr>
                    <w:webHidden/>
                  </w:rPr>
                </w:rPrChange>
              </w:rPr>
              <w:tab/>
            </w:r>
            <w:r w:rsidRPr="00C9441A">
              <w:rPr>
                <w:b w:val="0"/>
                <w:webHidden/>
                <w:rPrChange w:id="649" w:author="Osnir Estevam [2]" w:date="2016-08-21T17:27:00Z">
                  <w:rPr>
                    <w:webHidden/>
                  </w:rPr>
                </w:rPrChange>
              </w:rPr>
              <w:fldChar w:fldCharType="begin"/>
            </w:r>
            <w:r w:rsidRPr="00C9441A">
              <w:rPr>
                <w:b w:val="0"/>
                <w:webHidden/>
                <w:rPrChange w:id="650" w:author="Osnir Estevam [2]" w:date="2016-08-21T17:27:00Z">
                  <w:rPr>
                    <w:webHidden/>
                  </w:rPr>
                </w:rPrChange>
              </w:rPr>
              <w:instrText xml:space="preserve"> PAGEREF _Toc459474861 \h </w:instrText>
            </w:r>
          </w:ins>
          <w:r w:rsidRPr="00C9441A">
            <w:rPr>
              <w:b w:val="0"/>
              <w:webHidden/>
              <w:rPrChange w:id="651" w:author="Osnir Estevam [2]" w:date="2016-08-21T17:27:00Z">
                <w:rPr>
                  <w:b w:val="0"/>
                  <w:webHidden/>
                </w:rPr>
              </w:rPrChange>
            </w:rPr>
          </w:r>
          <w:r w:rsidRPr="00C9441A">
            <w:rPr>
              <w:b w:val="0"/>
              <w:webHidden/>
              <w:rPrChange w:id="652" w:author="Osnir Estevam [2]" w:date="2016-08-21T17:27:00Z">
                <w:rPr>
                  <w:webHidden/>
                </w:rPr>
              </w:rPrChange>
            </w:rPr>
            <w:fldChar w:fldCharType="separate"/>
          </w:r>
          <w:ins w:id="653" w:author="Osnir Estevam" w:date="2016-08-20T16:45:00Z">
            <w:r w:rsidRPr="00C9441A">
              <w:rPr>
                <w:b w:val="0"/>
                <w:webHidden/>
                <w:rPrChange w:id="654" w:author="Osnir Estevam [2]" w:date="2016-08-21T17:27:00Z">
                  <w:rPr>
                    <w:webHidden/>
                  </w:rPr>
                </w:rPrChange>
              </w:rPr>
              <w:t>14</w:t>
            </w:r>
            <w:r w:rsidRPr="00C9441A">
              <w:rPr>
                <w:b w:val="0"/>
                <w:webHidden/>
                <w:rPrChange w:id="655" w:author="Osnir Estevam [2]" w:date="2016-08-21T17:27:00Z">
                  <w:rPr>
                    <w:webHidden/>
                  </w:rPr>
                </w:rPrChange>
              </w:rPr>
              <w:fldChar w:fldCharType="end"/>
            </w:r>
            <w:r w:rsidRPr="00C9441A">
              <w:rPr>
                <w:rStyle w:val="Hyperlink"/>
                <w:b w:val="0"/>
                <w:rPrChange w:id="656" w:author="Osnir Estevam [2]" w:date="2016-08-21T17:27:00Z">
                  <w:rPr>
                    <w:rStyle w:val="Hyperlink"/>
                  </w:rPr>
                </w:rPrChange>
              </w:rPr>
              <w:fldChar w:fldCharType="end"/>
            </w:r>
          </w:ins>
        </w:p>
        <w:p w14:paraId="3B0C8882" w14:textId="6066A56C" w:rsidR="007A38D2" w:rsidRPr="00C9441A" w:rsidRDefault="007A38D2">
          <w:pPr>
            <w:pStyle w:val="Sumrio1"/>
            <w:rPr>
              <w:ins w:id="657" w:author="Osnir Estevam" w:date="2016-08-20T16:45:00Z"/>
              <w:rFonts w:asciiTheme="minorHAnsi" w:eastAsiaTheme="minorEastAsia" w:hAnsiTheme="minorHAnsi" w:cstheme="minorBidi"/>
              <w:b w:val="0"/>
              <w:color w:val="auto"/>
              <w:sz w:val="22"/>
              <w:szCs w:val="22"/>
            </w:rPr>
          </w:pPr>
          <w:ins w:id="658" w:author="Osnir Estevam" w:date="2016-08-20T16:45:00Z">
            <w:r w:rsidRPr="00C9441A">
              <w:rPr>
                <w:rStyle w:val="Hyperlink"/>
                <w:b w:val="0"/>
                <w:rPrChange w:id="659" w:author="Osnir Estevam [2]" w:date="2016-08-21T17:27:00Z">
                  <w:rPr>
                    <w:rStyle w:val="Hyperlink"/>
                  </w:rPr>
                </w:rPrChange>
              </w:rPr>
              <w:fldChar w:fldCharType="begin"/>
            </w:r>
            <w:r w:rsidRPr="00C9441A">
              <w:rPr>
                <w:rStyle w:val="Hyperlink"/>
                <w:b w:val="0"/>
                <w:rPrChange w:id="660" w:author="Osnir Estevam [2]" w:date="2016-08-21T17:27:00Z">
                  <w:rPr>
                    <w:rStyle w:val="Hyperlink"/>
                  </w:rPr>
                </w:rPrChange>
              </w:rPr>
              <w:instrText xml:space="preserve"> </w:instrText>
            </w:r>
            <w:r w:rsidRPr="00C9441A">
              <w:rPr>
                <w:b w:val="0"/>
                <w:rPrChange w:id="661" w:author="Osnir Estevam [2]" w:date="2016-08-21T17:27:00Z">
                  <w:rPr/>
                </w:rPrChange>
              </w:rPr>
              <w:instrText>HYPERLINK \l "_Toc459474862"</w:instrText>
            </w:r>
            <w:r w:rsidRPr="00C9441A">
              <w:rPr>
                <w:rStyle w:val="Hyperlink"/>
                <w:b w:val="0"/>
                <w:rPrChange w:id="662" w:author="Osnir Estevam [2]" w:date="2016-08-21T17:27:00Z">
                  <w:rPr>
                    <w:rStyle w:val="Hyperlink"/>
                  </w:rPr>
                </w:rPrChange>
              </w:rPr>
              <w:instrText xml:space="preserve"> </w:instrText>
            </w:r>
            <w:r w:rsidRPr="00C9441A">
              <w:rPr>
                <w:rStyle w:val="Hyperlink"/>
                <w:b w:val="0"/>
                <w:rPrChange w:id="663" w:author="Osnir Estevam [2]" w:date="2016-08-21T17:27:00Z">
                  <w:rPr>
                    <w:rStyle w:val="Hyperlink"/>
                  </w:rPr>
                </w:rPrChange>
              </w:rPr>
              <w:fldChar w:fldCharType="separate"/>
            </w:r>
            <w:r w:rsidRPr="00C9441A">
              <w:rPr>
                <w:rStyle w:val="Hyperlink"/>
                <w:b w:val="0"/>
                <w:rPrChange w:id="664" w:author="Osnir Estevam [2]" w:date="2016-08-21T17:27:00Z">
                  <w:rPr>
                    <w:rStyle w:val="Hyperlink"/>
                  </w:rPr>
                </w:rPrChange>
              </w:rPr>
              <w:t>2.11.</w:t>
            </w:r>
            <w:r w:rsidRPr="00C9441A">
              <w:rPr>
                <w:rFonts w:asciiTheme="minorHAnsi" w:eastAsiaTheme="minorEastAsia" w:hAnsiTheme="minorHAnsi" w:cstheme="minorBidi"/>
                <w:b w:val="0"/>
                <w:color w:val="auto"/>
                <w:sz w:val="22"/>
                <w:szCs w:val="22"/>
              </w:rPr>
              <w:tab/>
            </w:r>
            <w:r w:rsidRPr="00C9441A">
              <w:rPr>
                <w:rStyle w:val="Hyperlink"/>
                <w:b w:val="0"/>
                <w:rPrChange w:id="665" w:author="Osnir Estevam [2]" w:date="2016-08-21T17:27:00Z">
                  <w:rPr>
                    <w:rStyle w:val="Hyperlink"/>
                  </w:rPr>
                </w:rPrChange>
              </w:rPr>
              <w:t>Framework Material Design</w:t>
            </w:r>
            <w:r w:rsidRPr="00C9441A">
              <w:rPr>
                <w:b w:val="0"/>
                <w:webHidden/>
                <w:rPrChange w:id="666" w:author="Osnir Estevam [2]" w:date="2016-08-21T17:27:00Z">
                  <w:rPr>
                    <w:webHidden/>
                  </w:rPr>
                </w:rPrChange>
              </w:rPr>
              <w:tab/>
            </w:r>
            <w:r w:rsidRPr="00C9441A">
              <w:rPr>
                <w:b w:val="0"/>
                <w:webHidden/>
                <w:rPrChange w:id="667" w:author="Osnir Estevam [2]" w:date="2016-08-21T17:27:00Z">
                  <w:rPr>
                    <w:webHidden/>
                  </w:rPr>
                </w:rPrChange>
              </w:rPr>
              <w:fldChar w:fldCharType="begin"/>
            </w:r>
            <w:r w:rsidRPr="00C9441A">
              <w:rPr>
                <w:b w:val="0"/>
                <w:webHidden/>
                <w:rPrChange w:id="668" w:author="Osnir Estevam [2]" w:date="2016-08-21T17:27:00Z">
                  <w:rPr>
                    <w:webHidden/>
                  </w:rPr>
                </w:rPrChange>
              </w:rPr>
              <w:instrText xml:space="preserve"> PAGEREF _Toc459474862 \h </w:instrText>
            </w:r>
          </w:ins>
          <w:r w:rsidRPr="00C9441A">
            <w:rPr>
              <w:b w:val="0"/>
              <w:webHidden/>
              <w:rPrChange w:id="669" w:author="Osnir Estevam [2]" w:date="2016-08-21T17:27:00Z">
                <w:rPr>
                  <w:b w:val="0"/>
                  <w:webHidden/>
                </w:rPr>
              </w:rPrChange>
            </w:rPr>
          </w:r>
          <w:r w:rsidRPr="00C9441A">
            <w:rPr>
              <w:b w:val="0"/>
              <w:webHidden/>
              <w:rPrChange w:id="670" w:author="Osnir Estevam [2]" w:date="2016-08-21T17:27:00Z">
                <w:rPr>
                  <w:webHidden/>
                </w:rPr>
              </w:rPrChange>
            </w:rPr>
            <w:fldChar w:fldCharType="separate"/>
          </w:r>
          <w:ins w:id="671" w:author="Osnir Estevam" w:date="2016-08-20T16:45:00Z">
            <w:r w:rsidRPr="00C9441A">
              <w:rPr>
                <w:b w:val="0"/>
                <w:webHidden/>
                <w:rPrChange w:id="672" w:author="Osnir Estevam [2]" w:date="2016-08-21T17:27:00Z">
                  <w:rPr>
                    <w:webHidden/>
                  </w:rPr>
                </w:rPrChange>
              </w:rPr>
              <w:t>15</w:t>
            </w:r>
            <w:r w:rsidRPr="00C9441A">
              <w:rPr>
                <w:b w:val="0"/>
                <w:webHidden/>
                <w:rPrChange w:id="673" w:author="Osnir Estevam [2]" w:date="2016-08-21T17:27:00Z">
                  <w:rPr>
                    <w:webHidden/>
                  </w:rPr>
                </w:rPrChange>
              </w:rPr>
              <w:fldChar w:fldCharType="end"/>
            </w:r>
            <w:r w:rsidRPr="00C9441A">
              <w:rPr>
                <w:rStyle w:val="Hyperlink"/>
                <w:b w:val="0"/>
                <w:rPrChange w:id="674" w:author="Osnir Estevam [2]" w:date="2016-08-21T17:27:00Z">
                  <w:rPr>
                    <w:rStyle w:val="Hyperlink"/>
                  </w:rPr>
                </w:rPrChange>
              </w:rPr>
              <w:fldChar w:fldCharType="end"/>
            </w:r>
          </w:ins>
        </w:p>
        <w:p w14:paraId="6ADDC083" w14:textId="68BC11BC" w:rsidR="007A38D2" w:rsidRPr="00C9441A" w:rsidRDefault="007A38D2">
          <w:pPr>
            <w:pStyle w:val="Sumrio1"/>
            <w:rPr>
              <w:ins w:id="675" w:author="Osnir Estevam" w:date="2016-08-20T16:45:00Z"/>
              <w:rFonts w:asciiTheme="minorHAnsi" w:eastAsiaTheme="minorEastAsia" w:hAnsiTheme="minorHAnsi" w:cstheme="minorBidi"/>
              <w:b w:val="0"/>
              <w:color w:val="auto"/>
              <w:sz w:val="22"/>
              <w:szCs w:val="22"/>
            </w:rPr>
          </w:pPr>
          <w:ins w:id="676" w:author="Osnir Estevam" w:date="2016-08-20T16:45:00Z">
            <w:r w:rsidRPr="00C9441A">
              <w:rPr>
                <w:rStyle w:val="Hyperlink"/>
                <w:b w:val="0"/>
                <w:rPrChange w:id="677" w:author="Osnir Estevam [2]" w:date="2016-08-21T17:27:00Z">
                  <w:rPr>
                    <w:rStyle w:val="Hyperlink"/>
                  </w:rPr>
                </w:rPrChange>
              </w:rPr>
              <w:fldChar w:fldCharType="begin"/>
            </w:r>
            <w:r w:rsidRPr="00C9441A">
              <w:rPr>
                <w:rStyle w:val="Hyperlink"/>
                <w:b w:val="0"/>
                <w:rPrChange w:id="678" w:author="Osnir Estevam [2]" w:date="2016-08-21T17:27:00Z">
                  <w:rPr>
                    <w:rStyle w:val="Hyperlink"/>
                  </w:rPr>
                </w:rPrChange>
              </w:rPr>
              <w:instrText xml:space="preserve"> </w:instrText>
            </w:r>
            <w:r w:rsidRPr="00C9441A">
              <w:rPr>
                <w:b w:val="0"/>
                <w:rPrChange w:id="679" w:author="Osnir Estevam [2]" w:date="2016-08-21T17:27:00Z">
                  <w:rPr/>
                </w:rPrChange>
              </w:rPr>
              <w:instrText>HYPERLINK \l "_Toc459474863"</w:instrText>
            </w:r>
            <w:r w:rsidRPr="00C9441A">
              <w:rPr>
                <w:rStyle w:val="Hyperlink"/>
                <w:b w:val="0"/>
                <w:rPrChange w:id="680" w:author="Osnir Estevam [2]" w:date="2016-08-21T17:27:00Z">
                  <w:rPr>
                    <w:rStyle w:val="Hyperlink"/>
                  </w:rPr>
                </w:rPrChange>
              </w:rPr>
              <w:instrText xml:space="preserve"> </w:instrText>
            </w:r>
            <w:r w:rsidRPr="00C9441A">
              <w:rPr>
                <w:rStyle w:val="Hyperlink"/>
                <w:b w:val="0"/>
                <w:rPrChange w:id="681" w:author="Osnir Estevam [2]" w:date="2016-08-21T17:27:00Z">
                  <w:rPr>
                    <w:rStyle w:val="Hyperlink"/>
                  </w:rPr>
                </w:rPrChange>
              </w:rPr>
              <w:fldChar w:fldCharType="separate"/>
            </w:r>
            <w:r w:rsidRPr="00C9441A">
              <w:rPr>
                <w:rStyle w:val="Hyperlink"/>
                <w:b w:val="0"/>
                <w:rPrChange w:id="682" w:author="Osnir Estevam [2]" w:date="2016-08-21T17:27:00Z">
                  <w:rPr>
                    <w:rStyle w:val="Hyperlink"/>
                  </w:rPr>
                </w:rPrChange>
              </w:rPr>
              <w:t>2.12.</w:t>
            </w:r>
            <w:r w:rsidRPr="00C9441A">
              <w:rPr>
                <w:rFonts w:asciiTheme="minorHAnsi" w:eastAsiaTheme="minorEastAsia" w:hAnsiTheme="minorHAnsi" w:cstheme="minorBidi"/>
                <w:b w:val="0"/>
                <w:color w:val="auto"/>
                <w:sz w:val="22"/>
                <w:szCs w:val="22"/>
              </w:rPr>
              <w:tab/>
            </w:r>
            <w:r w:rsidRPr="00C9441A">
              <w:rPr>
                <w:rStyle w:val="Hyperlink"/>
                <w:b w:val="0"/>
                <w:rPrChange w:id="683" w:author="Osnir Estevam [2]" w:date="2016-08-21T17:27:00Z">
                  <w:rPr>
                    <w:rStyle w:val="Hyperlink"/>
                  </w:rPr>
                </w:rPrChange>
              </w:rPr>
              <w:t>Framework AngularJS</w:t>
            </w:r>
            <w:r w:rsidRPr="00C9441A">
              <w:rPr>
                <w:b w:val="0"/>
                <w:webHidden/>
                <w:rPrChange w:id="684" w:author="Osnir Estevam [2]" w:date="2016-08-21T17:27:00Z">
                  <w:rPr>
                    <w:webHidden/>
                  </w:rPr>
                </w:rPrChange>
              </w:rPr>
              <w:tab/>
            </w:r>
            <w:r w:rsidRPr="00C9441A">
              <w:rPr>
                <w:b w:val="0"/>
                <w:webHidden/>
                <w:rPrChange w:id="685" w:author="Osnir Estevam [2]" w:date="2016-08-21T17:27:00Z">
                  <w:rPr>
                    <w:webHidden/>
                  </w:rPr>
                </w:rPrChange>
              </w:rPr>
              <w:fldChar w:fldCharType="begin"/>
            </w:r>
            <w:r w:rsidRPr="00C9441A">
              <w:rPr>
                <w:b w:val="0"/>
                <w:webHidden/>
                <w:rPrChange w:id="686" w:author="Osnir Estevam [2]" w:date="2016-08-21T17:27:00Z">
                  <w:rPr>
                    <w:webHidden/>
                  </w:rPr>
                </w:rPrChange>
              </w:rPr>
              <w:instrText xml:space="preserve"> PAGEREF _Toc459474863 \h </w:instrText>
            </w:r>
          </w:ins>
          <w:r w:rsidRPr="00C9441A">
            <w:rPr>
              <w:b w:val="0"/>
              <w:webHidden/>
              <w:rPrChange w:id="687" w:author="Osnir Estevam [2]" w:date="2016-08-21T17:27:00Z">
                <w:rPr>
                  <w:b w:val="0"/>
                  <w:webHidden/>
                </w:rPr>
              </w:rPrChange>
            </w:rPr>
          </w:r>
          <w:r w:rsidRPr="00C9441A">
            <w:rPr>
              <w:b w:val="0"/>
              <w:webHidden/>
              <w:rPrChange w:id="688" w:author="Osnir Estevam [2]" w:date="2016-08-21T17:27:00Z">
                <w:rPr>
                  <w:webHidden/>
                </w:rPr>
              </w:rPrChange>
            </w:rPr>
            <w:fldChar w:fldCharType="separate"/>
          </w:r>
          <w:ins w:id="689" w:author="Osnir Estevam" w:date="2016-08-20T16:45:00Z">
            <w:r w:rsidRPr="00C9441A">
              <w:rPr>
                <w:b w:val="0"/>
                <w:webHidden/>
                <w:rPrChange w:id="690" w:author="Osnir Estevam [2]" w:date="2016-08-21T17:27:00Z">
                  <w:rPr>
                    <w:webHidden/>
                  </w:rPr>
                </w:rPrChange>
              </w:rPr>
              <w:t>15</w:t>
            </w:r>
            <w:r w:rsidRPr="00C9441A">
              <w:rPr>
                <w:b w:val="0"/>
                <w:webHidden/>
                <w:rPrChange w:id="691" w:author="Osnir Estevam [2]" w:date="2016-08-21T17:27:00Z">
                  <w:rPr>
                    <w:webHidden/>
                  </w:rPr>
                </w:rPrChange>
              </w:rPr>
              <w:fldChar w:fldCharType="end"/>
            </w:r>
            <w:r w:rsidRPr="00C9441A">
              <w:rPr>
                <w:rStyle w:val="Hyperlink"/>
                <w:b w:val="0"/>
                <w:rPrChange w:id="692" w:author="Osnir Estevam [2]" w:date="2016-08-21T17:27:00Z">
                  <w:rPr>
                    <w:rStyle w:val="Hyperlink"/>
                  </w:rPr>
                </w:rPrChange>
              </w:rPr>
              <w:fldChar w:fldCharType="end"/>
            </w:r>
          </w:ins>
        </w:p>
        <w:p w14:paraId="582F40E6" w14:textId="2897E2F4" w:rsidR="007A38D2" w:rsidRPr="00C9441A" w:rsidRDefault="007A38D2">
          <w:pPr>
            <w:pStyle w:val="Sumrio1"/>
            <w:rPr>
              <w:ins w:id="693" w:author="Osnir Estevam" w:date="2016-08-20T16:45:00Z"/>
              <w:rFonts w:asciiTheme="minorHAnsi" w:eastAsiaTheme="minorEastAsia" w:hAnsiTheme="minorHAnsi" w:cstheme="minorBidi"/>
              <w:b w:val="0"/>
              <w:color w:val="auto"/>
              <w:sz w:val="22"/>
              <w:szCs w:val="22"/>
            </w:rPr>
          </w:pPr>
          <w:ins w:id="694" w:author="Osnir Estevam" w:date="2016-08-20T16:45:00Z">
            <w:r w:rsidRPr="00C9441A">
              <w:rPr>
                <w:rStyle w:val="Hyperlink"/>
                <w:b w:val="0"/>
                <w:rPrChange w:id="695" w:author="Osnir Estevam [2]" w:date="2016-08-21T17:27:00Z">
                  <w:rPr>
                    <w:rStyle w:val="Hyperlink"/>
                  </w:rPr>
                </w:rPrChange>
              </w:rPr>
              <w:fldChar w:fldCharType="begin"/>
            </w:r>
            <w:r w:rsidRPr="00C9441A">
              <w:rPr>
                <w:rStyle w:val="Hyperlink"/>
                <w:b w:val="0"/>
                <w:rPrChange w:id="696" w:author="Osnir Estevam [2]" w:date="2016-08-21T17:27:00Z">
                  <w:rPr>
                    <w:rStyle w:val="Hyperlink"/>
                  </w:rPr>
                </w:rPrChange>
              </w:rPr>
              <w:instrText xml:space="preserve"> </w:instrText>
            </w:r>
            <w:r w:rsidRPr="00C9441A">
              <w:rPr>
                <w:b w:val="0"/>
                <w:rPrChange w:id="697" w:author="Osnir Estevam [2]" w:date="2016-08-21T17:27:00Z">
                  <w:rPr/>
                </w:rPrChange>
              </w:rPr>
              <w:instrText>HYPERLINK \l "_Toc459474865"</w:instrText>
            </w:r>
            <w:r w:rsidRPr="00C9441A">
              <w:rPr>
                <w:rStyle w:val="Hyperlink"/>
                <w:b w:val="0"/>
                <w:rPrChange w:id="698" w:author="Osnir Estevam [2]" w:date="2016-08-21T17:27:00Z">
                  <w:rPr>
                    <w:rStyle w:val="Hyperlink"/>
                  </w:rPr>
                </w:rPrChange>
              </w:rPr>
              <w:instrText xml:space="preserve"> </w:instrText>
            </w:r>
            <w:r w:rsidRPr="00C9441A">
              <w:rPr>
                <w:rStyle w:val="Hyperlink"/>
                <w:b w:val="0"/>
                <w:rPrChange w:id="699" w:author="Osnir Estevam [2]" w:date="2016-08-21T17:27:00Z">
                  <w:rPr>
                    <w:rStyle w:val="Hyperlink"/>
                  </w:rPr>
                </w:rPrChange>
              </w:rPr>
              <w:fldChar w:fldCharType="separate"/>
            </w:r>
            <w:r w:rsidRPr="00C9441A">
              <w:rPr>
                <w:rStyle w:val="Hyperlink"/>
                <w:b w:val="0"/>
                <w:rPrChange w:id="700" w:author="Osnir Estevam [2]" w:date="2016-08-21T17:27:00Z">
                  <w:rPr>
                    <w:rStyle w:val="Hyperlink"/>
                  </w:rPr>
                </w:rPrChange>
              </w:rPr>
              <w:t>2.13.</w:t>
            </w:r>
            <w:r w:rsidRPr="00C9441A">
              <w:rPr>
                <w:rFonts w:asciiTheme="minorHAnsi" w:eastAsiaTheme="minorEastAsia" w:hAnsiTheme="minorHAnsi" w:cstheme="minorBidi"/>
                <w:b w:val="0"/>
                <w:color w:val="auto"/>
                <w:sz w:val="22"/>
                <w:szCs w:val="22"/>
              </w:rPr>
              <w:tab/>
            </w:r>
            <w:r w:rsidRPr="00C9441A">
              <w:rPr>
                <w:rStyle w:val="Hyperlink"/>
                <w:b w:val="0"/>
                <w:rPrChange w:id="701" w:author="Osnir Estevam [2]" w:date="2016-08-21T17:27:00Z">
                  <w:rPr>
                    <w:rStyle w:val="Hyperlink"/>
                  </w:rPr>
                </w:rPrChange>
              </w:rPr>
              <w:t>Moodboard</w:t>
            </w:r>
            <w:r w:rsidRPr="00C9441A">
              <w:rPr>
                <w:b w:val="0"/>
                <w:webHidden/>
                <w:rPrChange w:id="702" w:author="Osnir Estevam [2]" w:date="2016-08-21T17:27:00Z">
                  <w:rPr>
                    <w:webHidden/>
                  </w:rPr>
                </w:rPrChange>
              </w:rPr>
              <w:tab/>
            </w:r>
            <w:r w:rsidRPr="00C9441A">
              <w:rPr>
                <w:b w:val="0"/>
                <w:webHidden/>
                <w:rPrChange w:id="703" w:author="Osnir Estevam [2]" w:date="2016-08-21T17:27:00Z">
                  <w:rPr>
                    <w:webHidden/>
                  </w:rPr>
                </w:rPrChange>
              </w:rPr>
              <w:fldChar w:fldCharType="begin"/>
            </w:r>
            <w:r w:rsidRPr="00C9441A">
              <w:rPr>
                <w:b w:val="0"/>
                <w:webHidden/>
                <w:rPrChange w:id="704" w:author="Osnir Estevam [2]" w:date="2016-08-21T17:27:00Z">
                  <w:rPr>
                    <w:webHidden/>
                  </w:rPr>
                </w:rPrChange>
              </w:rPr>
              <w:instrText xml:space="preserve"> PAGEREF _Toc459474865 \h </w:instrText>
            </w:r>
          </w:ins>
          <w:r w:rsidRPr="00C9441A">
            <w:rPr>
              <w:b w:val="0"/>
              <w:webHidden/>
              <w:rPrChange w:id="705" w:author="Osnir Estevam [2]" w:date="2016-08-21T17:27:00Z">
                <w:rPr>
                  <w:b w:val="0"/>
                  <w:webHidden/>
                </w:rPr>
              </w:rPrChange>
            </w:rPr>
          </w:r>
          <w:r w:rsidRPr="00C9441A">
            <w:rPr>
              <w:b w:val="0"/>
              <w:webHidden/>
              <w:rPrChange w:id="706" w:author="Osnir Estevam [2]" w:date="2016-08-21T17:27:00Z">
                <w:rPr>
                  <w:webHidden/>
                </w:rPr>
              </w:rPrChange>
            </w:rPr>
            <w:fldChar w:fldCharType="separate"/>
          </w:r>
          <w:ins w:id="707" w:author="Osnir Estevam" w:date="2016-08-20T16:45:00Z">
            <w:r w:rsidRPr="00C9441A">
              <w:rPr>
                <w:b w:val="0"/>
                <w:webHidden/>
                <w:rPrChange w:id="708" w:author="Osnir Estevam [2]" w:date="2016-08-21T17:27:00Z">
                  <w:rPr>
                    <w:webHidden/>
                  </w:rPr>
                </w:rPrChange>
              </w:rPr>
              <w:t>16</w:t>
            </w:r>
            <w:r w:rsidRPr="00C9441A">
              <w:rPr>
                <w:b w:val="0"/>
                <w:webHidden/>
                <w:rPrChange w:id="709" w:author="Osnir Estevam [2]" w:date="2016-08-21T17:27:00Z">
                  <w:rPr>
                    <w:webHidden/>
                  </w:rPr>
                </w:rPrChange>
              </w:rPr>
              <w:fldChar w:fldCharType="end"/>
            </w:r>
            <w:r w:rsidRPr="00C9441A">
              <w:rPr>
                <w:rStyle w:val="Hyperlink"/>
                <w:b w:val="0"/>
                <w:rPrChange w:id="710" w:author="Osnir Estevam [2]" w:date="2016-08-21T17:27:00Z">
                  <w:rPr>
                    <w:rStyle w:val="Hyperlink"/>
                  </w:rPr>
                </w:rPrChange>
              </w:rPr>
              <w:fldChar w:fldCharType="end"/>
            </w:r>
          </w:ins>
        </w:p>
        <w:p w14:paraId="27D99332" w14:textId="75AC0121" w:rsidR="007A38D2" w:rsidRPr="00C9441A" w:rsidRDefault="007A38D2">
          <w:pPr>
            <w:pStyle w:val="Sumrio1"/>
            <w:rPr>
              <w:ins w:id="711" w:author="Osnir Estevam" w:date="2016-08-20T16:45:00Z"/>
              <w:rFonts w:asciiTheme="minorHAnsi" w:eastAsiaTheme="minorEastAsia" w:hAnsiTheme="minorHAnsi" w:cstheme="minorBidi"/>
              <w:b w:val="0"/>
              <w:color w:val="auto"/>
              <w:sz w:val="22"/>
              <w:szCs w:val="22"/>
            </w:rPr>
          </w:pPr>
          <w:ins w:id="712" w:author="Osnir Estevam" w:date="2016-08-20T16:45:00Z">
            <w:r w:rsidRPr="00C9441A">
              <w:rPr>
                <w:rStyle w:val="Hyperlink"/>
                <w:b w:val="0"/>
                <w:rPrChange w:id="713" w:author="Osnir Estevam [2]" w:date="2016-08-21T17:27:00Z">
                  <w:rPr>
                    <w:rStyle w:val="Hyperlink"/>
                  </w:rPr>
                </w:rPrChange>
              </w:rPr>
              <w:lastRenderedPageBreak/>
              <w:fldChar w:fldCharType="begin"/>
            </w:r>
            <w:r w:rsidRPr="00C9441A">
              <w:rPr>
                <w:rStyle w:val="Hyperlink"/>
                <w:b w:val="0"/>
                <w:rPrChange w:id="714" w:author="Osnir Estevam [2]" w:date="2016-08-21T17:27:00Z">
                  <w:rPr>
                    <w:rStyle w:val="Hyperlink"/>
                  </w:rPr>
                </w:rPrChange>
              </w:rPr>
              <w:instrText xml:space="preserve"> </w:instrText>
            </w:r>
            <w:r w:rsidRPr="00C9441A">
              <w:rPr>
                <w:b w:val="0"/>
                <w:rPrChange w:id="715" w:author="Osnir Estevam [2]" w:date="2016-08-21T17:27:00Z">
                  <w:rPr/>
                </w:rPrChange>
              </w:rPr>
              <w:instrText>HYPERLINK \l "_Toc459474866"</w:instrText>
            </w:r>
            <w:r w:rsidRPr="00C9441A">
              <w:rPr>
                <w:rStyle w:val="Hyperlink"/>
                <w:b w:val="0"/>
                <w:rPrChange w:id="716" w:author="Osnir Estevam [2]" w:date="2016-08-21T17:27:00Z">
                  <w:rPr>
                    <w:rStyle w:val="Hyperlink"/>
                  </w:rPr>
                </w:rPrChange>
              </w:rPr>
              <w:instrText xml:space="preserve"> </w:instrText>
            </w:r>
            <w:r w:rsidRPr="00C9441A">
              <w:rPr>
                <w:rStyle w:val="Hyperlink"/>
                <w:b w:val="0"/>
                <w:rPrChange w:id="717" w:author="Osnir Estevam [2]" w:date="2016-08-21T17:27:00Z">
                  <w:rPr>
                    <w:rStyle w:val="Hyperlink"/>
                  </w:rPr>
                </w:rPrChange>
              </w:rPr>
              <w:fldChar w:fldCharType="separate"/>
            </w:r>
            <w:r w:rsidRPr="00C9441A">
              <w:rPr>
                <w:rStyle w:val="Hyperlink"/>
                <w:b w:val="0"/>
                <w:rPrChange w:id="718" w:author="Osnir Estevam [2]" w:date="2016-08-21T17:27:00Z">
                  <w:rPr>
                    <w:rStyle w:val="Hyperlink"/>
                  </w:rPr>
                </w:rPrChange>
              </w:rPr>
              <w:t>2.14.</w:t>
            </w:r>
            <w:r w:rsidRPr="00C9441A">
              <w:rPr>
                <w:rFonts w:asciiTheme="minorHAnsi" w:eastAsiaTheme="minorEastAsia" w:hAnsiTheme="minorHAnsi" w:cstheme="minorBidi"/>
                <w:b w:val="0"/>
                <w:color w:val="auto"/>
                <w:sz w:val="22"/>
                <w:szCs w:val="22"/>
              </w:rPr>
              <w:tab/>
            </w:r>
            <w:r w:rsidRPr="00C9441A">
              <w:rPr>
                <w:rStyle w:val="Hyperlink"/>
                <w:b w:val="0"/>
                <w:rPrChange w:id="719" w:author="Osnir Estevam [2]" w:date="2016-08-21T17:27:00Z">
                  <w:rPr>
                    <w:rStyle w:val="Hyperlink"/>
                  </w:rPr>
                </w:rPrChange>
              </w:rPr>
              <w:t>StyleGuide</w:t>
            </w:r>
            <w:r w:rsidRPr="00C9441A">
              <w:rPr>
                <w:b w:val="0"/>
                <w:webHidden/>
                <w:rPrChange w:id="720" w:author="Osnir Estevam [2]" w:date="2016-08-21T17:27:00Z">
                  <w:rPr>
                    <w:webHidden/>
                  </w:rPr>
                </w:rPrChange>
              </w:rPr>
              <w:tab/>
            </w:r>
            <w:r w:rsidRPr="00C9441A">
              <w:rPr>
                <w:b w:val="0"/>
                <w:webHidden/>
                <w:rPrChange w:id="721" w:author="Osnir Estevam [2]" w:date="2016-08-21T17:27:00Z">
                  <w:rPr>
                    <w:webHidden/>
                  </w:rPr>
                </w:rPrChange>
              </w:rPr>
              <w:fldChar w:fldCharType="begin"/>
            </w:r>
            <w:r w:rsidRPr="00C9441A">
              <w:rPr>
                <w:b w:val="0"/>
                <w:webHidden/>
                <w:rPrChange w:id="722" w:author="Osnir Estevam [2]" w:date="2016-08-21T17:27:00Z">
                  <w:rPr>
                    <w:webHidden/>
                  </w:rPr>
                </w:rPrChange>
              </w:rPr>
              <w:instrText xml:space="preserve"> PAGEREF _Toc459474866 \h </w:instrText>
            </w:r>
          </w:ins>
          <w:r w:rsidRPr="00C9441A">
            <w:rPr>
              <w:b w:val="0"/>
              <w:webHidden/>
              <w:rPrChange w:id="723" w:author="Osnir Estevam [2]" w:date="2016-08-21T17:27:00Z">
                <w:rPr>
                  <w:b w:val="0"/>
                  <w:webHidden/>
                </w:rPr>
              </w:rPrChange>
            </w:rPr>
          </w:r>
          <w:r w:rsidRPr="00C9441A">
            <w:rPr>
              <w:b w:val="0"/>
              <w:webHidden/>
              <w:rPrChange w:id="724" w:author="Osnir Estevam [2]" w:date="2016-08-21T17:27:00Z">
                <w:rPr>
                  <w:webHidden/>
                </w:rPr>
              </w:rPrChange>
            </w:rPr>
            <w:fldChar w:fldCharType="separate"/>
          </w:r>
          <w:ins w:id="725" w:author="Osnir Estevam" w:date="2016-08-20T16:45:00Z">
            <w:r w:rsidRPr="00C9441A">
              <w:rPr>
                <w:b w:val="0"/>
                <w:webHidden/>
                <w:rPrChange w:id="726" w:author="Osnir Estevam [2]" w:date="2016-08-21T17:27:00Z">
                  <w:rPr>
                    <w:webHidden/>
                  </w:rPr>
                </w:rPrChange>
              </w:rPr>
              <w:t>16</w:t>
            </w:r>
            <w:r w:rsidRPr="00C9441A">
              <w:rPr>
                <w:b w:val="0"/>
                <w:webHidden/>
                <w:rPrChange w:id="727" w:author="Osnir Estevam [2]" w:date="2016-08-21T17:27:00Z">
                  <w:rPr>
                    <w:webHidden/>
                  </w:rPr>
                </w:rPrChange>
              </w:rPr>
              <w:fldChar w:fldCharType="end"/>
            </w:r>
            <w:r w:rsidRPr="00C9441A">
              <w:rPr>
                <w:rStyle w:val="Hyperlink"/>
                <w:b w:val="0"/>
                <w:rPrChange w:id="728" w:author="Osnir Estevam [2]" w:date="2016-08-21T17:27:00Z">
                  <w:rPr>
                    <w:rStyle w:val="Hyperlink"/>
                  </w:rPr>
                </w:rPrChange>
              </w:rPr>
              <w:fldChar w:fldCharType="end"/>
            </w:r>
          </w:ins>
        </w:p>
        <w:p w14:paraId="60F09E42" w14:textId="7BE17153" w:rsidR="007A38D2" w:rsidRPr="00C9441A" w:rsidRDefault="007A38D2">
          <w:pPr>
            <w:pStyle w:val="Sumrio1"/>
            <w:rPr>
              <w:ins w:id="729" w:author="Osnir Estevam" w:date="2016-08-20T16:45:00Z"/>
              <w:rFonts w:asciiTheme="minorHAnsi" w:eastAsiaTheme="minorEastAsia" w:hAnsiTheme="minorHAnsi" w:cstheme="minorBidi"/>
              <w:b w:val="0"/>
              <w:color w:val="auto"/>
              <w:sz w:val="22"/>
              <w:szCs w:val="22"/>
            </w:rPr>
          </w:pPr>
          <w:ins w:id="730" w:author="Osnir Estevam" w:date="2016-08-20T16:45:00Z">
            <w:r w:rsidRPr="00C9441A">
              <w:rPr>
                <w:rStyle w:val="Hyperlink"/>
                <w:b w:val="0"/>
                <w:rPrChange w:id="731" w:author="Osnir Estevam [2]" w:date="2016-08-21T17:27:00Z">
                  <w:rPr>
                    <w:rStyle w:val="Hyperlink"/>
                  </w:rPr>
                </w:rPrChange>
              </w:rPr>
              <w:fldChar w:fldCharType="begin"/>
            </w:r>
            <w:r w:rsidRPr="00C9441A">
              <w:rPr>
                <w:rStyle w:val="Hyperlink"/>
                <w:b w:val="0"/>
                <w:rPrChange w:id="732" w:author="Osnir Estevam [2]" w:date="2016-08-21T17:27:00Z">
                  <w:rPr>
                    <w:rStyle w:val="Hyperlink"/>
                  </w:rPr>
                </w:rPrChange>
              </w:rPr>
              <w:instrText xml:space="preserve"> </w:instrText>
            </w:r>
            <w:r w:rsidRPr="00C9441A">
              <w:rPr>
                <w:b w:val="0"/>
                <w:rPrChange w:id="733" w:author="Osnir Estevam [2]" w:date="2016-08-21T17:27:00Z">
                  <w:rPr/>
                </w:rPrChange>
              </w:rPr>
              <w:instrText>HYPERLINK \l "_Toc459474869"</w:instrText>
            </w:r>
            <w:r w:rsidRPr="00C9441A">
              <w:rPr>
                <w:rStyle w:val="Hyperlink"/>
                <w:b w:val="0"/>
                <w:rPrChange w:id="734" w:author="Osnir Estevam [2]" w:date="2016-08-21T17:27:00Z">
                  <w:rPr>
                    <w:rStyle w:val="Hyperlink"/>
                  </w:rPr>
                </w:rPrChange>
              </w:rPr>
              <w:instrText xml:space="preserve"> </w:instrText>
            </w:r>
            <w:r w:rsidRPr="00C9441A">
              <w:rPr>
                <w:rStyle w:val="Hyperlink"/>
                <w:b w:val="0"/>
                <w:rPrChange w:id="735" w:author="Osnir Estevam [2]" w:date="2016-08-21T17:27:00Z">
                  <w:rPr>
                    <w:rStyle w:val="Hyperlink"/>
                  </w:rPr>
                </w:rPrChange>
              </w:rPr>
              <w:fldChar w:fldCharType="separate"/>
            </w:r>
            <w:r w:rsidRPr="00C9441A">
              <w:rPr>
                <w:rStyle w:val="Hyperlink"/>
                <w:b w:val="0"/>
                <w:rPrChange w:id="736" w:author="Osnir Estevam [2]" w:date="2016-08-21T17:27:00Z">
                  <w:rPr>
                    <w:rStyle w:val="Hyperlink"/>
                  </w:rPr>
                </w:rPrChange>
              </w:rPr>
              <w:t>2.15.</w:t>
            </w:r>
            <w:r w:rsidRPr="00C9441A">
              <w:rPr>
                <w:rFonts w:asciiTheme="minorHAnsi" w:eastAsiaTheme="minorEastAsia" w:hAnsiTheme="minorHAnsi" w:cstheme="minorBidi"/>
                <w:b w:val="0"/>
                <w:color w:val="auto"/>
                <w:sz w:val="22"/>
                <w:szCs w:val="22"/>
              </w:rPr>
              <w:tab/>
            </w:r>
            <w:r w:rsidRPr="00C9441A">
              <w:rPr>
                <w:rStyle w:val="Hyperlink"/>
                <w:b w:val="0"/>
                <w:rPrChange w:id="737" w:author="Osnir Estevam [2]" w:date="2016-08-21T17:27:00Z">
                  <w:rPr>
                    <w:rStyle w:val="Hyperlink"/>
                  </w:rPr>
                </w:rPrChange>
              </w:rPr>
              <w:t>Story board</w:t>
            </w:r>
            <w:r w:rsidRPr="00C9441A">
              <w:rPr>
                <w:b w:val="0"/>
                <w:webHidden/>
                <w:rPrChange w:id="738" w:author="Osnir Estevam [2]" w:date="2016-08-21T17:27:00Z">
                  <w:rPr>
                    <w:webHidden/>
                  </w:rPr>
                </w:rPrChange>
              </w:rPr>
              <w:tab/>
            </w:r>
            <w:r w:rsidRPr="00C9441A">
              <w:rPr>
                <w:b w:val="0"/>
                <w:webHidden/>
                <w:rPrChange w:id="739" w:author="Osnir Estevam [2]" w:date="2016-08-21T17:27:00Z">
                  <w:rPr>
                    <w:webHidden/>
                  </w:rPr>
                </w:rPrChange>
              </w:rPr>
              <w:fldChar w:fldCharType="begin"/>
            </w:r>
            <w:r w:rsidRPr="00C9441A">
              <w:rPr>
                <w:b w:val="0"/>
                <w:webHidden/>
                <w:rPrChange w:id="740" w:author="Osnir Estevam [2]" w:date="2016-08-21T17:27:00Z">
                  <w:rPr>
                    <w:webHidden/>
                  </w:rPr>
                </w:rPrChange>
              </w:rPr>
              <w:instrText xml:space="preserve"> PAGEREF _Toc459474869 \h </w:instrText>
            </w:r>
          </w:ins>
          <w:r w:rsidRPr="00C9441A">
            <w:rPr>
              <w:b w:val="0"/>
              <w:webHidden/>
              <w:rPrChange w:id="741" w:author="Osnir Estevam [2]" w:date="2016-08-21T17:27:00Z">
                <w:rPr>
                  <w:b w:val="0"/>
                  <w:webHidden/>
                </w:rPr>
              </w:rPrChange>
            </w:rPr>
          </w:r>
          <w:r w:rsidRPr="00C9441A">
            <w:rPr>
              <w:b w:val="0"/>
              <w:webHidden/>
              <w:rPrChange w:id="742" w:author="Osnir Estevam [2]" w:date="2016-08-21T17:27:00Z">
                <w:rPr>
                  <w:webHidden/>
                </w:rPr>
              </w:rPrChange>
            </w:rPr>
            <w:fldChar w:fldCharType="separate"/>
          </w:r>
          <w:ins w:id="743" w:author="Osnir Estevam" w:date="2016-08-20T16:45:00Z">
            <w:r w:rsidRPr="00C9441A">
              <w:rPr>
                <w:b w:val="0"/>
                <w:webHidden/>
                <w:rPrChange w:id="744" w:author="Osnir Estevam [2]" w:date="2016-08-21T17:27:00Z">
                  <w:rPr>
                    <w:webHidden/>
                  </w:rPr>
                </w:rPrChange>
              </w:rPr>
              <w:t>17</w:t>
            </w:r>
            <w:r w:rsidRPr="00C9441A">
              <w:rPr>
                <w:b w:val="0"/>
                <w:webHidden/>
                <w:rPrChange w:id="745" w:author="Osnir Estevam [2]" w:date="2016-08-21T17:27:00Z">
                  <w:rPr>
                    <w:webHidden/>
                  </w:rPr>
                </w:rPrChange>
              </w:rPr>
              <w:fldChar w:fldCharType="end"/>
            </w:r>
            <w:r w:rsidRPr="00C9441A">
              <w:rPr>
                <w:rStyle w:val="Hyperlink"/>
                <w:b w:val="0"/>
                <w:rPrChange w:id="746" w:author="Osnir Estevam [2]" w:date="2016-08-21T17:27:00Z">
                  <w:rPr>
                    <w:rStyle w:val="Hyperlink"/>
                  </w:rPr>
                </w:rPrChange>
              </w:rPr>
              <w:fldChar w:fldCharType="end"/>
            </w:r>
          </w:ins>
        </w:p>
        <w:p w14:paraId="09F4338E" w14:textId="1824D83F" w:rsidR="007A38D2" w:rsidRPr="00C9441A" w:rsidRDefault="007A38D2">
          <w:pPr>
            <w:pStyle w:val="Sumrio1"/>
            <w:rPr>
              <w:ins w:id="747" w:author="Osnir Estevam" w:date="2016-08-20T16:45:00Z"/>
              <w:rFonts w:asciiTheme="minorHAnsi" w:eastAsiaTheme="minorEastAsia" w:hAnsiTheme="minorHAnsi" w:cstheme="minorBidi"/>
              <w:b w:val="0"/>
              <w:color w:val="auto"/>
              <w:sz w:val="22"/>
              <w:szCs w:val="22"/>
            </w:rPr>
          </w:pPr>
          <w:ins w:id="748" w:author="Osnir Estevam" w:date="2016-08-20T16:45:00Z">
            <w:r w:rsidRPr="00C9441A">
              <w:rPr>
                <w:rStyle w:val="Hyperlink"/>
                <w:b w:val="0"/>
                <w:rPrChange w:id="749" w:author="Osnir Estevam [2]" w:date="2016-08-21T17:27:00Z">
                  <w:rPr>
                    <w:rStyle w:val="Hyperlink"/>
                  </w:rPr>
                </w:rPrChange>
              </w:rPr>
              <w:fldChar w:fldCharType="begin"/>
            </w:r>
            <w:r w:rsidRPr="00C9441A">
              <w:rPr>
                <w:rStyle w:val="Hyperlink"/>
                <w:b w:val="0"/>
                <w:rPrChange w:id="750" w:author="Osnir Estevam [2]" w:date="2016-08-21T17:27:00Z">
                  <w:rPr>
                    <w:rStyle w:val="Hyperlink"/>
                  </w:rPr>
                </w:rPrChange>
              </w:rPr>
              <w:instrText xml:space="preserve"> </w:instrText>
            </w:r>
            <w:r w:rsidRPr="00C9441A">
              <w:rPr>
                <w:b w:val="0"/>
                <w:rPrChange w:id="751" w:author="Osnir Estevam [2]" w:date="2016-08-21T17:27:00Z">
                  <w:rPr/>
                </w:rPrChange>
              </w:rPr>
              <w:instrText>HYPERLINK \l "_Toc459474870"</w:instrText>
            </w:r>
            <w:r w:rsidRPr="00C9441A">
              <w:rPr>
                <w:rStyle w:val="Hyperlink"/>
                <w:b w:val="0"/>
                <w:rPrChange w:id="752" w:author="Osnir Estevam [2]" w:date="2016-08-21T17:27:00Z">
                  <w:rPr>
                    <w:rStyle w:val="Hyperlink"/>
                  </w:rPr>
                </w:rPrChange>
              </w:rPr>
              <w:instrText xml:space="preserve"> </w:instrText>
            </w:r>
            <w:r w:rsidRPr="00C9441A">
              <w:rPr>
                <w:rStyle w:val="Hyperlink"/>
                <w:b w:val="0"/>
                <w:rPrChange w:id="753" w:author="Osnir Estevam [2]" w:date="2016-08-21T17:27:00Z">
                  <w:rPr>
                    <w:rStyle w:val="Hyperlink"/>
                  </w:rPr>
                </w:rPrChange>
              </w:rPr>
              <w:fldChar w:fldCharType="separate"/>
            </w:r>
            <w:r w:rsidRPr="00C9441A">
              <w:rPr>
                <w:rStyle w:val="Hyperlink"/>
                <w:b w:val="0"/>
                <w:rPrChange w:id="754" w:author="Osnir Estevam [2]" w:date="2016-08-21T17:27:00Z">
                  <w:rPr>
                    <w:rStyle w:val="Hyperlink"/>
                  </w:rPr>
                </w:rPrChange>
              </w:rPr>
              <w:t>3.</w:t>
            </w:r>
            <w:r w:rsidRPr="00C9441A">
              <w:rPr>
                <w:rFonts w:asciiTheme="minorHAnsi" w:eastAsiaTheme="minorEastAsia" w:hAnsiTheme="minorHAnsi" w:cstheme="minorBidi"/>
                <w:b w:val="0"/>
                <w:color w:val="auto"/>
                <w:sz w:val="22"/>
                <w:szCs w:val="22"/>
              </w:rPr>
              <w:tab/>
            </w:r>
            <w:r w:rsidRPr="00C9441A">
              <w:rPr>
                <w:rStyle w:val="Hyperlink"/>
                <w:b w:val="0"/>
                <w:rPrChange w:id="755" w:author="Osnir Estevam [2]" w:date="2016-08-21T17:27:00Z">
                  <w:rPr>
                    <w:rStyle w:val="Hyperlink"/>
                  </w:rPr>
                </w:rPrChange>
              </w:rPr>
              <w:t>A COTAÇÃO DE PRODUTOS EM ATACADISTAS</w:t>
            </w:r>
            <w:r w:rsidRPr="00C9441A">
              <w:rPr>
                <w:b w:val="0"/>
                <w:webHidden/>
                <w:rPrChange w:id="756" w:author="Osnir Estevam [2]" w:date="2016-08-21T17:27:00Z">
                  <w:rPr>
                    <w:webHidden/>
                  </w:rPr>
                </w:rPrChange>
              </w:rPr>
              <w:tab/>
            </w:r>
            <w:r w:rsidRPr="00C9441A">
              <w:rPr>
                <w:b w:val="0"/>
                <w:webHidden/>
                <w:rPrChange w:id="757" w:author="Osnir Estevam [2]" w:date="2016-08-21T17:27:00Z">
                  <w:rPr>
                    <w:webHidden/>
                  </w:rPr>
                </w:rPrChange>
              </w:rPr>
              <w:fldChar w:fldCharType="begin"/>
            </w:r>
            <w:r w:rsidRPr="00C9441A">
              <w:rPr>
                <w:b w:val="0"/>
                <w:webHidden/>
                <w:rPrChange w:id="758" w:author="Osnir Estevam [2]" w:date="2016-08-21T17:27:00Z">
                  <w:rPr>
                    <w:webHidden/>
                  </w:rPr>
                </w:rPrChange>
              </w:rPr>
              <w:instrText xml:space="preserve"> PAGEREF _Toc459474870 \h </w:instrText>
            </w:r>
          </w:ins>
          <w:r w:rsidRPr="00C9441A">
            <w:rPr>
              <w:b w:val="0"/>
              <w:webHidden/>
              <w:rPrChange w:id="759" w:author="Osnir Estevam [2]" w:date="2016-08-21T17:27:00Z">
                <w:rPr>
                  <w:b w:val="0"/>
                  <w:webHidden/>
                </w:rPr>
              </w:rPrChange>
            </w:rPr>
          </w:r>
          <w:r w:rsidRPr="00C9441A">
            <w:rPr>
              <w:b w:val="0"/>
              <w:webHidden/>
              <w:rPrChange w:id="760" w:author="Osnir Estevam [2]" w:date="2016-08-21T17:27:00Z">
                <w:rPr>
                  <w:webHidden/>
                </w:rPr>
              </w:rPrChange>
            </w:rPr>
            <w:fldChar w:fldCharType="separate"/>
          </w:r>
          <w:ins w:id="761" w:author="Osnir Estevam" w:date="2016-08-20T16:45:00Z">
            <w:r w:rsidRPr="00C9441A">
              <w:rPr>
                <w:b w:val="0"/>
                <w:webHidden/>
                <w:rPrChange w:id="762" w:author="Osnir Estevam [2]" w:date="2016-08-21T17:27:00Z">
                  <w:rPr>
                    <w:webHidden/>
                  </w:rPr>
                </w:rPrChange>
              </w:rPr>
              <w:t>18</w:t>
            </w:r>
            <w:r w:rsidRPr="00C9441A">
              <w:rPr>
                <w:b w:val="0"/>
                <w:webHidden/>
                <w:rPrChange w:id="763" w:author="Osnir Estevam [2]" w:date="2016-08-21T17:27:00Z">
                  <w:rPr>
                    <w:webHidden/>
                  </w:rPr>
                </w:rPrChange>
              </w:rPr>
              <w:fldChar w:fldCharType="end"/>
            </w:r>
            <w:r w:rsidRPr="00C9441A">
              <w:rPr>
                <w:rStyle w:val="Hyperlink"/>
                <w:b w:val="0"/>
                <w:rPrChange w:id="764" w:author="Osnir Estevam [2]" w:date="2016-08-21T17:27:00Z">
                  <w:rPr>
                    <w:rStyle w:val="Hyperlink"/>
                  </w:rPr>
                </w:rPrChange>
              </w:rPr>
              <w:fldChar w:fldCharType="end"/>
            </w:r>
          </w:ins>
        </w:p>
        <w:p w14:paraId="786A7F70" w14:textId="3EA2141B" w:rsidR="007A38D2" w:rsidRPr="00C9441A" w:rsidRDefault="007A38D2">
          <w:pPr>
            <w:pStyle w:val="Sumrio1"/>
            <w:rPr>
              <w:ins w:id="765" w:author="Osnir Estevam" w:date="2016-08-20T16:45:00Z"/>
              <w:rFonts w:asciiTheme="minorHAnsi" w:eastAsiaTheme="minorEastAsia" w:hAnsiTheme="minorHAnsi" w:cstheme="minorBidi"/>
              <w:b w:val="0"/>
              <w:color w:val="auto"/>
              <w:sz w:val="22"/>
              <w:szCs w:val="22"/>
            </w:rPr>
          </w:pPr>
          <w:ins w:id="766" w:author="Osnir Estevam" w:date="2016-08-20T16:45:00Z">
            <w:r w:rsidRPr="00C9441A">
              <w:rPr>
                <w:rStyle w:val="Hyperlink"/>
                <w:b w:val="0"/>
                <w:rPrChange w:id="767" w:author="Osnir Estevam [2]" w:date="2016-08-21T17:27:00Z">
                  <w:rPr>
                    <w:rStyle w:val="Hyperlink"/>
                  </w:rPr>
                </w:rPrChange>
              </w:rPr>
              <w:fldChar w:fldCharType="begin"/>
            </w:r>
            <w:r w:rsidRPr="00C9441A">
              <w:rPr>
                <w:rStyle w:val="Hyperlink"/>
                <w:b w:val="0"/>
                <w:rPrChange w:id="768" w:author="Osnir Estevam [2]" w:date="2016-08-21T17:27:00Z">
                  <w:rPr>
                    <w:rStyle w:val="Hyperlink"/>
                  </w:rPr>
                </w:rPrChange>
              </w:rPr>
              <w:instrText xml:space="preserve"> </w:instrText>
            </w:r>
            <w:r w:rsidRPr="00C9441A">
              <w:rPr>
                <w:b w:val="0"/>
                <w:rPrChange w:id="769" w:author="Osnir Estevam [2]" w:date="2016-08-21T17:27:00Z">
                  <w:rPr/>
                </w:rPrChange>
              </w:rPr>
              <w:instrText>HYPERLINK \l "_Toc459474871"</w:instrText>
            </w:r>
            <w:r w:rsidRPr="00C9441A">
              <w:rPr>
                <w:rStyle w:val="Hyperlink"/>
                <w:b w:val="0"/>
                <w:rPrChange w:id="770" w:author="Osnir Estevam [2]" w:date="2016-08-21T17:27:00Z">
                  <w:rPr>
                    <w:rStyle w:val="Hyperlink"/>
                  </w:rPr>
                </w:rPrChange>
              </w:rPr>
              <w:instrText xml:space="preserve"> </w:instrText>
            </w:r>
            <w:r w:rsidRPr="00C9441A">
              <w:rPr>
                <w:rStyle w:val="Hyperlink"/>
                <w:b w:val="0"/>
                <w:rPrChange w:id="771" w:author="Osnir Estevam [2]" w:date="2016-08-21T17:27:00Z">
                  <w:rPr>
                    <w:rStyle w:val="Hyperlink"/>
                  </w:rPr>
                </w:rPrChange>
              </w:rPr>
              <w:fldChar w:fldCharType="separate"/>
            </w:r>
            <w:r w:rsidRPr="00C9441A">
              <w:rPr>
                <w:rStyle w:val="Hyperlink"/>
                <w:b w:val="0"/>
                <w:rPrChange w:id="772" w:author="Osnir Estevam [2]" w:date="2016-08-21T17:27:00Z">
                  <w:rPr>
                    <w:rStyle w:val="Hyperlink"/>
                  </w:rPr>
                </w:rPrChange>
              </w:rPr>
              <w:t>3.1.</w:t>
            </w:r>
            <w:r w:rsidRPr="00C9441A">
              <w:rPr>
                <w:rFonts w:asciiTheme="minorHAnsi" w:eastAsiaTheme="minorEastAsia" w:hAnsiTheme="minorHAnsi" w:cstheme="minorBidi"/>
                <w:b w:val="0"/>
                <w:color w:val="auto"/>
                <w:sz w:val="22"/>
                <w:szCs w:val="22"/>
              </w:rPr>
              <w:tab/>
            </w:r>
            <w:r w:rsidRPr="00C9441A">
              <w:rPr>
                <w:rStyle w:val="Hyperlink"/>
                <w:b w:val="0"/>
                <w:rPrChange w:id="773" w:author="Osnir Estevam [2]" w:date="2016-08-21T17:27:00Z">
                  <w:rPr>
                    <w:rStyle w:val="Hyperlink"/>
                  </w:rPr>
                </w:rPrChange>
              </w:rPr>
              <w:t>Dificuldade em encontrar o melhor custo benefício</w:t>
            </w:r>
            <w:r w:rsidRPr="00C9441A">
              <w:rPr>
                <w:b w:val="0"/>
                <w:webHidden/>
                <w:rPrChange w:id="774" w:author="Osnir Estevam [2]" w:date="2016-08-21T17:27:00Z">
                  <w:rPr>
                    <w:webHidden/>
                  </w:rPr>
                </w:rPrChange>
              </w:rPr>
              <w:tab/>
            </w:r>
            <w:r w:rsidRPr="00C9441A">
              <w:rPr>
                <w:b w:val="0"/>
                <w:webHidden/>
                <w:rPrChange w:id="775" w:author="Osnir Estevam [2]" w:date="2016-08-21T17:27:00Z">
                  <w:rPr>
                    <w:webHidden/>
                  </w:rPr>
                </w:rPrChange>
              </w:rPr>
              <w:fldChar w:fldCharType="begin"/>
            </w:r>
            <w:r w:rsidRPr="00C9441A">
              <w:rPr>
                <w:b w:val="0"/>
                <w:webHidden/>
                <w:rPrChange w:id="776" w:author="Osnir Estevam [2]" w:date="2016-08-21T17:27:00Z">
                  <w:rPr>
                    <w:webHidden/>
                  </w:rPr>
                </w:rPrChange>
              </w:rPr>
              <w:instrText xml:space="preserve"> PAGEREF _Toc459474871 \h </w:instrText>
            </w:r>
          </w:ins>
          <w:r w:rsidRPr="00C9441A">
            <w:rPr>
              <w:b w:val="0"/>
              <w:webHidden/>
              <w:rPrChange w:id="777" w:author="Osnir Estevam [2]" w:date="2016-08-21T17:27:00Z">
                <w:rPr>
                  <w:b w:val="0"/>
                  <w:webHidden/>
                </w:rPr>
              </w:rPrChange>
            </w:rPr>
          </w:r>
          <w:r w:rsidRPr="00C9441A">
            <w:rPr>
              <w:b w:val="0"/>
              <w:webHidden/>
              <w:rPrChange w:id="778" w:author="Osnir Estevam [2]" w:date="2016-08-21T17:27:00Z">
                <w:rPr>
                  <w:webHidden/>
                </w:rPr>
              </w:rPrChange>
            </w:rPr>
            <w:fldChar w:fldCharType="separate"/>
          </w:r>
          <w:ins w:id="779" w:author="Osnir Estevam" w:date="2016-08-20T16:45:00Z">
            <w:r w:rsidRPr="00C9441A">
              <w:rPr>
                <w:b w:val="0"/>
                <w:webHidden/>
                <w:rPrChange w:id="780" w:author="Osnir Estevam [2]" w:date="2016-08-21T17:27:00Z">
                  <w:rPr>
                    <w:webHidden/>
                  </w:rPr>
                </w:rPrChange>
              </w:rPr>
              <w:t>18</w:t>
            </w:r>
            <w:r w:rsidRPr="00C9441A">
              <w:rPr>
                <w:b w:val="0"/>
                <w:webHidden/>
                <w:rPrChange w:id="781" w:author="Osnir Estevam [2]" w:date="2016-08-21T17:27:00Z">
                  <w:rPr>
                    <w:webHidden/>
                  </w:rPr>
                </w:rPrChange>
              </w:rPr>
              <w:fldChar w:fldCharType="end"/>
            </w:r>
            <w:r w:rsidRPr="00C9441A">
              <w:rPr>
                <w:rStyle w:val="Hyperlink"/>
                <w:b w:val="0"/>
                <w:rPrChange w:id="782" w:author="Osnir Estevam [2]" w:date="2016-08-21T17:27:00Z">
                  <w:rPr>
                    <w:rStyle w:val="Hyperlink"/>
                  </w:rPr>
                </w:rPrChange>
              </w:rPr>
              <w:fldChar w:fldCharType="end"/>
            </w:r>
          </w:ins>
        </w:p>
        <w:p w14:paraId="28A7D603" w14:textId="66E6AB34" w:rsidR="007A38D2" w:rsidRPr="00C9441A" w:rsidRDefault="007A38D2">
          <w:pPr>
            <w:pStyle w:val="Sumrio1"/>
            <w:rPr>
              <w:ins w:id="783" w:author="Osnir Estevam" w:date="2016-08-20T16:45:00Z"/>
              <w:rFonts w:asciiTheme="minorHAnsi" w:eastAsiaTheme="minorEastAsia" w:hAnsiTheme="minorHAnsi" w:cstheme="minorBidi"/>
              <w:b w:val="0"/>
              <w:color w:val="auto"/>
              <w:sz w:val="22"/>
              <w:szCs w:val="22"/>
            </w:rPr>
          </w:pPr>
          <w:ins w:id="784" w:author="Osnir Estevam" w:date="2016-08-20T16:45:00Z">
            <w:r w:rsidRPr="00C9441A">
              <w:rPr>
                <w:rStyle w:val="Hyperlink"/>
                <w:b w:val="0"/>
                <w:rPrChange w:id="785" w:author="Osnir Estevam [2]" w:date="2016-08-21T17:27:00Z">
                  <w:rPr>
                    <w:rStyle w:val="Hyperlink"/>
                  </w:rPr>
                </w:rPrChange>
              </w:rPr>
              <w:fldChar w:fldCharType="begin"/>
            </w:r>
            <w:r w:rsidRPr="00C9441A">
              <w:rPr>
                <w:rStyle w:val="Hyperlink"/>
                <w:b w:val="0"/>
                <w:rPrChange w:id="786" w:author="Osnir Estevam [2]" w:date="2016-08-21T17:27:00Z">
                  <w:rPr>
                    <w:rStyle w:val="Hyperlink"/>
                  </w:rPr>
                </w:rPrChange>
              </w:rPr>
              <w:instrText xml:space="preserve"> </w:instrText>
            </w:r>
            <w:r w:rsidRPr="00C9441A">
              <w:rPr>
                <w:b w:val="0"/>
                <w:rPrChange w:id="787" w:author="Osnir Estevam [2]" w:date="2016-08-21T17:27:00Z">
                  <w:rPr/>
                </w:rPrChange>
              </w:rPr>
              <w:instrText>HYPERLINK \l "_Toc459474872"</w:instrText>
            </w:r>
            <w:r w:rsidRPr="00C9441A">
              <w:rPr>
                <w:rStyle w:val="Hyperlink"/>
                <w:b w:val="0"/>
                <w:rPrChange w:id="788" w:author="Osnir Estevam [2]" w:date="2016-08-21T17:27:00Z">
                  <w:rPr>
                    <w:rStyle w:val="Hyperlink"/>
                  </w:rPr>
                </w:rPrChange>
              </w:rPr>
              <w:instrText xml:space="preserve"> </w:instrText>
            </w:r>
            <w:r w:rsidRPr="00C9441A">
              <w:rPr>
                <w:rStyle w:val="Hyperlink"/>
                <w:b w:val="0"/>
                <w:rPrChange w:id="789" w:author="Osnir Estevam [2]" w:date="2016-08-21T17:27:00Z">
                  <w:rPr>
                    <w:rStyle w:val="Hyperlink"/>
                  </w:rPr>
                </w:rPrChange>
              </w:rPr>
              <w:fldChar w:fldCharType="separate"/>
            </w:r>
            <w:r w:rsidRPr="00C9441A">
              <w:rPr>
                <w:rStyle w:val="Hyperlink"/>
                <w:b w:val="0"/>
                <w:rPrChange w:id="790" w:author="Osnir Estevam [2]" w:date="2016-08-21T17:27:00Z">
                  <w:rPr>
                    <w:rStyle w:val="Hyperlink"/>
                  </w:rPr>
                </w:rPrChange>
              </w:rPr>
              <w:t>3.2.</w:t>
            </w:r>
            <w:r w:rsidRPr="00C9441A">
              <w:rPr>
                <w:rFonts w:asciiTheme="minorHAnsi" w:eastAsiaTheme="minorEastAsia" w:hAnsiTheme="minorHAnsi" w:cstheme="minorBidi"/>
                <w:b w:val="0"/>
                <w:color w:val="auto"/>
                <w:sz w:val="22"/>
                <w:szCs w:val="22"/>
              </w:rPr>
              <w:tab/>
            </w:r>
            <w:r w:rsidRPr="00C9441A">
              <w:rPr>
                <w:rStyle w:val="Hyperlink"/>
                <w:b w:val="0"/>
                <w:rPrChange w:id="791" w:author="Osnir Estevam [2]" w:date="2016-08-21T17:27:00Z">
                  <w:rPr>
                    <w:rStyle w:val="Hyperlink"/>
                  </w:rPr>
                </w:rPrChange>
              </w:rPr>
              <w:t>Cotando os produtos em apenas um local</w:t>
            </w:r>
            <w:r w:rsidRPr="00C9441A">
              <w:rPr>
                <w:b w:val="0"/>
                <w:webHidden/>
                <w:rPrChange w:id="792" w:author="Osnir Estevam [2]" w:date="2016-08-21T17:27:00Z">
                  <w:rPr>
                    <w:webHidden/>
                  </w:rPr>
                </w:rPrChange>
              </w:rPr>
              <w:tab/>
            </w:r>
            <w:r w:rsidRPr="00C9441A">
              <w:rPr>
                <w:b w:val="0"/>
                <w:webHidden/>
                <w:rPrChange w:id="793" w:author="Osnir Estevam [2]" w:date="2016-08-21T17:27:00Z">
                  <w:rPr>
                    <w:webHidden/>
                  </w:rPr>
                </w:rPrChange>
              </w:rPr>
              <w:fldChar w:fldCharType="begin"/>
            </w:r>
            <w:r w:rsidRPr="00C9441A">
              <w:rPr>
                <w:b w:val="0"/>
                <w:webHidden/>
                <w:rPrChange w:id="794" w:author="Osnir Estevam [2]" w:date="2016-08-21T17:27:00Z">
                  <w:rPr>
                    <w:webHidden/>
                  </w:rPr>
                </w:rPrChange>
              </w:rPr>
              <w:instrText xml:space="preserve"> PAGEREF _Toc459474872 \h </w:instrText>
            </w:r>
          </w:ins>
          <w:r w:rsidRPr="00C9441A">
            <w:rPr>
              <w:b w:val="0"/>
              <w:webHidden/>
              <w:rPrChange w:id="795" w:author="Osnir Estevam [2]" w:date="2016-08-21T17:27:00Z">
                <w:rPr>
                  <w:b w:val="0"/>
                  <w:webHidden/>
                </w:rPr>
              </w:rPrChange>
            </w:rPr>
          </w:r>
          <w:r w:rsidRPr="00C9441A">
            <w:rPr>
              <w:b w:val="0"/>
              <w:webHidden/>
              <w:rPrChange w:id="796" w:author="Osnir Estevam [2]" w:date="2016-08-21T17:27:00Z">
                <w:rPr>
                  <w:webHidden/>
                </w:rPr>
              </w:rPrChange>
            </w:rPr>
            <w:fldChar w:fldCharType="separate"/>
          </w:r>
          <w:ins w:id="797" w:author="Osnir Estevam" w:date="2016-08-20T16:45:00Z">
            <w:r w:rsidRPr="00C9441A">
              <w:rPr>
                <w:b w:val="0"/>
                <w:webHidden/>
                <w:rPrChange w:id="798" w:author="Osnir Estevam [2]" w:date="2016-08-21T17:27:00Z">
                  <w:rPr>
                    <w:webHidden/>
                  </w:rPr>
                </w:rPrChange>
              </w:rPr>
              <w:t>19</w:t>
            </w:r>
            <w:r w:rsidRPr="00C9441A">
              <w:rPr>
                <w:b w:val="0"/>
                <w:webHidden/>
                <w:rPrChange w:id="799" w:author="Osnir Estevam [2]" w:date="2016-08-21T17:27:00Z">
                  <w:rPr>
                    <w:webHidden/>
                  </w:rPr>
                </w:rPrChange>
              </w:rPr>
              <w:fldChar w:fldCharType="end"/>
            </w:r>
            <w:r w:rsidRPr="00C9441A">
              <w:rPr>
                <w:rStyle w:val="Hyperlink"/>
                <w:b w:val="0"/>
                <w:rPrChange w:id="800" w:author="Osnir Estevam [2]" w:date="2016-08-21T17:27:00Z">
                  <w:rPr>
                    <w:rStyle w:val="Hyperlink"/>
                  </w:rPr>
                </w:rPrChange>
              </w:rPr>
              <w:fldChar w:fldCharType="end"/>
            </w:r>
          </w:ins>
        </w:p>
        <w:p w14:paraId="49CA0156" w14:textId="7A38D57E" w:rsidR="007A38D2" w:rsidRPr="00C9441A" w:rsidRDefault="007A38D2">
          <w:pPr>
            <w:pStyle w:val="Sumrio1"/>
            <w:rPr>
              <w:ins w:id="801" w:author="Osnir Estevam" w:date="2016-08-20T16:45:00Z"/>
              <w:rFonts w:asciiTheme="minorHAnsi" w:eastAsiaTheme="minorEastAsia" w:hAnsiTheme="minorHAnsi" w:cstheme="minorBidi"/>
              <w:b w:val="0"/>
              <w:color w:val="auto"/>
              <w:sz w:val="22"/>
              <w:szCs w:val="22"/>
            </w:rPr>
          </w:pPr>
          <w:ins w:id="802" w:author="Osnir Estevam" w:date="2016-08-20T16:45:00Z">
            <w:r w:rsidRPr="00C9441A">
              <w:rPr>
                <w:rStyle w:val="Hyperlink"/>
                <w:b w:val="0"/>
                <w:rPrChange w:id="803" w:author="Osnir Estevam [2]" w:date="2016-08-21T17:27:00Z">
                  <w:rPr>
                    <w:rStyle w:val="Hyperlink"/>
                  </w:rPr>
                </w:rPrChange>
              </w:rPr>
              <w:fldChar w:fldCharType="begin"/>
            </w:r>
            <w:r w:rsidRPr="00C9441A">
              <w:rPr>
                <w:rStyle w:val="Hyperlink"/>
                <w:b w:val="0"/>
                <w:rPrChange w:id="804" w:author="Osnir Estevam [2]" w:date="2016-08-21T17:27:00Z">
                  <w:rPr>
                    <w:rStyle w:val="Hyperlink"/>
                  </w:rPr>
                </w:rPrChange>
              </w:rPr>
              <w:instrText xml:space="preserve"> </w:instrText>
            </w:r>
            <w:r w:rsidRPr="00C9441A">
              <w:rPr>
                <w:b w:val="0"/>
                <w:rPrChange w:id="805" w:author="Osnir Estevam [2]" w:date="2016-08-21T17:27:00Z">
                  <w:rPr/>
                </w:rPrChange>
              </w:rPr>
              <w:instrText>HYPERLINK \l "_Toc459474873"</w:instrText>
            </w:r>
            <w:r w:rsidRPr="00C9441A">
              <w:rPr>
                <w:rStyle w:val="Hyperlink"/>
                <w:b w:val="0"/>
                <w:rPrChange w:id="806" w:author="Osnir Estevam [2]" w:date="2016-08-21T17:27:00Z">
                  <w:rPr>
                    <w:rStyle w:val="Hyperlink"/>
                  </w:rPr>
                </w:rPrChange>
              </w:rPr>
              <w:instrText xml:space="preserve"> </w:instrText>
            </w:r>
            <w:r w:rsidRPr="00C9441A">
              <w:rPr>
                <w:rStyle w:val="Hyperlink"/>
                <w:b w:val="0"/>
                <w:rPrChange w:id="807" w:author="Osnir Estevam [2]" w:date="2016-08-21T17:27:00Z">
                  <w:rPr>
                    <w:rStyle w:val="Hyperlink"/>
                  </w:rPr>
                </w:rPrChange>
              </w:rPr>
              <w:fldChar w:fldCharType="separate"/>
            </w:r>
            <w:r w:rsidRPr="00C9441A">
              <w:rPr>
                <w:rStyle w:val="Hyperlink"/>
                <w:b w:val="0"/>
                <w:rPrChange w:id="808" w:author="Osnir Estevam [2]" w:date="2016-08-21T17:27:00Z">
                  <w:rPr>
                    <w:rStyle w:val="Hyperlink"/>
                  </w:rPr>
                </w:rPrChange>
              </w:rPr>
              <w:t>4.</w:t>
            </w:r>
            <w:r w:rsidRPr="00C9441A">
              <w:rPr>
                <w:rFonts w:asciiTheme="minorHAnsi" w:eastAsiaTheme="minorEastAsia" w:hAnsiTheme="minorHAnsi" w:cstheme="minorBidi"/>
                <w:b w:val="0"/>
                <w:color w:val="auto"/>
                <w:sz w:val="22"/>
                <w:szCs w:val="22"/>
              </w:rPr>
              <w:tab/>
            </w:r>
            <w:r w:rsidRPr="00C9441A">
              <w:rPr>
                <w:rStyle w:val="Hyperlink"/>
                <w:b w:val="0"/>
                <w:rPrChange w:id="809" w:author="Osnir Estevam [2]" w:date="2016-08-21T17:27:00Z">
                  <w:rPr>
                    <w:rStyle w:val="Hyperlink"/>
                  </w:rPr>
                </w:rPrChange>
              </w:rPr>
              <w:t>DESENVOLVIMENTO DA API PARA COTAÇÃO DOS PRODUTOS</w:t>
            </w:r>
            <w:r w:rsidRPr="00C9441A">
              <w:rPr>
                <w:b w:val="0"/>
                <w:webHidden/>
                <w:rPrChange w:id="810" w:author="Osnir Estevam [2]" w:date="2016-08-21T17:27:00Z">
                  <w:rPr>
                    <w:webHidden/>
                  </w:rPr>
                </w:rPrChange>
              </w:rPr>
              <w:tab/>
            </w:r>
            <w:r w:rsidRPr="00C9441A">
              <w:rPr>
                <w:b w:val="0"/>
                <w:webHidden/>
                <w:rPrChange w:id="811" w:author="Osnir Estevam [2]" w:date="2016-08-21T17:27:00Z">
                  <w:rPr>
                    <w:webHidden/>
                  </w:rPr>
                </w:rPrChange>
              </w:rPr>
              <w:fldChar w:fldCharType="begin"/>
            </w:r>
            <w:r w:rsidRPr="00C9441A">
              <w:rPr>
                <w:b w:val="0"/>
                <w:webHidden/>
                <w:rPrChange w:id="812" w:author="Osnir Estevam [2]" w:date="2016-08-21T17:27:00Z">
                  <w:rPr>
                    <w:webHidden/>
                  </w:rPr>
                </w:rPrChange>
              </w:rPr>
              <w:instrText xml:space="preserve"> PAGEREF _Toc459474873 \h </w:instrText>
            </w:r>
          </w:ins>
          <w:r w:rsidRPr="00C9441A">
            <w:rPr>
              <w:b w:val="0"/>
              <w:webHidden/>
              <w:rPrChange w:id="813" w:author="Osnir Estevam [2]" w:date="2016-08-21T17:27:00Z">
                <w:rPr>
                  <w:b w:val="0"/>
                  <w:webHidden/>
                </w:rPr>
              </w:rPrChange>
            </w:rPr>
          </w:r>
          <w:r w:rsidRPr="00C9441A">
            <w:rPr>
              <w:b w:val="0"/>
              <w:webHidden/>
              <w:rPrChange w:id="814" w:author="Osnir Estevam [2]" w:date="2016-08-21T17:27:00Z">
                <w:rPr>
                  <w:webHidden/>
                </w:rPr>
              </w:rPrChange>
            </w:rPr>
            <w:fldChar w:fldCharType="separate"/>
          </w:r>
          <w:ins w:id="815" w:author="Osnir Estevam" w:date="2016-08-20T16:45:00Z">
            <w:r w:rsidRPr="00C9441A">
              <w:rPr>
                <w:b w:val="0"/>
                <w:webHidden/>
                <w:rPrChange w:id="816" w:author="Osnir Estevam [2]" w:date="2016-08-21T17:27:00Z">
                  <w:rPr>
                    <w:webHidden/>
                  </w:rPr>
                </w:rPrChange>
              </w:rPr>
              <w:t>21</w:t>
            </w:r>
            <w:r w:rsidRPr="00C9441A">
              <w:rPr>
                <w:b w:val="0"/>
                <w:webHidden/>
                <w:rPrChange w:id="817" w:author="Osnir Estevam [2]" w:date="2016-08-21T17:27:00Z">
                  <w:rPr>
                    <w:webHidden/>
                  </w:rPr>
                </w:rPrChange>
              </w:rPr>
              <w:fldChar w:fldCharType="end"/>
            </w:r>
            <w:r w:rsidRPr="00C9441A">
              <w:rPr>
                <w:rStyle w:val="Hyperlink"/>
                <w:b w:val="0"/>
                <w:rPrChange w:id="818" w:author="Osnir Estevam [2]" w:date="2016-08-21T17:27:00Z">
                  <w:rPr>
                    <w:rStyle w:val="Hyperlink"/>
                  </w:rPr>
                </w:rPrChange>
              </w:rPr>
              <w:fldChar w:fldCharType="end"/>
            </w:r>
          </w:ins>
        </w:p>
        <w:p w14:paraId="65A22EAF" w14:textId="4CFE6892" w:rsidR="007A38D2" w:rsidRPr="00C9441A" w:rsidRDefault="007A38D2">
          <w:pPr>
            <w:pStyle w:val="Sumrio1"/>
            <w:rPr>
              <w:ins w:id="819" w:author="Osnir Estevam" w:date="2016-08-20T16:45:00Z"/>
              <w:rFonts w:asciiTheme="minorHAnsi" w:eastAsiaTheme="minorEastAsia" w:hAnsiTheme="minorHAnsi" w:cstheme="minorBidi"/>
              <w:b w:val="0"/>
              <w:color w:val="auto"/>
              <w:sz w:val="22"/>
              <w:szCs w:val="22"/>
            </w:rPr>
          </w:pPr>
          <w:ins w:id="820" w:author="Osnir Estevam" w:date="2016-08-20T16:45:00Z">
            <w:r w:rsidRPr="00C9441A">
              <w:rPr>
                <w:rStyle w:val="Hyperlink"/>
                <w:b w:val="0"/>
                <w:rPrChange w:id="821" w:author="Osnir Estevam [2]" w:date="2016-08-21T17:27:00Z">
                  <w:rPr>
                    <w:rStyle w:val="Hyperlink"/>
                  </w:rPr>
                </w:rPrChange>
              </w:rPr>
              <w:fldChar w:fldCharType="begin"/>
            </w:r>
            <w:r w:rsidRPr="00C9441A">
              <w:rPr>
                <w:rStyle w:val="Hyperlink"/>
                <w:b w:val="0"/>
                <w:rPrChange w:id="822" w:author="Osnir Estevam [2]" w:date="2016-08-21T17:27:00Z">
                  <w:rPr>
                    <w:rStyle w:val="Hyperlink"/>
                  </w:rPr>
                </w:rPrChange>
              </w:rPr>
              <w:instrText xml:space="preserve"> </w:instrText>
            </w:r>
            <w:r w:rsidRPr="00C9441A">
              <w:rPr>
                <w:b w:val="0"/>
                <w:rPrChange w:id="823" w:author="Osnir Estevam [2]" w:date="2016-08-21T17:27:00Z">
                  <w:rPr/>
                </w:rPrChange>
              </w:rPr>
              <w:instrText>HYPERLINK \l "_Toc459474874"</w:instrText>
            </w:r>
            <w:r w:rsidRPr="00C9441A">
              <w:rPr>
                <w:rStyle w:val="Hyperlink"/>
                <w:b w:val="0"/>
                <w:rPrChange w:id="824" w:author="Osnir Estevam [2]" w:date="2016-08-21T17:27:00Z">
                  <w:rPr>
                    <w:rStyle w:val="Hyperlink"/>
                  </w:rPr>
                </w:rPrChange>
              </w:rPr>
              <w:instrText xml:space="preserve"> </w:instrText>
            </w:r>
            <w:r w:rsidRPr="00C9441A">
              <w:rPr>
                <w:rStyle w:val="Hyperlink"/>
                <w:b w:val="0"/>
                <w:rPrChange w:id="825" w:author="Osnir Estevam [2]" w:date="2016-08-21T17:27:00Z">
                  <w:rPr>
                    <w:rStyle w:val="Hyperlink"/>
                  </w:rPr>
                </w:rPrChange>
              </w:rPr>
              <w:fldChar w:fldCharType="separate"/>
            </w:r>
            <w:r w:rsidRPr="00C9441A">
              <w:rPr>
                <w:rStyle w:val="Hyperlink"/>
                <w:b w:val="0"/>
                <w:rPrChange w:id="826" w:author="Osnir Estevam [2]" w:date="2016-08-21T17:27:00Z">
                  <w:rPr>
                    <w:rStyle w:val="Hyperlink"/>
                  </w:rPr>
                </w:rPrChange>
              </w:rPr>
              <w:t>4.1.</w:t>
            </w:r>
            <w:r w:rsidRPr="00C9441A">
              <w:rPr>
                <w:rFonts w:asciiTheme="minorHAnsi" w:eastAsiaTheme="minorEastAsia" w:hAnsiTheme="minorHAnsi" w:cstheme="minorBidi"/>
                <w:b w:val="0"/>
                <w:color w:val="auto"/>
                <w:sz w:val="22"/>
                <w:szCs w:val="22"/>
              </w:rPr>
              <w:tab/>
            </w:r>
            <w:r w:rsidRPr="00C9441A">
              <w:rPr>
                <w:rStyle w:val="Hyperlink"/>
                <w:b w:val="0"/>
                <w:rPrChange w:id="827" w:author="Osnir Estevam [2]" w:date="2016-08-21T17:27:00Z">
                  <w:rPr>
                    <w:rStyle w:val="Hyperlink"/>
                  </w:rPr>
                </w:rPrChange>
              </w:rPr>
              <w:t>BPM (Business Process Model)</w:t>
            </w:r>
            <w:r w:rsidRPr="00C9441A">
              <w:rPr>
                <w:b w:val="0"/>
                <w:webHidden/>
                <w:rPrChange w:id="828" w:author="Osnir Estevam [2]" w:date="2016-08-21T17:27:00Z">
                  <w:rPr>
                    <w:webHidden/>
                  </w:rPr>
                </w:rPrChange>
              </w:rPr>
              <w:tab/>
            </w:r>
            <w:r w:rsidRPr="00C9441A">
              <w:rPr>
                <w:b w:val="0"/>
                <w:webHidden/>
                <w:rPrChange w:id="829" w:author="Osnir Estevam [2]" w:date="2016-08-21T17:27:00Z">
                  <w:rPr>
                    <w:webHidden/>
                  </w:rPr>
                </w:rPrChange>
              </w:rPr>
              <w:fldChar w:fldCharType="begin"/>
            </w:r>
            <w:r w:rsidRPr="00C9441A">
              <w:rPr>
                <w:b w:val="0"/>
                <w:webHidden/>
                <w:rPrChange w:id="830" w:author="Osnir Estevam [2]" w:date="2016-08-21T17:27:00Z">
                  <w:rPr>
                    <w:webHidden/>
                  </w:rPr>
                </w:rPrChange>
              </w:rPr>
              <w:instrText xml:space="preserve"> PAGEREF _Toc459474874 \h </w:instrText>
            </w:r>
          </w:ins>
          <w:r w:rsidRPr="00C9441A">
            <w:rPr>
              <w:b w:val="0"/>
              <w:webHidden/>
              <w:rPrChange w:id="831" w:author="Osnir Estevam [2]" w:date="2016-08-21T17:27:00Z">
                <w:rPr>
                  <w:b w:val="0"/>
                  <w:webHidden/>
                </w:rPr>
              </w:rPrChange>
            </w:rPr>
          </w:r>
          <w:r w:rsidRPr="00C9441A">
            <w:rPr>
              <w:b w:val="0"/>
              <w:webHidden/>
              <w:rPrChange w:id="832" w:author="Osnir Estevam [2]" w:date="2016-08-21T17:27:00Z">
                <w:rPr>
                  <w:webHidden/>
                </w:rPr>
              </w:rPrChange>
            </w:rPr>
            <w:fldChar w:fldCharType="separate"/>
          </w:r>
          <w:ins w:id="833" w:author="Osnir Estevam" w:date="2016-08-20T16:45:00Z">
            <w:r w:rsidRPr="00C9441A">
              <w:rPr>
                <w:b w:val="0"/>
                <w:webHidden/>
                <w:rPrChange w:id="834" w:author="Osnir Estevam [2]" w:date="2016-08-21T17:27:00Z">
                  <w:rPr>
                    <w:webHidden/>
                  </w:rPr>
                </w:rPrChange>
              </w:rPr>
              <w:t>21</w:t>
            </w:r>
            <w:r w:rsidRPr="00C9441A">
              <w:rPr>
                <w:b w:val="0"/>
                <w:webHidden/>
                <w:rPrChange w:id="835" w:author="Osnir Estevam [2]" w:date="2016-08-21T17:27:00Z">
                  <w:rPr>
                    <w:webHidden/>
                  </w:rPr>
                </w:rPrChange>
              </w:rPr>
              <w:fldChar w:fldCharType="end"/>
            </w:r>
            <w:r w:rsidRPr="00C9441A">
              <w:rPr>
                <w:rStyle w:val="Hyperlink"/>
                <w:b w:val="0"/>
                <w:rPrChange w:id="836" w:author="Osnir Estevam [2]" w:date="2016-08-21T17:27:00Z">
                  <w:rPr>
                    <w:rStyle w:val="Hyperlink"/>
                  </w:rPr>
                </w:rPrChange>
              </w:rPr>
              <w:fldChar w:fldCharType="end"/>
            </w:r>
          </w:ins>
        </w:p>
        <w:p w14:paraId="19E5E5BD" w14:textId="37603587" w:rsidR="007A38D2" w:rsidRPr="00C9441A" w:rsidRDefault="007A38D2">
          <w:pPr>
            <w:pStyle w:val="Sumrio1"/>
            <w:rPr>
              <w:ins w:id="837" w:author="Osnir Estevam" w:date="2016-08-20T16:45:00Z"/>
              <w:rFonts w:asciiTheme="minorHAnsi" w:eastAsiaTheme="minorEastAsia" w:hAnsiTheme="minorHAnsi" w:cstheme="minorBidi"/>
              <w:b w:val="0"/>
              <w:color w:val="auto"/>
              <w:sz w:val="22"/>
              <w:szCs w:val="22"/>
            </w:rPr>
          </w:pPr>
          <w:ins w:id="838" w:author="Osnir Estevam" w:date="2016-08-20T16:45:00Z">
            <w:r w:rsidRPr="00C9441A">
              <w:rPr>
                <w:rStyle w:val="Hyperlink"/>
                <w:b w:val="0"/>
                <w:rPrChange w:id="839" w:author="Osnir Estevam [2]" w:date="2016-08-21T17:27:00Z">
                  <w:rPr>
                    <w:rStyle w:val="Hyperlink"/>
                  </w:rPr>
                </w:rPrChange>
              </w:rPr>
              <w:fldChar w:fldCharType="begin"/>
            </w:r>
            <w:r w:rsidRPr="00C9441A">
              <w:rPr>
                <w:rStyle w:val="Hyperlink"/>
                <w:b w:val="0"/>
                <w:rPrChange w:id="840" w:author="Osnir Estevam [2]" w:date="2016-08-21T17:27:00Z">
                  <w:rPr>
                    <w:rStyle w:val="Hyperlink"/>
                  </w:rPr>
                </w:rPrChange>
              </w:rPr>
              <w:instrText xml:space="preserve"> </w:instrText>
            </w:r>
            <w:r w:rsidRPr="00C9441A">
              <w:rPr>
                <w:b w:val="0"/>
                <w:rPrChange w:id="841" w:author="Osnir Estevam [2]" w:date="2016-08-21T17:27:00Z">
                  <w:rPr/>
                </w:rPrChange>
              </w:rPr>
              <w:instrText>HYPERLINK \l "_Toc459474875"</w:instrText>
            </w:r>
            <w:r w:rsidRPr="00C9441A">
              <w:rPr>
                <w:rStyle w:val="Hyperlink"/>
                <w:b w:val="0"/>
                <w:rPrChange w:id="842" w:author="Osnir Estevam [2]" w:date="2016-08-21T17:27:00Z">
                  <w:rPr>
                    <w:rStyle w:val="Hyperlink"/>
                  </w:rPr>
                </w:rPrChange>
              </w:rPr>
              <w:instrText xml:space="preserve"> </w:instrText>
            </w:r>
            <w:r w:rsidRPr="00C9441A">
              <w:rPr>
                <w:rStyle w:val="Hyperlink"/>
                <w:b w:val="0"/>
                <w:rPrChange w:id="843" w:author="Osnir Estevam [2]" w:date="2016-08-21T17:27:00Z">
                  <w:rPr>
                    <w:rStyle w:val="Hyperlink"/>
                  </w:rPr>
                </w:rPrChange>
              </w:rPr>
              <w:fldChar w:fldCharType="separate"/>
            </w:r>
            <w:r w:rsidRPr="00C9441A">
              <w:rPr>
                <w:rStyle w:val="Hyperlink"/>
                <w:b w:val="0"/>
                <w:rPrChange w:id="844" w:author="Osnir Estevam [2]" w:date="2016-08-21T17:27:00Z">
                  <w:rPr>
                    <w:rStyle w:val="Hyperlink"/>
                  </w:rPr>
                </w:rPrChange>
              </w:rPr>
              <w:t>4.2.</w:t>
            </w:r>
            <w:r w:rsidRPr="00C9441A">
              <w:rPr>
                <w:rFonts w:asciiTheme="minorHAnsi" w:eastAsiaTheme="minorEastAsia" w:hAnsiTheme="minorHAnsi" w:cstheme="minorBidi"/>
                <w:b w:val="0"/>
                <w:color w:val="auto"/>
                <w:sz w:val="22"/>
                <w:szCs w:val="22"/>
              </w:rPr>
              <w:tab/>
            </w:r>
            <w:r w:rsidRPr="00C9441A">
              <w:rPr>
                <w:rStyle w:val="Hyperlink"/>
                <w:b w:val="0"/>
                <w:rPrChange w:id="845" w:author="Osnir Estevam [2]" w:date="2016-08-21T17:27:00Z">
                  <w:rPr>
                    <w:rStyle w:val="Hyperlink"/>
                  </w:rPr>
                </w:rPrChange>
              </w:rPr>
              <w:t>Requisitos</w:t>
            </w:r>
            <w:r w:rsidRPr="00C9441A">
              <w:rPr>
                <w:b w:val="0"/>
                <w:webHidden/>
                <w:rPrChange w:id="846" w:author="Osnir Estevam [2]" w:date="2016-08-21T17:27:00Z">
                  <w:rPr>
                    <w:webHidden/>
                  </w:rPr>
                </w:rPrChange>
              </w:rPr>
              <w:tab/>
            </w:r>
            <w:r w:rsidRPr="00C9441A">
              <w:rPr>
                <w:b w:val="0"/>
                <w:webHidden/>
                <w:rPrChange w:id="847" w:author="Osnir Estevam [2]" w:date="2016-08-21T17:27:00Z">
                  <w:rPr>
                    <w:webHidden/>
                  </w:rPr>
                </w:rPrChange>
              </w:rPr>
              <w:fldChar w:fldCharType="begin"/>
            </w:r>
            <w:r w:rsidRPr="00C9441A">
              <w:rPr>
                <w:b w:val="0"/>
                <w:webHidden/>
                <w:rPrChange w:id="848" w:author="Osnir Estevam [2]" w:date="2016-08-21T17:27:00Z">
                  <w:rPr>
                    <w:webHidden/>
                  </w:rPr>
                </w:rPrChange>
              </w:rPr>
              <w:instrText xml:space="preserve"> PAGEREF _Toc459474875 \h </w:instrText>
            </w:r>
          </w:ins>
          <w:r w:rsidRPr="00C9441A">
            <w:rPr>
              <w:b w:val="0"/>
              <w:webHidden/>
              <w:rPrChange w:id="849" w:author="Osnir Estevam [2]" w:date="2016-08-21T17:27:00Z">
                <w:rPr>
                  <w:b w:val="0"/>
                  <w:webHidden/>
                </w:rPr>
              </w:rPrChange>
            </w:rPr>
          </w:r>
          <w:r w:rsidRPr="00C9441A">
            <w:rPr>
              <w:b w:val="0"/>
              <w:webHidden/>
              <w:rPrChange w:id="850" w:author="Osnir Estevam [2]" w:date="2016-08-21T17:27:00Z">
                <w:rPr>
                  <w:webHidden/>
                </w:rPr>
              </w:rPrChange>
            </w:rPr>
            <w:fldChar w:fldCharType="separate"/>
          </w:r>
          <w:ins w:id="851" w:author="Osnir Estevam" w:date="2016-08-20T16:45:00Z">
            <w:r w:rsidRPr="00C9441A">
              <w:rPr>
                <w:b w:val="0"/>
                <w:webHidden/>
                <w:rPrChange w:id="852" w:author="Osnir Estevam [2]" w:date="2016-08-21T17:27:00Z">
                  <w:rPr>
                    <w:webHidden/>
                  </w:rPr>
                </w:rPrChange>
              </w:rPr>
              <w:t>22</w:t>
            </w:r>
            <w:r w:rsidRPr="00C9441A">
              <w:rPr>
                <w:b w:val="0"/>
                <w:webHidden/>
                <w:rPrChange w:id="853" w:author="Osnir Estevam [2]" w:date="2016-08-21T17:27:00Z">
                  <w:rPr>
                    <w:webHidden/>
                  </w:rPr>
                </w:rPrChange>
              </w:rPr>
              <w:fldChar w:fldCharType="end"/>
            </w:r>
            <w:r w:rsidRPr="00C9441A">
              <w:rPr>
                <w:rStyle w:val="Hyperlink"/>
                <w:b w:val="0"/>
                <w:rPrChange w:id="854" w:author="Osnir Estevam [2]" w:date="2016-08-21T17:27:00Z">
                  <w:rPr>
                    <w:rStyle w:val="Hyperlink"/>
                  </w:rPr>
                </w:rPrChange>
              </w:rPr>
              <w:fldChar w:fldCharType="end"/>
            </w:r>
          </w:ins>
        </w:p>
        <w:p w14:paraId="23AB484C" w14:textId="187AB006" w:rsidR="007A38D2" w:rsidRPr="00C9441A" w:rsidRDefault="007A38D2">
          <w:pPr>
            <w:pStyle w:val="Sumrio1"/>
            <w:rPr>
              <w:ins w:id="855" w:author="Osnir Estevam" w:date="2016-08-20T16:45:00Z"/>
              <w:rFonts w:asciiTheme="minorHAnsi" w:eastAsiaTheme="minorEastAsia" w:hAnsiTheme="minorHAnsi" w:cstheme="minorBidi"/>
              <w:b w:val="0"/>
              <w:color w:val="auto"/>
              <w:sz w:val="22"/>
              <w:szCs w:val="22"/>
            </w:rPr>
          </w:pPr>
          <w:ins w:id="856" w:author="Osnir Estevam" w:date="2016-08-20T16:45:00Z">
            <w:r w:rsidRPr="00C9441A">
              <w:rPr>
                <w:rStyle w:val="Hyperlink"/>
                <w:b w:val="0"/>
                <w:rPrChange w:id="857" w:author="Osnir Estevam [2]" w:date="2016-08-21T17:27:00Z">
                  <w:rPr>
                    <w:rStyle w:val="Hyperlink"/>
                  </w:rPr>
                </w:rPrChange>
              </w:rPr>
              <w:fldChar w:fldCharType="begin"/>
            </w:r>
            <w:r w:rsidRPr="00C9441A">
              <w:rPr>
                <w:rStyle w:val="Hyperlink"/>
                <w:b w:val="0"/>
                <w:rPrChange w:id="858" w:author="Osnir Estevam [2]" w:date="2016-08-21T17:27:00Z">
                  <w:rPr>
                    <w:rStyle w:val="Hyperlink"/>
                  </w:rPr>
                </w:rPrChange>
              </w:rPr>
              <w:instrText xml:space="preserve"> </w:instrText>
            </w:r>
            <w:r w:rsidRPr="00C9441A">
              <w:rPr>
                <w:b w:val="0"/>
                <w:rPrChange w:id="859" w:author="Osnir Estevam [2]" w:date="2016-08-21T17:27:00Z">
                  <w:rPr/>
                </w:rPrChange>
              </w:rPr>
              <w:instrText>HYPERLINK \l "_Toc459474876"</w:instrText>
            </w:r>
            <w:r w:rsidRPr="00C9441A">
              <w:rPr>
                <w:rStyle w:val="Hyperlink"/>
                <w:b w:val="0"/>
                <w:rPrChange w:id="860" w:author="Osnir Estevam [2]" w:date="2016-08-21T17:27:00Z">
                  <w:rPr>
                    <w:rStyle w:val="Hyperlink"/>
                  </w:rPr>
                </w:rPrChange>
              </w:rPr>
              <w:instrText xml:space="preserve"> </w:instrText>
            </w:r>
            <w:r w:rsidRPr="00C9441A">
              <w:rPr>
                <w:rStyle w:val="Hyperlink"/>
                <w:b w:val="0"/>
                <w:rPrChange w:id="861" w:author="Osnir Estevam [2]" w:date="2016-08-21T17:27:00Z">
                  <w:rPr>
                    <w:rStyle w:val="Hyperlink"/>
                  </w:rPr>
                </w:rPrChange>
              </w:rPr>
              <w:fldChar w:fldCharType="separate"/>
            </w:r>
            <w:r w:rsidRPr="00C9441A">
              <w:rPr>
                <w:rStyle w:val="Hyperlink"/>
                <w:b w:val="0"/>
                <w:rPrChange w:id="862" w:author="Osnir Estevam [2]" w:date="2016-08-21T17:27:00Z">
                  <w:rPr>
                    <w:rStyle w:val="Hyperlink"/>
                  </w:rPr>
                </w:rPrChange>
              </w:rPr>
              <w:t>4.2.1.</w:t>
            </w:r>
            <w:r w:rsidRPr="00C9441A">
              <w:rPr>
                <w:rFonts w:asciiTheme="minorHAnsi" w:eastAsiaTheme="minorEastAsia" w:hAnsiTheme="minorHAnsi" w:cstheme="minorBidi"/>
                <w:b w:val="0"/>
                <w:color w:val="auto"/>
                <w:sz w:val="22"/>
                <w:szCs w:val="22"/>
              </w:rPr>
              <w:tab/>
            </w:r>
            <w:r w:rsidRPr="00C9441A">
              <w:rPr>
                <w:rStyle w:val="Hyperlink"/>
                <w:b w:val="0"/>
                <w:rPrChange w:id="863" w:author="Osnir Estevam [2]" w:date="2016-08-21T17:27:00Z">
                  <w:rPr>
                    <w:rStyle w:val="Hyperlink"/>
                  </w:rPr>
                </w:rPrChange>
              </w:rPr>
              <w:t>Requisitos Funcionais</w:t>
            </w:r>
            <w:r w:rsidRPr="00C9441A">
              <w:rPr>
                <w:b w:val="0"/>
                <w:webHidden/>
                <w:rPrChange w:id="864" w:author="Osnir Estevam [2]" w:date="2016-08-21T17:27:00Z">
                  <w:rPr>
                    <w:webHidden/>
                  </w:rPr>
                </w:rPrChange>
              </w:rPr>
              <w:tab/>
            </w:r>
            <w:r w:rsidRPr="00C9441A">
              <w:rPr>
                <w:b w:val="0"/>
                <w:webHidden/>
                <w:rPrChange w:id="865" w:author="Osnir Estevam [2]" w:date="2016-08-21T17:27:00Z">
                  <w:rPr>
                    <w:webHidden/>
                  </w:rPr>
                </w:rPrChange>
              </w:rPr>
              <w:fldChar w:fldCharType="begin"/>
            </w:r>
            <w:r w:rsidRPr="00C9441A">
              <w:rPr>
                <w:b w:val="0"/>
                <w:webHidden/>
                <w:rPrChange w:id="866" w:author="Osnir Estevam [2]" w:date="2016-08-21T17:27:00Z">
                  <w:rPr>
                    <w:webHidden/>
                  </w:rPr>
                </w:rPrChange>
              </w:rPr>
              <w:instrText xml:space="preserve"> PAGEREF _Toc459474876 \h </w:instrText>
            </w:r>
          </w:ins>
          <w:r w:rsidRPr="00C9441A">
            <w:rPr>
              <w:b w:val="0"/>
              <w:webHidden/>
              <w:rPrChange w:id="867" w:author="Osnir Estevam [2]" w:date="2016-08-21T17:27:00Z">
                <w:rPr>
                  <w:b w:val="0"/>
                  <w:webHidden/>
                </w:rPr>
              </w:rPrChange>
            </w:rPr>
          </w:r>
          <w:r w:rsidRPr="00C9441A">
            <w:rPr>
              <w:b w:val="0"/>
              <w:webHidden/>
              <w:rPrChange w:id="868" w:author="Osnir Estevam [2]" w:date="2016-08-21T17:27:00Z">
                <w:rPr>
                  <w:webHidden/>
                </w:rPr>
              </w:rPrChange>
            </w:rPr>
            <w:fldChar w:fldCharType="separate"/>
          </w:r>
          <w:ins w:id="869" w:author="Osnir Estevam" w:date="2016-08-20T16:45:00Z">
            <w:r w:rsidRPr="00C9441A">
              <w:rPr>
                <w:b w:val="0"/>
                <w:webHidden/>
                <w:rPrChange w:id="870" w:author="Osnir Estevam [2]" w:date="2016-08-21T17:27:00Z">
                  <w:rPr>
                    <w:webHidden/>
                  </w:rPr>
                </w:rPrChange>
              </w:rPr>
              <w:t>22</w:t>
            </w:r>
            <w:r w:rsidRPr="00C9441A">
              <w:rPr>
                <w:b w:val="0"/>
                <w:webHidden/>
                <w:rPrChange w:id="871" w:author="Osnir Estevam [2]" w:date="2016-08-21T17:27:00Z">
                  <w:rPr>
                    <w:webHidden/>
                  </w:rPr>
                </w:rPrChange>
              </w:rPr>
              <w:fldChar w:fldCharType="end"/>
            </w:r>
            <w:r w:rsidRPr="00C9441A">
              <w:rPr>
                <w:rStyle w:val="Hyperlink"/>
                <w:b w:val="0"/>
                <w:rPrChange w:id="872" w:author="Osnir Estevam [2]" w:date="2016-08-21T17:27:00Z">
                  <w:rPr>
                    <w:rStyle w:val="Hyperlink"/>
                  </w:rPr>
                </w:rPrChange>
              </w:rPr>
              <w:fldChar w:fldCharType="end"/>
            </w:r>
          </w:ins>
        </w:p>
        <w:p w14:paraId="7D014DC5" w14:textId="1F21E027" w:rsidR="007A38D2" w:rsidRPr="00C9441A" w:rsidRDefault="007A38D2">
          <w:pPr>
            <w:pStyle w:val="Sumrio1"/>
            <w:rPr>
              <w:ins w:id="873" w:author="Osnir Estevam" w:date="2016-08-20T16:45:00Z"/>
              <w:rFonts w:asciiTheme="minorHAnsi" w:eastAsiaTheme="minorEastAsia" w:hAnsiTheme="minorHAnsi" w:cstheme="minorBidi"/>
              <w:b w:val="0"/>
              <w:color w:val="auto"/>
              <w:sz w:val="22"/>
              <w:szCs w:val="22"/>
            </w:rPr>
          </w:pPr>
          <w:ins w:id="874" w:author="Osnir Estevam" w:date="2016-08-20T16:45:00Z">
            <w:r w:rsidRPr="00C9441A">
              <w:rPr>
                <w:rStyle w:val="Hyperlink"/>
                <w:b w:val="0"/>
                <w:rPrChange w:id="875" w:author="Osnir Estevam [2]" w:date="2016-08-21T17:27:00Z">
                  <w:rPr>
                    <w:rStyle w:val="Hyperlink"/>
                  </w:rPr>
                </w:rPrChange>
              </w:rPr>
              <w:fldChar w:fldCharType="begin"/>
            </w:r>
            <w:r w:rsidRPr="00C9441A">
              <w:rPr>
                <w:rStyle w:val="Hyperlink"/>
                <w:b w:val="0"/>
                <w:rPrChange w:id="876" w:author="Osnir Estevam [2]" w:date="2016-08-21T17:27:00Z">
                  <w:rPr>
                    <w:rStyle w:val="Hyperlink"/>
                  </w:rPr>
                </w:rPrChange>
              </w:rPr>
              <w:instrText xml:space="preserve"> </w:instrText>
            </w:r>
            <w:r w:rsidRPr="00C9441A">
              <w:rPr>
                <w:b w:val="0"/>
                <w:rPrChange w:id="877" w:author="Osnir Estevam [2]" w:date="2016-08-21T17:27:00Z">
                  <w:rPr/>
                </w:rPrChange>
              </w:rPr>
              <w:instrText>HYPERLINK \l "_Toc459474877"</w:instrText>
            </w:r>
            <w:r w:rsidRPr="00C9441A">
              <w:rPr>
                <w:rStyle w:val="Hyperlink"/>
                <w:b w:val="0"/>
                <w:rPrChange w:id="878" w:author="Osnir Estevam [2]" w:date="2016-08-21T17:27:00Z">
                  <w:rPr>
                    <w:rStyle w:val="Hyperlink"/>
                  </w:rPr>
                </w:rPrChange>
              </w:rPr>
              <w:instrText xml:space="preserve"> </w:instrText>
            </w:r>
            <w:r w:rsidRPr="00C9441A">
              <w:rPr>
                <w:rStyle w:val="Hyperlink"/>
                <w:b w:val="0"/>
                <w:rPrChange w:id="879" w:author="Osnir Estevam [2]" w:date="2016-08-21T17:27:00Z">
                  <w:rPr>
                    <w:rStyle w:val="Hyperlink"/>
                  </w:rPr>
                </w:rPrChange>
              </w:rPr>
              <w:fldChar w:fldCharType="separate"/>
            </w:r>
            <w:r w:rsidRPr="00C9441A">
              <w:rPr>
                <w:rStyle w:val="Hyperlink"/>
                <w:b w:val="0"/>
                <w:rPrChange w:id="880" w:author="Osnir Estevam [2]" w:date="2016-08-21T17:27:00Z">
                  <w:rPr>
                    <w:rStyle w:val="Hyperlink"/>
                  </w:rPr>
                </w:rPrChange>
              </w:rPr>
              <w:t>4.2.2.</w:t>
            </w:r>
            <w:r w:rsidRPr="00C9441A">
              <w:rPr>
                <w:rFonts w:asciiTheme="minorHAnsi" w:eastAsiaTheme="minorEastAsia" w:hAnsiTheme="minorHAnsi" w:cstheme="minorBidi"/>
                <w:b w:val="0"/>
                <w:color w:val="auto"/>
                <w:sz w:val="22"/>
                <w:szCs w:val="22"/>
              </w:rPr>
              <w:tab/>
            </w:r>
            <w:r w:rsidRPr="00C9441A">
              <w:rPr>
                <w:rStyle w:val="Hyperlink"/>
                <w:b w:val="0"/>
                <w:rPrChange w:id="881" w:author="Osnir Estevam [2]" w:date="2016-08-21T17:27:00Z">
                  <w:rPr>
                    <w:rStyle w:val="Hyperlink"/>
                  </w:rPr>
                </w:rPrChange>
              </w:rPr>
              <w:t>Requisitos Não Funcionais</w:t>
            </w:r>
            <w:r w:rsidRPr="00C9441A">
              <w:rPr>
                <w:b w:val="0"/>
                <w:webHidden/>
                <w:rPrChange w:id="882" w:author="Osnir Estevam [2]" w:date="2016-08-21T17:27:00Z">
                  <w:rPr>
                    <w:webHidden/>
                  </w:rPr>
                </w:rPrChange>
              </w:rPr>
              <w:tab/>
            </w:r>
            <w:r w:rsidRPr="00C9441A">
              <w:rPr>
                <w:b w:val="0"/>
                <w:webHidden/>
                <w:rPrChange w:id="883" w:author="Osnir Estevam [2]" w:date="2016-08-21T17:27:00Z">
                  <w:rPr>
                    <w:webHidden/>
                  </w:rPr>
                </w:rPrChange>
              </w:rPr>
              <w:fldChar w:fldCharType="begin"/>
            </w:r>
            <w:r w:rsidRPr="00C9441A">
              <w:rPr>
                <w:b w:val="0"/>
                <w:webHidden/>
                <w:rPrChange w:id="884" w:author="Osnir Estevam [2]" w:date="2016-08-21T17:27:00Z">
                  <w:rPr>
                    <w:webHidden/>
                  </w:rPr>
                </w:rPrChange>
              </w:rPr>
              <w:instrText xml:space="preserve"> PAGEREF _Toc459474877 \h </w:instrText>
            </w:r>
          </w:ins>
          <w:r w:rsidRPr="00C9441A">
            <w:rPr>
              <w:b w:val="0"/>
              <w:webHidden/>
              <w:rPrChange w:id="885" w:author="Osnir Estevam [2]" w:date="2016-08-21T17:27:00Z">
                <w:rPr>
                  <w:b w:val="0"/>
                  <w:webHidden/>
                </w:rPr>
              </w:rPrChange>
            </w:rPr>
          </w:r>
          <w:r w:rsidRPr="00C9441A">
            <w:rPr>
              <w:b w:val="0"/>
              <w:webHidden/>
              <w:rPrChange w:id="886" w:author="Osnir Estevam [2]" w:date="2016-08-21T17:27:00Z">
                <w:rPr>
                  <w:webHidden/>
                </w:rPr>
              </w:rPrChange>
            </w:rPr>
            <w:fldChar w:fldCharType="separate"/>
          </w:r>
          <w:ins w:id="887" w:author="Osnir Estevam" w:date="2016-08-20T16:45:00Z">
            <w:r w:rsidRPr="00C9441A">
              <w:rPr>
                <w:b w:val="0"/>
                <w:webHidden/>
                <w:rPrChange w:id="888" w:author="Osnir Estevam [2]" w:date="2016-08-21T17:27:00Z">
                  <w:rPr>
                    <w:webHidden/>
                  </w:rPr>
                </w:rPrChange>
              </w:rPr>
              <w:t>22</w:t>
            </w:r>
            <w:r w:rsidRPr="00C9441A">
              <w:rPr>
                <w:b w:val="0"/>
                <w:webHidden/>
                <w:rPrChange w:id="889" w:author="Osnir Estevam [2]" w:date="2016-08-21T17:27:00Z">
                  <w:rPr>
                    <w:webHidden/>
                  </w:rPr>
                </w:rPrChange>
              </w:rPr>
              <w:fldChar w:fldCharType="end"/>
            </w:r>
            <w:r w:rsidRPr="00C9441A">
              <w:rPr>
                <w:rStyle w:val="Hyperlink"/>
                <w:b w:val="0"/>
                <w:rPrChange w:id="890" w:author="Osnir Estevam [2]" w:date="2016-08-21T17:27:00Z">
                  <w:rPr>
                    <w:rStyle w:val="Hyperlink"/>
                  </w:rPr>
                </w:rPrChange>
              </w:rPr>
              <w:fldChar w:fldCharType="end"/>
            </w:r>
          </w:ins>
        </w:p>
        <w:p w14:paraId="36116751" w14:textId="23006E47" w:rsidR="007A38D2" w:rsidRPr="00C9441A" w:rsidRDefault="007A38D2">
          <w:pPr>
            <w:pStyle w:val="Sumrio1"/>
            <w:rPr>
              <w:ins w:id="891" w:author="Osnir Estevam" w:date="2016-08-20T16:45:00Z"/>
              <w:rFonts w:asciiTheme="minorHAnsi" w:eastAsiaTheme="minorEastAsia" w:hAnsiTheme="minorHAnsi" w:cstheme="minorBidi"/>
              <w:b w:val="0"/>
              <w:color w:val="auto"/>
              <w:sz w:val="22"/>
              <w:szCs w:val="22"/>
            </w:rPr>
          </w:pPr>
          <w:ins w:id="892" w:author="Osnir Estevam" w:date="2016-08-20T16:45:00Z">
            <w:r w:rsidRPr="00C9441A">
              <w:rPr>
                <w:rStyle w:val="Hyperlink"/>
                <w:b w:val="0"/>
                <w:rPrChange w:id="893" w:author="Osnir Estevam [2]" w:date="2016-08-21T17:27:00Z">
                  <w:rPr>
                    <w:rStyle w:val="Hyperlink"/>
                  </w:rPr>
                </w:rPrChange>
              </w:rPr>
              <w:fldChar w:fldCharType="begin"/>
            </w:r>
            <w:r w:rsidRPr="00C9441A">
              <w:rPr>
                <w:rStyle w:val="Hyperlink"/>
                <w:b w:val="0"/>
                <w:rPrChange w:id="894" w:author="Osnir Estevam [2]" w:date="2016-08-21T17:27:00Z">
                  <w:rPr>
                    <w:rStyle w:val="Hyperlink"/>
                  </w:rPr>
                </w:rPrChange>
              </w:rPr>
              <w:instrText xml:space="preserve"> </w:instrText>
            </w:r>
            <w:r w:rsidRPr="00C9441A">
              <w:rPr>
                <w:b w:val="0"/>
                <w:rPrChange w:id="895" w:author="Osnir Estevam [2]" w:date="2016-08-21T17:27:00Z">
                  <w:rPr/>
                </w:rPrChange>
              </w:rPr>
              <w:instrText>HYPERLINK \l "_Toc459474878"</w:instrText>
            </w:r>
            <w:r w:rsidRPr="00C9441A">
              <w:rPr>
                <w:rStyle w:val="Hyperlink"/>
                <w:b w:val="0"/>
                <w:rPrChange w:id="896" w:author="Osnir Estevam [2]" w:date="2016-08-21T17:27:00Z">
                  <w:rPr>
                    <w:rStyle w:val="Hyperlink"/>
                  </w:rPr>
                </w:rPrChange>
              </w:rPr>
              <w:instrText xml:space="preserve"> </w:instrText>
            </w:r>
            <w:r w:rsidRPr="00C9441A">
              <w:rPr>
                <w:rStyle w:val="Hyperlink"/>
                <w:b w:val="0"/>
                <w:rPrChange w:id="897" w:author="Osnir Estevam [2]" w:date="2016-08-21T17:27:00Z">
                  <w:rPr>
                    <w:rStyle w:val="Hyperlink"/>
                  </w:rPr>
                </w:rPrChange>
              </w:rPr>
              <w:fldChar w:fldCharType="separate"/>
            </w:r>
            <w:r w:rsidRPr="00C9441A">
              <w:rPr>
                <w:rStyle w:val="Hyperlink"/>
                <w:b w:val="0"/>
                <w:rPrChange w:id="898" w:author="Osnir Estevam [2]" w:date="2016-08-21T17:27:00Z">
                  <w:rPr>
                    <w:rStyle w:val="Hyperlink"/>
                  </w:rPr>
                </w:rPrChange>
              </w:rPr>
              <w:t>4.3.</w:t>
            </w:r>
            <w:r w:rsidRPr="00C9441A">
              <w:rPr>
                <w:rFonts w:asciiTheme="minorHAnsi" w:eastAsiaTheme="minorEastAsia" w:hAnsiTheme="minorHAnsi" w:cstheme="minorBidi"/>
                <w:b w:val="0"/>
                <w:color w:val="auto"/>
                <w:sz w:val="22"/>
                <w:szCs w:val="22"/>
              </w:rPr>
              <w:tab/>
            </w:r>
            <w:r w:rsidRPr="00C9441A">
              <w:rPr>
                <w:rStyle w:val="Hyperlink"/>
                <w:b w:val="0"/>
                <w:rPrChange w:id="899" w:author="Osnir Estevam [2]" w:date="2016-08-21T17:27:00Z">
                  <w:rPr>
                    <w:rStyle w:val="Hyperlink"/>
                  </w:rPr>
                </w:rPrChange>
              </w:rPr>
              <w:t>URIs (Recursos) da API</w:t>
            </w:r>
            <w:r w:rsidRPr="00C9441A">
              <w:rPr>
                <w:b w:val="0"/>
                <w:webHidden/>
                <w:rPrChange w:id="900" w:author="Osnir Estevam [2]" w:date="2016-08-21T17:27:00Z">
                  <w:rPr>
                    <w:webHidden/>
                  </w:rPr>
                </w:rPrChange>
              </w:rPr>
              <w:tab/>
            </w:r>
            <w:r w:rsidRPr="00C9441A">
              <w:rPr>
                <w:b w:val="0"/>
                <w:webHidden/>
                <w:rPrChange w:id="901" w:author="Osnir Estevam [2]" w:date="2016-08-21T17:27:00Z">
                  <w:rPr>
                    <w:webHidden/>
                  </w:rPr>
                </w:rPrChange>
              </w:rPr>
              <w:fldChar w:fldCharType="begin"/>
            </w:r>
            <w:r w:rsidRPr="00C9441A">
              <w:rPr>
                <w:b w:val="0"/>
                <w:webHidden/>
                <w:rPrChange w:id="902" w:author="Osnir Estevam [2]" w:date="2016-08-21T17:27:00Z">
                  <w:rPr>
                    <w:webHidden/>
                  </w:rPr>
                </w:rPrChange>
              </w:rPr>
              <w:instrText xml:space="preserve"> PAGEREF _Toc459474878 \h </w:instrText>
            </w:r>
          </w:ins>
          <w:r w:rsidRPr="00C9441A">
            <w:rPr>
              <w:b w:val="0"/>
              <w:webHidden/>
              <w:rPrChange w:id="903" w:author="Osnir Estevam [2]" w:date="2016-08-21T17:27:00Z">
                <w:rPr>
                  <w:b w:val="0"/>
                  <w:webHidden/>
                </w:rPr>
              </w:rPrChange>
            </w:rPr>
          </w:r>
          <w:r w:rsidRPr="00C9441A">
            <w:rPr>
              <w:b w:val="0"/>
              <w:webHidden/>
              <w:rPrChange w:id="904" w:author="Osnir Estevam [2]" w:date="2016-08-21T17:27:00Z">
                <w:rPr>
                  <w:webHidden/>
                </w:rPr>
              </w:rPrChange>
            </w:rPr>
            <w:fldChar w:fldCharType="separate"/>
          </w:r>
          <w:ins w:id="905" w:author="Osnir Estevam" w:date="2016-08-20T16:45:00Z">
            <w:r w:rsidRPr="00C9441A">
              <w:rPr>
                <w:b w:val="0"/>
                <w:webHidden/>
                <w:rPrChange w:id="906" w:author="Osnir Estevam [2]" w:date="2016-08-21T17:27:00Z">
                  <w:rPr>
                    <w:webHidden/>
                  </w:rPr>
                </w:rPrChange>
              </w:rPr>
              <w:t>23</w:t>
            </w:r>
            <w:r w:rsidRPr="00C9441A">
              <w:rPr>
                <w:b w:val="0"/>
                <w:webHidden/>
                <w:rPrChange w:id="907" w:author="Osnir Estevam [2]" w:date="2016-08-21T17:27:00Z">
                  <w:rPr>
                    <w:webHidden/>
                  </w:rPr>
                </w:rPrChange>
              </w:rPr>
              <w:fldChar w:fldCharType="end"/>
            </w:r>
            <w:r w:rsidRPr="00C9441A">
              <w:rPr>
                <w:rStyle w:val="Hyperlink"/>
                <w:b w:val="0"/>
                <w:rPrChange w:id="908" w:author="Osnir Estevam [2]" w:date="2016-08-21T17:27:00Z">
                  <w:rPr>
                    <w:rStyle w:val="Hyperlink"/>
                  </w:rPr>
                </w:rPrChange>
              </w:rPr>
              <w:fldChar w:fldCharType="end"/>
            </w:r>
          </w:ins>
        </w:p>
        <w:p w14:paraId="54B565DE" w14:textId="3772DABF" w:rsidR="007A38D2" w:rsidRPr="00C9441A" w:rsidRDefault="007A38D2">
          <w:pPr>
            <w:pStyle w:val="Sumrio1"/>
            <w:rPr>
              <w:ins w:id="909" w:author="Osnir Estevam" w:date="2016-08-20T16:45:00Z"/>
              <w:rFonts w:asciiTheme="minorHAnsi" w:eastAsiaTheme="minorEastAsia" w:hAnsiTheme="minorHAnsi" w:cstheme="minorBidi"/>
              <w:b w:val="0"/>
              <w:color w:val="auto"/>
              <w:sz w:val="22"/>
              <w:szCs w:val="22"/>
            </w:rPr>
          </w:pPr>
          <w:ins w:id="910" w:author="Osnir Estevam" w:date="2016-08-20T16:45:00Z">
            <w:r w:rsidRPr="00C9441A">
              <w:rPr>
                <w:rStyle w:val="Hyperlink"/>
                <w:b w:val="0"/>
                <w:rPrChange w:id="911" w:author="Osnir Estevam [2]" w:date="2016-08-21T17:27:00Z">
                  <w:rPr>
                    <w:rStyle w:val="Hyperlink"/>
                  </w:rPr>
                </w:rPrChange>
              </w:rPr>
              <w:fldChar w:fldCharType="begin"/>
            </w:r>
            <w:r w:rsidRPr="00C9441A">
              <w:rPr>
                <w:rStyle w:val="Hyperlink"/>
                <w:b w:val="0"/>
                <w:rPrChange w:id="912" w:author="Osnir Estevam [2]" w:date="2016-08-21T17:27:00Z">
                  <w:rPr>
                    <w:rStyle w:val="Hyperlink"/>
                  </w:rPr>
                </w:rPrChange>
              </w:rPr>
              <w:instrText xml:space="preserve"> </w:instrText>
            </w:r>
            <w:r w:rsidRPr="00C9441A">
              <w:rPr>
                <w:b w:val="0"/>
                <w:rPrChange w:id="913" w:author="Osnir Estevam [2]" w:date="2016-08-21T17:27:00Z">
                  <w:rPr/>
                </w:rPrChange>
              </w:rPr>
              <w:instrText>HYPERLINK \l "_Toc459474879"</w:instrText>
            </w:r>
            <w:r w:rsidRPr="00C9441A">
              <w:rPr>
                <w:rStyle w:val="Hyperlink"/>
                <w:b w:val="0"/>
                <w:rPrChange w:id="914" w:author="Osnir Estevam [2]" w:date="2016-08-21T17:27:00Z">
                  <w:rPr>
                    <w:rStyle w:val="Hyperlink"/>
                  </w:rPr>
                </w:rPrChange>
              </w:rPr>
              <w:instrText xml:space="preserve"> </w:instrText>
            </w:r>
            <w:r w:rsidRPr="00C9441A">
              <w:rPr>
                <w:rStyle w:val="Hyperlink"/>
                <w:b w:val="0"/>
                <w:rPrChange w:id="915" w:author="Osnir Estevam [2]" w:date="2016-08-21T17:27:00Z">
                  <w:rPr>
                    <w:rStyle w:val="Hyperlink"/>
                  </w:rPr>
                </w:rPrChange>
              </w:rPr>
              <w:fldChar w:fldCharType="separate"/>
            </w:r>
            <w:r w:rsidRPr="00C9441A">
              <w:rPr>
                <w:rStyle w:val="Hyperlink"/>
                <w:b w:val="0"/>
                <w:rPrChange w:id="916" w:author="Osnir Estevam [2]" w:date="2016-08-21T17:27:00Z">
                  <w:rPr>
                    <w:rStyle w:val="Hyperlink"/>
                  </w:rPr>
                </w:rPrChange>
              </w:rPr>
              <w:t>4.3.1.</w:t>
            </w:r>
            <w:r w:rsidRPr="00C9441A">
              <w:rPr>
                <w:rFonts w:asciiTheme="minorHAnsi" w:eastAsiaTheme="minorEastAsia" w:hAnsiTheme="minorHAnsi" w:cstheme="minorBidi"/>
                <w:b w:val="0"/>
                <w:color w:val="auto"/>
                <w:sz w:val="22"/>
                <w:szCs w:val="22"/>
              </w:rPr>
              <w:tab/>
            </w:r>
            <w:r w:rsidRPr="00C9441A">
              <w:rPr>
                <w:rStyle w:val="Hyperlink"/>
                <w:b w:val="0"/>
                <w:rPrChange w:id="917" w:author="Osnir Estevam [2]" w:date="2016-08-21T17:27:00Z">
                  <w:rPr>
                    <w:rStyle w:val="Hyperlink"/>
                  </w:rPr>
                </w:rPrChange>
              </w:rPr>
              <w:t>Descrição dos Parâmetros</w:t>
            </w:r>
            <w:r w:rsidRPr="00C9441A">
              <w:rPr>
                <w:b w:val="0"/>
                <w:webHidden/>
                <w:rPrChange w:id="918" w:author="Osnir Estevam [2]" w:date="2016-08-21T17:27:00Z">
                  <w:rPr>
                    <w:webHidden/>
                  </w:rPr>
                </w:rPrChange>
              </w:rPr>
              <w:tab/>
            </w:r>
            <w:r w:rsidRPr="00C9441A">
              <w:rPr>
                <w:b w:val="0"/>
                <w:webHidden/>
                <w:rPrChange w:id="919" w:author="Osnir Estevam [2]" w:date="2016-08-21T17:27:00Z">
                  <w:rPr>
                    <w:webHidden/>
                  </w:rPr>
                </w:rPrChange>
              </w:rPr>
              <w:fldChar w:fldCharType="begin"/>
            </w:r>
            <w:r w:rsidRPr="00C9441A">
              <w:rPr>
                <w:b w:val="0"/>
                <w:webHidden/>
                <w:rPrChange w:id="920" w:author="Osnir Estevam [2]" w:date="2016-08-21T17:27:00Z">
                  <w:rPr>
                    <w:webHidden/>
                  </w:rPr>
                </w:rPrChange>
              </w:rPr>
              <w:instrText xml:space="preserve"> PAGEREF _Toc459474879 \h </w:instrText>
            </w:r>
          </w:ins>
          <w:r w:rsidRPr="00C9441A">
            <w:rPr>
              <w:b w:val="0"/>
              <w:webHidden/>
              <w:rPrChange w:id="921" w:author="Osnir Estevam [2]" w:date="2016-08-21T17:27:00Z">
                <w:rPr>
                  <w:b w:val="0"/>
                  <w:webHidden/>
                </w:rPr>
              </w:rPrChange>
            </w:rPr>
          </w:r>
          <w:r w:rsidRPr="00C9441A">
            <w:rPr>
              <w:b w:val="0"/>
              <w:webHidden/>
              <w:rPrChange w:id="922" w:author="Osnir Estevam [2]" w:date="2016-08-21T17:27:00Z">
                <w:rPr>
                  <w:webHidden/>
                </w:rPr>
              </w:rPrChange>
            </w:rPr>
            <w:fldChar w:fldCharType="separate"/>
          </w:r>
          <w:ins w:id="923" w:author="Osnir Estevam" w:date="2016-08-20T16:45:00Z">
            <w:r w:rsidRPr="00C9441A">
              <w:rPr>
                <w:b w:val="0"/>
                <w:webHidden/>
                <w:rPrChange w:id="924" w:author="Osnir Estevam [2]" w:date="2016-08-21T17:27:00Z">
                  <w:rPr>
                    <w:webHidden/>
                  </w:rPr>
                </w:rPrChange>
              </w:rPr>
              <w:t>23</w:t>
            </w:r>
            <w:r w:rsidRPr="00C9441A">
              <w:rPr>
                <w:b w:val="0"/>
                <w:webHidden/>
                <w:rPrChange w:id="925" w:author="Osnir Estevam [2]" w:date="2016-08-21T17:27:00Z">
                  <w:rPr>
                    <w:webHidden/>
                  </w:rPr>
                </w:rPrChange>
              </w:rPr>
              <w:fldChar w:fldCharType="end"/>
            </w:r>
            <w:r w:rsidRPr="00C9441A">
              <w:rPr>
                <w:rStyle w:val="Hyperlink"/>
                <w:b w:val="0"/>
                <w:rPrChange w:id="926" w:author="Osnir Estevam [2]" w:date="2016-08-21T17:27:00Z">
                  <w:rPr>
                    <w:rStyle w:val="Hyperlink"/>
                  </w:rPr>
                </w:rPrChange>
              </w:rPr>
              <w:fldChar w:fldCharType="end"/>
            </w:r>
          </w:ins>
        </w:p>
        <w:p w14:paraId="4E11CE83" w14:textId="5367BB3D" w:rsidR="007A38D2" w:rsidRPr="00C9441A" w:rsidRDefault="007A38D2">
          <w:pPr>
            <w:pStyle w:val="Sumrio1"/>
            <w:rPr>
              <w:ins w:id="927" w:author="Osnir Estevam" w:date="2016-08-20T16:45:00Z"/>
              <w:rFonts w:asciiTheme="minorHAnsi" w:eastAsiaTheme="minorEastAsia" w:hAnsiTheme="minorHAnsi" w:cstheme="minorBidi"/>
              <w:b w:val="0"/>
              <w:color w:val="auto"/>
              <w:sz w:val="22"/>
              <w:szCs w:val="22"/>
            </w:rPr>
          </w:pPr>
          <w:ins w:id="928" w:author="Osnir Estevam" w:date="2016-08-20T16:45:00Z">
            <w:r w:rsidRPr="00C9441A">
              <w:rPr>
                <w:rStyle w:val="Hyperlink"/>
                <w:b w:val="0"/>
                <w:rPrChange w:id="929" w:author="Osnir Estevam [2]" w:date="2016-08-21T17:27:00Z">
                  <w:rPr>
                    <w:rStyle w:val="Hyperlink"/>
                  </w:rPr>
                </w:rPrChange>
              </w:rPr>
              <w:fldChar w:fldCharType="begin"/>
            </w:r>
            <w:r w:rsidRPr="00C9441A">
              <w:rPr>
                <w:rStyle w:val="Hyperlink"/>
                <w:b w:val="0"/>
                <w:rPrChange w:id="930" w:author="Osnir Estevam [2]" w:date="2016-08-21T17:27:00Z">
                  <w:rPr>
                    <w:rStyle w:val="Hyperlink"/>
                  </w:rPr>
                </w:rPrChange>
              </w:rPr>
              <w:instrText xml:space="preserve"> </w:instrText>
            </w:r>
            <w:r w:rsidRPr="00C9441A">
              <w:rPr>
                <w:b w:val="0"/>
                <w:rPrChange w:id="931" w:author="Osnir Estevam [2]" w:date="2016-08-21T17:27:00Z">
                  <w:rPr/>
                </w:rPrChange>
              </w:rPr>
              <w:instrText>HYPERLINK \l "_Toc459474880"</w:instrText>
            </w:r>
            <w:r w:rsidRPr="00C9441A">
              <w:rPr>
                <w:rStyle w:val="Hyperlink"/>
                <w:b w:val="0"/>
                <w:rPrChange w:id="932" w:author="Osnir Estevam [2]" w:date="2016-08-21T17:27:00Z">
                  <w:rPr>
                    <w:rStyle w:val="Hyperlink"/>
                  </w:rPr>
                </w:rPrChange>
              </w:rPr>
              <w:instrText xml:space="preserve"> </w:instrText>
            </w:r>
            <w:r w:rsidRPr="00C9441A">
              <w:rPr>
                <w:rStyle w:val="Hyperlink"/>
                <w:b w:val="0"/>
                <w:rPrChange w:id="933" w:author="Osnir Estevam [2]" w:date="2016-08-21T17:27:00Z">
                  <w:rPr>
                    <w:rStyle w:val="Hyperlink"/>
                  </w:rPr>
                </w:rPrChange>
              </w:rPr>
              <w:fldChar w:fldCharType="separate"/>
            </w:r>
            <w:r w:rsidRPr="00C9441A">
              <w:rPr>
                <w:rStyle w:val="Hyperlink"/>
                <w:b w:val="0"/>
                <w:rPrChange w:id="934" w:author="Osnir Estevam [2]" w:date="2016-08-21T17:27:00Z">
                  <w:rPr>
                    <w:rStyle w:val="Hyperlink"/>
                  </w:rPr>
                </w:rPrChange>
              </w:rPr>
              <w:t>4.4.</w:t>
            </w:r>
            <w:r w:rsidRPr="00C9441A">
              <w:rPr>
                <w:rFonts w:asciiTheme="minorHAnsi" w:eastAsiaTheme="minorEastAsia" w:hAnsiTheme="minorHAnsi" w:cstheme="minorBidi"/>
                <w:b w:val="0"/>
                <w:color w:val="auto"/>
                <w:sz w:val="22"/>
                <w:szCs w:val="22"/>
              </w:rPr>
              <w:tab/>
            </w:r>
            <w:r w:rsidRPr="00C9441A">
              <w:rPr>
                <w:rStyle w:val="Hyperlink"/>
                <w:b w:val="0"/>
                <w:rPrChange w:id="935" w:author="Osnir Estevam [2]" w:date="2016-08-21T17:27:00Z">
                  <w:rPr>
                    <w:rStyle w:val="Hyperlink"/>
                  </w:rPr>
                </w:rPrChange>
              </w:rPr>
              <w:t>MER (Modelo Entidade Relacional)</w:t>
            </w:r>
            <w:r w:rsidRPr="00C9441A">
              <w:rPr>
                <w:b w:val="0"/>
                <w:webHidden/>
                <w:rPrChange w:id="936" w:author="Osnir Estevam [2]" w:date="2016-08-21T17:27:00Z">
                  <w:rPr>
                    <w:webHidden/>
                  </w:rPr>
                </w:rPrChange>
              </w:rPr>
              <w:tab/>
            </w:r>
            <w:r w:rsidRPr="00C9441A">
              <w:rPr>
                <w:b w:val="0"/>
                <w:webHidden/>
                <w:rPrChange w:id="937" w:author="Osnir Estevam [2]" w:date="2016-08-21T17:27:00Z">
                  <w:rPr>
                    <w:webHidden/>
                  </w:rPr>
                </w:rPrChange>
              </w:rPr>
              <w:fldChar w:fldCharType="begin"/>
            </w:r>
            <w:r w:rsidRPr="00C9441A">
              <w:rPr>
                <w:b w:val="0"/>
                <w:webHidden/>
                <w:rPrChange w:id="938" w:author="Osnir Estevam [2]" w:date="2016-08-21T17:27:00Z">
                  <w:rPr>
                    <w:webHidden/>
                  </w:rPr>
                </w:rPrChange>
              </w:rPr>
              <w:instrText xml:space="preserve"> PAGEREF _Toc459474880 \h </w:instrText>
            </w:r>
          </w:ins>
          <w:r w:rsidRPr="00C9441A">
            <w:rPr>
              <w:b w:val="0"/>
              <w:webHidden/>
              <w:rPrChange w:id="939" w:author="Osnir Estevam [2]" w:date="2016-08-21T17:27:00Z">
                <w:rPr>
                  <w:b w:val="0"/>
                  <w:webHidden/>
                </w:rPr>
              </w:rPrChange>
            </w:rPr>
          </w:r>
          <w:r w:rsidRPr="00C9441A">
            <w:rPr>
              <w:b w:val="0"/>
              <w:webHidden/>
              <w:rPrChange w:id="940" w:author="Osnir Estevam [2]" w:date="2016-08-21T17:27:00Z">
                <w:rPr>
                  <w:webHidden/>
                </w:rPr>
              </w:rPrChange>
            </w:rPr>
            <w:fldChar w:fldCharType="separate"/>
          </w:r>
          <w:ins w:id="941" w:author="Osnir Estevam" w:date="2016-08-20T16:45:00Z">
            <w:r w:rsidRPr="00C9441A">
              <w:rPr>
                <w:b w:val="0"/>
                <w:webHidden/>
                <w:rPrChange w:id="942" w:author="Osnir Estevam [2]" w:date="2016-08-21T17:27:00Z">
                  <w:rPr>
                    <w:webHidden/>
                  </w:rPr>
                </w:rPrChange>
              </w:rPr>
              <w:t>24</w:t>
            </w:r>
            <w:r w:rsidRPr="00C9441A">
              <w:rPr>
                <w:b w:val="0"/>
                <w:webHidden/>
                <w:rPrChange w:id="943" w:author="Osnir Estevam [2]" w:date="2016-08-21T17:27:00Z">
                  <w:rPr>
                    <w:webHidden/>
                  </w:rPr>
                </w:rPrChange>
              </w:rPr>
              <w:fldChar w:fldCharType="end"/>
            </w:r>
            <w:r w:rsidRPr="00C9441A">
              <w:rPr>
                <w:rStyle w:val="Hyperlink"/>
                <w:b w:val="0"/>
                <w:rPrChange w:id="944" w:author="Osnir Estevam [2]" w:date="2016-08-21T17:27:00Z">
                  <w:rPr>
                    <w:rStyle w:val="Hyperlink"/>
                  </w:rPr>
                </w:rPrChange>
              </w:rPr>
              <w:fldChar w:fldCharType="end"/>
            </w:r>
          </w:ins>
        </w:p>
        <w:p w14:paraId="1C2C61C4" w14:textId="2250E037" w:rsidR="007A38D2" w:rsidRPr="00C9441A" w:rsidRDefault="007A38D2">
          <w:pPr>
            <w:pStyle w:val="Sumrio1"/>
            <w:rPr>
              <w:ins w:id="945" w:author="Osnir Estevam" w:date="2016-08-20T16:45:00Z"/>
              <w:rFonts w:asciiTheme="minorHAnsi" w:eastAsiaTheme="minorEastAsia" w:hAnsiTheme="minorHAnsi" w:cstheme="minorBidi"/>
              <w:b w:val="0"/>
              <w:color w:val="auto"/>
              <w:sz w:val="22"/>
              <w:szCs w:val="22"/>
            </w:rPr>
          </w:pPr>
          <w:ins w:id="946" w:author="Osnir Estevam" w:date="2016-08-20T16:45:00Z">
            <w:r w:rsidRPr="00C9441A">
              <w:rPr>
                <w:rStyle w:val="Hyperlink"/>
                <w:b w:val="0"/>
                <w:rPrChange w:id="947" w:author="Osnir Estevam [2]" w:date="2016-08-21T17:27:00Z">
                  <w:rPr>
                    <w:rStyle w:val="Hyperlink"/>
                  </w:rPr>
                </w:rPrChange>
              </w:rPr>
              <w:fldChar w:fldCharType="begin"/>
            </w:r>
            <w:r w:rsidRPr="00C9441A">
              <w:rPr>
                <w:rStyle w:val="Hyperlink"/>
                <w:b w:val="0"/>
                <w:rPrChange w:id="948" w:author="Osnir Estevam [2]" w:date="2016-08-21T17:27:00Z">
                  <w:rPr>
                    <w:rStyle w:val="Hyperlink"/>
                  </w:rPr>
                </w:rPrChange>
              </w:rPr>
              <w:instrText xml:space="preserve"> </w:instrText>
            </w:r>
            <w:r w:rsidRPr="00C9441A">
              <w:rPr>
                <w:b w:val="0"/>
                <w:rPrChange w:id="949" w:author="Osnir Estevam [2]" w:date="2016-08-21T17:27:00Z">
                  <w:rPr/>
                </w:rPrChange>
              </w:rPr>
              <w:instrText>HYPERLINK \l "_Toc459474881"</w:instrText>
            </w:r>
            <w:r w:rsidRPr="00C9441A">
              <w:rPr>
                <w:rStyle w:val="Hyperlink"/>
                <w:b w:val="0"/>
                <w:rPrChange w:id="950" w:author="Osnir Estevam [2]" w:date="2016-08-21T17:27:00Z">
                  <w:rPr>
                    <w:rStyle w:val="Hyperlink"/>
                  </w:rPr>
                </w:rPrChange>
              </w:rPr>
              <w:instrText xml:space="preserve"> </w:instrText>
            </w:r>
            <w:r w:rsidRPr="00C9441A">
              <w:rPr>
                <w:rStyle w:val="Hyperlink"/>
                <w:b w:val="0"/>
                <w:rPrChange w:id="951" w:author="Osnir Estevam [2]" w:date="2016-08-21T17:27:00Z">
                  <w:rPr>
                    <w:rStyle w:val="Hyperlink"/>
                  </w:rPr>
                </w:rPrChange>
              </w:rPr>
              <w:fldChar w:fldCharType="separate"/>
            </w:r>
            <w:r w:rsidRPr="00C9441A">
              <w:rPr>
                <w:rStyle w:val="Hyperlink"/>
                <w:b w:val="0"/>
                <w:rPrChange w:id="952" w:author="Osnir Estevam [2]" w:date="2016-08-21T17:27:00Z">
                  <w:rPr>
                    <w:rStyle w:val="Hyperlink"/>
                  </w:rPr>
                </w:rPrChange>
              </w:rPr>
              <w:t>4.5.</w:t>
            </w:r>
            <w:r w:rsidRPr="00C9441A">
              <w:rPr>
                <w:rFonts w:asciiTheme="minorHAnsi" w:eastAsiaTheme="minorEastAsia" w:hAnsiTheme="minorHAnsi" w:cstheme="minorBidi"/>
                <w:b w:val="0"/>
                <w:color w:val="auto"/>
                <w:sz w:val="22"/>
                <w:szCs w:val="22"/>
              </w:rPr>
              <w:tab/>
            </w:r>
            <w:r w:rsidRPr="00C9441A">
              <w:rPr>
                <w:rStyle w:val="Hyperlink"/>
                <w:b w:val="0"/>
                <w:rPrChange w:id="953" w:author="Osnir Estevam [2]" w:date="2016-08-21T17:27:00Z">
                  <w:rPr>
                    <w:rStyle w:val="Hyperlink"/>
                  </w:rPr>
                </w:rPrChange>
              </w:rPr>
              <w:t>Big Picture (Arquitetura da Solução)</w:t>
            </w:r>
            <w:r w:rsidRPr="00C9441A">
              <w:rPr>
                <w:b w:val="0"/>
                <w:webHidden/>
                <w:rPrChange w:id="954" w:author="Osnir Estevam [2]" w:date="2016-08-21T17:27:00Z">
                  <w:rPr>
                    <w:webHidden/>
                  </w:rPr>
                </w:rPrChange>
              </w:rPr>
              <w:tab/>
            </w:r>
            <w:r w:rsidRPr="00C9441A">
              <w:rPr>
                <w:b w:val="0"/>
                <w:webHidden/>
                <w:rPrChange w:id="955" w:author="Osnir Estevam [2]" w:date="2016-08-21T17:27:00Z">
                  <w:rPr>
                    <w:webHidden/>
                  </w:rPr>
                </w:rPrChange>
              </w:rPr>
              <w:fldChar w:fldCharType="begin"/>
            </w:r>
            <w:r w:rsidRPr="00C9441A">
              <w:rPr>
                <w:b w:val="0"/>
                <w:webHidden/>
                <w:rPrChange w:id="956" w:author="Osnir Estevam [2]" w:date="2016-08-21T17:27:00Z">
                  <w:rPr>
                    <w:webHidden/>
                  </w:rPr>
                </w:rPrChange>
              </w:rPr>
              <w:instrText xml:space="preserve"> PAGEREF _Toc459474881 \h </w:instrText>
            </w:r>
          </w:ins>
          <w:r w:rsidRPr="00C9441A">
            <w:rPr>
              <w:b w:val="0"/>
              <w:webHidden/>
              <w:rPrChange w:id="957" w:author="Osnir Estevam [2]" w:date="2016-08-21T17:27:00Z">
                <w:rPr>
                  <w:b w:val="0"/>
                  <w:webHidden/>
                </w:rPr>
              </w:rPrChange>
            </w:rPr>
          </w:r>
          <w:r w:rsidRPr="00C9441A">
            <w:rPr>
              <w:b w:val="0"/>
              <w:webHidden/>
              <w:rPrChange w:id="958" w:author="Osnir Estevam [2]" w:date="2016-08-21T17:27:00Z">
                <w:rPr>
                  <w:webHidden/>
                </w:rPr>
              </w:rPrChange>
            </w:rPr>
            <w:fldChar w:fldCharType="separate"/>
          </w:r>
          <w:ins w:id="959" w:author="Osnir Estevam" w:date="2016-08-20T16:45:00Z">
            <w:r w:rsidRPr="00C9441A">
              <w:rPr>
                <w:b w:val="0"/>
                <w:webHidden/>
                <w:rPrChange w:id="960" w:author="Osnir Estevam [2]" w:date="2016-08-21T17:27:00Z">
                  <w:rPr>
                    <w:webHidden/>
                  </w:rPr>
                </w:rPrChange>
              </w:rPr>
              <w:t>25</w:t>
            </w:r>
            <w:r w:rsidRPr="00C9441A">
              <w:rPr>
                <w:b w:val="0"/>
                <w:webHidden/>
                <w:rPrChange w:id="961" w:author="Osnir Estevam [2]" w:date="2016-08-21T17:27:00Z">
                  <w:rPr>
                    <w:webHidden/>
                  </w:rPr>
                </w:rPrChange>
              </w:rPr>
              <w:fldChar w:fldCharType="end"/>
            </w:r>
            <w:r w:rsidRPr="00C9441A">
              <w:rPr>
                <w:rStyle w:val="Hyperlink"/>
                <w:b w:val="0"/>
                <w:rPrChange w:id="962" w:author="Osnir Estevam [2]" w:date="2016-08-21T17:27:00Z">
                  <w:rPr>
                    <w:rStyle w:val="Hyperlink"/>
                  </w:rPr>
                </w:rPrChange>
              </w:rPr>
              <w:fldChar w:fldCharType="end"/>
            </w:r>
          </w:ins>
        </w:p>
        <w:p w14:paraId="6DAF5E70" w14:textId="2DF83A54" w:rsidR="007A38D2" w:rsidRPr="00C9441A" w:rsidRDefault="007A38D2">
          <w:pPr>
            <w:pStyle w:val="Sumrio1"/>
            <w:rPr>
              <w:ins w:id="963" w:author="Osnir Estevam" w:date="2016-08-20T16:45:00Z"/>
              <w:rFonts w:asciiTheme="minorHAnsi" w:eastAsiaTheme="minorEastAsia" w:hAnsiTheme="minorHAnsi" w:cstheme="minorBidi"/>
              <w:b w:val="0"/>
              <w:color w:val="auto"/>
              <w:sz w:val="22"/>
              <w:szCs w:val="22"/>
            </w:rPr>
          </w:pPr>
          <w:ins w:id="964" w:author="Osnir Estevam" w:date="2016-08-20T16:45:00Z">
            <w:r w:rsidRPr="00C9441A">
              <w:rPr>
                <w:rStyle w:val="Hyperlink"/>
                <w:b w:val="0"/>
                <w:rPrChange w:id="965" w:author="Osnir Estevam [2]" w:date="2016-08-21T17:27:00Z">
                  <w:rPr>
                    <w:rStyle w:val="Hyperlink"/>
                  </w:rPr>
                </w:rPrChange>
              </w:rPr>
              <w:fldChar w:fldCharType="begin"/>
            </w:r>
            <w:r w:rsidRPr="00C9441A">
              <w:rPr>
                <w:rStyle w:val="Hyperlink"/>
                <w:b w:val="0"/>
                <w:rPrChange w:id="966" w:author="Osnir Estevam [2]" w:date="2016-08-21T17:27:00Z">
                  <w:rPr>
                    <w:rStyle w:val="Hyperlink"/>
                  </w:rPr>
                </w:rPrChange>
              </w:rPr>
              <w:instrText xml:space="preserve"> </w:instrText>
            </w:r>
            <w:r w:rsidRPr="00C9441A">
              <w:rPr>
                <w:b w:val="0"/>
                <w:rPrChange w:id="967" w:author="Osnir Estevam [2]" w:date="2016-08-21T17:27:00Z">
                  <w:rPr/>
                </w:rPrChange>
              </w:rPr>
              <w:instrText>HYPERLINK \l "_Toc459474882"</w:instrText>
            </w:r>
            <w:r w:rsidRPr="00C9441A">
              <w:rPr>
                <w:rStyle w:val="Hyperlink"/>
                <w:b w:val="0"/>
                <w:rPrChange w:id="968" w:author="Osnir Estevam [2]" w:date="2016-08-21T17:27:00Z">
                  <w:rPr>
                    <w:rStyle w:val="Hyperlink"/>
                  </w:rPr>
                </w:rPrChange>
              </w:rPr>
              <w:instrText xml:space="preserve"> </w:instrText>
            </w:r>
            <w:r w:rsidRPr="00C9441A">
              <w:rPr>
                <w:rStyle w:val="Hyperlink"/>
                <w:b w:val="0"/>
                <w:rPrChange w:id="969" w:author="Osnir Estevam [2]" w:date="2016-08-21T17:27:00Z">
                  <w:rPr>
                    <w:rStyle w:val="Hyperlink"/>
                  </w:rPr>
                </w:rPrChange>
              </w:rPr>
              <w:fldChar w:fldCharType="separate"/>
            </w:r>
            <w:r w:rsidRPr="00C9441A">
              <w:rPr>
                <w:rStyle w:val="Hyperlink"/>
                <w:b w:val="0"/>
                <w:rPrChange w:id="970" w:author="Osnir Estevam [2]" w:date="2016-08-21T17:27:00Z">
                  <w:rPr>
                    <w:rStyle w:val="Hyperlink"/>
                  </w:rPr>
                </w:rPrChange>
              </w:rPr>
              <w:t>4.6.</w:t>
            </w:r>
            <w:r w:rsidRPr="00C9441A">
              <w:rPr>
                <w:rFonts w:asciiTheme="minorHAnsi" w:eastAsiaTheme="minorEastAsia" w:hAnsiTheme="minorHAnsi" w:cstheme="minorBidi"/>
                <w:b w:val="0"/>
                <w:color w:val="auto"/>
                <w:sz w:val="22"/>
                <w:szCs w:val="22"/>
              </w:rPr>
              <w:tab/>
            </w:r>
            <w:r w:rsidRPr="00C9441A">
              <w:rPr>
                <w:rStyle w:val="Hyperlink"/>
                <w:b w:val="0"/>
                <w:rPrChange w:id="971" w:author="Osnir Estevam [2]" w:date="2016-08-21T17:27:00Z">
                  <w:rPr>
                    <w:rStyle w:val="Hyperlink"/>
                  </w:rPr>
                </w:rPrChange>
              </w:rPr>
              <w:t>Plano de Teste</w:t>
            </w:r>
            <w:r w:rsidRPr="00C9441A">
              <w:rPr>
                <w:b w:val="0"/>
                <w:webHidden/>
                <w:rPrChange w:id="972" w:author="Osnir Estevam [2]" w:date="2016-08-21T17:27:00Z">
                  <w:rPr>
                    <w:webHidden/>
                  </w:rPr>
                </w:rPrChange>
              </w:rPr>
              <w:tab/>
            </w:r>
            <w:r w:rsidRPr="00C9441A">
              <w:rPr>
                <w:b w:val="0"/>
                <w:webHidden/>
                <w:rPrChange w:id="973" w:author="Osnir Estevam [2]" w:date="2016-08-21T17:27:00Z">
                  <w:rPr>
                    <w:webHidden/>
                  </w:rPr>
                </w:rPrChange>
              </w:rPr>
              <w:fldChar w:fldCharType="begin"/>
            </w:r>
            <w:r w:rsidRPr="00C9441A">
              <w:rPr>
                <w:b w:val="0"/>
                <w:webHidden/>
                <w:rPrChange w:id="974" w:author="Osnir Estevam [2]" w:date="2016-08-21T17:27:00Z">
                  <w:rPr>
                    <w:webHidden/>
                  </w:rPr>
                </w:rPrChange>
              </w:rPr>
              <w:instrText xml:space="preserve"> PAGEREF _Toc459474882 \h </w:instrText>
            </w:r>
          </w:ins>
          <w:r w:rsidRPr="00C9441A">
            <w:rPr>
              <w:b w:val="0"/>
              <w:webHidden/>
              <w:rPrChange w:id="975" w:author="Osnir Estevam [2]" w:date="2016-08-21T17:27:00Z">
                <w:rPr>
                  <w:b w:val="0"/>
                  <w:webHidden/>
                </w:rPr>
              </w:rPrChange>
            </w:rPr>
          </w:r>
          <w:r w:rsidRPr="00C9441A">
            <w:rPr>
              <w:b w:val="0"/>
              <w:webHidden/>
              <w:rPrChange w:id="976" w:author="Osnir Estevam [2]" w:date="2016-08-21T17:27:00Z">
                <w:rPr>
                  <w:webHidden/>
                </w:rPr>
              </w:rPrChange>
            </w:rPr>
            <w:fldChar w:fldCharType="separate"/>
          </w:r>
          <w:ins w:id="977" w:author="Osnir Estevam" w:date="2016-08-20T16:45:00Z">
            <w:r w:rsidRPr="00C9441A">
              <w:rPr>
                <w:b w:val="0"/>
                <w:webHidden/>
                <w:rPrChange w:id="978" w:author="Osnir Estevam [2]" w:date="2016-08-21T17:27:00Z">
                  <w:rPr>
                    <w:webHidden/>
                  </w:rPr>
                </w:rPrChange>
              </w:rPr>
              <w:t>27</w:t>
            </w:r>
            <w:r w:rsidRPr="00C9441A">
              <w:rPr>
                <w:b w:val="0"/>
                <w:webHidden/>
                <w:rPrChange w:id="979" w:author="Osnir Estevam [2]" w:date="2016-08-21T17:27:00Z">
                  <w:rPr>
                    <w:webHidden/>
                  </w:rPr>
                </w:rPrChange>
              </w:rPr>
              <w:fldChar w:fldCharType="end"/>
            </w:r>
            <w:r w:rsidRPr="00C9441A">
              <w:rPr>
                <w:rStyle w:val="Hyperlink"/>
                <w:b w:val="0"/>
                <w:rPrChange w:id="980" w:author="Osnir Estevam [2]" w:date="2016-08-21T17:27:00Z">
                  <w:rPr>
                    <w:rStyle w:val="Hyperlink"/>
                  </w:rPr>
                </w:rPrChange>
              </w:rPr>
              <w:fldChar w:fldCharType="end"/>
            </w:r>
          </w:ins>
        </w:p>
        <w:p w14:paraId="7BC6DE67" w14:textId="710DAC41" w:rsidR="007A38D2" w:rsidRPr="00C9441A" w:rsidRDefault="007A38D2">
          <w:pPr>
            <w:pStyle w:val="Sumrio1"/>
            <w:rPr>
              <w:ins w:id="981" w:author="Osnir Estevam" w:date="2016-08-20T16:45:00Z"/>
              <w:rFonts w:asciiTheme="minorHAnsi" w:eastAsiaTheme="minorEastAsia" w:hAnsiTheme="minorHAnsi" w:cstheme="minorBidi"/>
              <w:b w:val="0"/>
              <w:color w:val="auto"/>
              <w:sz w:val="22"/>
              <w:szCs w:val="22"/>
            </w:rPr>
          </w:pPr>
          <w:ins w:id="982" w:author="Osnir Estevam" w:date="2016-08-20T16:45:00Z">
            <w:r w:rsidRPr="00C9441A">
              <w:rPr>
                <w:rStyle w:val="Hyperlink"/>
                <w:b w:val="0"/>
                <w:rPrChange w:id="983" w:author="Osnir Estevam [2]" w:date="2016-08-21T17:27:00Z">
                  <w:rPr>
                    <w:rStyle w:val="Hyperlink"/>
                  </w:rPr>
                </w:rPrChange>
              </w:rPr>
              <w:fldChar w:fldCharType="begin"/>
            </w:r>
            <w:r w:rsidRPr="00C9441A">
              <w:rPr>
                <w:rStyle w:val="Hyperlink"/>
                <w:b w:val="0"/>
                <w:rPrChange w:id="984" w:author="Osnir Estevam [2]" w:date="2016-08-21T17:27:00Z">
                  <w:rPr>
                    <w:rStyle w:val="Hyperlink"/>
                  </w:rPr>
                </w:rPrChange>
              </w:rPr>
              <w:instrText xml:space="preserve"> </w:instrText>
            </w:r>
            <w:r w:rsidRPr="00C9441A">
              <w:rPr>
                <w:b w:val="0"/>
                <w:rPrChange w:id="985" w:author="Osnir Estevam [2]" w:date="2016-08-21T17:27:00Z">
                  <w:rPr/>
                </w:rPrChange>
              </w:rPr>
              <w:instrText>HYPERLINK \l "_Toc459474883"</w:instrText>
            </w:r>
            <w:r w:rsidRPr="00C9441A">
              <w:rPr>
                <w:rStyle w:val="Hyperlink"/>
                <w:b w:val="0"/>
                <w:rPrChange w:id="986" w:author="Osnir Estevam [2]" w:date="2016-08-21T17:27:00Z">
                  <w:rPr>
                    <w:rStyle w:val="Hyperlink"/>
                  </w:rPr>
                </w:rPrChange>
              </w:rPr>
              <w:instrText xml:space="preserve"> </w:instrText>
            </w:r>
            <w:r w:rsidRPr="00C9441A">
              <w:rPr>
                <w:rStyle w:val="Hyperlink"/>
                <w:b w:val="0"/>
                <w:rPrChange w:id="987" w:author="Osnir Estevam [2]" w:date="2016-08-21T17:27:00Z">
                  <w:rPr>
                    <w:rStyle w:val="Hyperlink"/>
                  </w:rPr>
                </w:rPrChange>
              </w:rPr>
              <w:fldChar w:fldCharType="separate"/>
            </w:r>
            <w:r w:rsidRPr="00C9441A">
              <w:rPr>
                <w:rStyle w:val="Hyperlink"/>
                <w:b w:val="0"/>
                <w:rPrChange w:id="988" w:author="Osnir Estevam [2]" w:date="2016-08-21T17:27:00Z">
                  <w:rPr>
                    <w:rStyle w:val="Hyperlink"/>
                  </w:rPr>
                </w:rPrChange>
              </w:rPr>
              <w:t>4.6.1.</w:t>
            </w:r>
            <w:r w:rsidRPr="00C9441A">
              <w:rPr>
                <w:rFonts w:asciiTheme="minorHAnsi" w:eastAsiaTheme="minorEastAsia" w:hAnsiTheme="minorHAnsi" w:cstheme="minorBidi"/>
                <w:b w:val="0"/>
                <w:color w:val="auto"/>
                <w:sz w:val="22"/>
                <w:szCs w:val="22"/>
              </w:rPr>
              <w:tab/>
            </w:r>
            <w:r w:rsidRPr="00C9441A">
              <w:rPr>
                <w:rStyle w:val="Hyperlink"/>
                <w:b w:val="0"/>
                <w:rPrChange w:id="989" w:author="Osnir Estevam [2]" w:date="2016-08-21T17:27:00Z">
                  <w:rPr>
                    <w:rStyle w:val="Hyperlink"/>
                  </w:rPr>
                </w:rPrChange>
              </w:rPr>
              <w:t>Testes URI</w:t>
            </w:r>
            <w:r w:rsidRPr="00C9441A">
              <w:rPr>
                <w:b w:val="0"/>
                <w:webHidden/>
                <w:rPrChange w:id="990" w:author="Osnir Estevam [2]" w:date="2016-08-21T17:27:00Z">
                  <w:rPr>
                    <w:webHidden/>
                  </w:rPr>
                </w:rPrChange>
              </w:rPr>
              <w:tab/>
            </w:r>
            <w:r w:rsidRPr="00C9441A">
              <w:rPr>
                <w:b w:val="0"/>
                <w:webHidden/>
                <w:rPrChange w:id="991" w:author="Osnir Estevam [2]" w:date="2016-08-21T17:27:00Z">
                  <w:rPr>
                    <w:webHidden/>
                  </w:rPr>
                </w:rPrChange>
              </w:rPr>
              <w:fldChar w:fldCharType="begin"/>
            </w:r>
            <w:r w:rsidRPr="00C9441A">
              <w:rPr>
                <w:b w:val="0"/>
                <w:webHidden/>
                <w:rPrChange w:id="992" w:author="Osnir Estevam [2]" w:date="2016-08-21T17:27:00Z">
                  <w:rPr>
                    <w:webHidden/>
                  </w:rPr>
                </w:rPrChange>
              </w:rPr>
              <w:instrText xml:space="preserve"> PAGEREF _Toc459474883 \h </w:instrText>
            </w:r>
          </w:ins>
          <w:r w:rsidRPr="00C9441A">
            <w:rPr>
              <w:b w:val="0"/>
              <w:webHidden/>
              <w:rPrChange w:id="993" w:author="Osnir Estevam [2]" w:date="2016-08-21T17:27:00Z">
                <w:rPr>
                  <w:b w:val="0"/>
                  <w:webHidden/>
                </w:rPr>
              </w:rPrChange>
            </w:rPr>
          </w:r>
          <w:r w:rsidRPr="00C9441A">
            <w:rPr>
              <w:b w:val="0"/>
              <w:webHidden/>
              <w:rPrChange w:id="994" w:author="Osnir Estevam [2]" w:date="2016-08-21T17:27:00Z">
                <w:rPr>
                  <w:webHidden/>
                </w:rPr>
              </w:rPrChange>
            </w:rPr>
            <w:fldChar w:fldCharType="separate"/>
          </w:r>
          <w:ins w:id="995" w:author="Osnir Estevam" w:date="2016-08-20T16:45:00Z">
            <w:r w:rsidRPr="00C9441A">
              <w:rPr>
                <w:b w:val="0"/>
                <w:webHidden/>
                <w:rPrChange w:id="996" w:author="Osnir Estevam [2]" w:date="2016-08-21T17:27:00Z">
                  <w:rPr>
                    <w:webHidden/>
                  </w:rPr>
                </w:rPrChange>
              </w:rPr>
              <w:t>27</w:t>
            </w:r>
            <w:r w:rsidRPr="00C9441A">
              <w:rPr>
                <w:b w:val="0"/>
                <w:webHidden/>
                <w:rPrChange w:id="997" w:author="Osnir Estevam [2]" w:date="2016-08-21T17:27:00Z">
                  <w:rPr>
                    <w:webHidden/>
                  </w:rPr>
                </w:rPrChange>
              </w:rPr>
              <w:fldChar w:fldCharType="end"/>
            </w:r>
            <w:r w:rsidRPr="00C9441A">
              <w:rPr>
                <w:rStyle w:val="Hyperlink"/>
                <w:b w:val="0"/>
                <w:rPrChange w:id="998" w:author="Osnir Estevam [2]" w:date="2016-08-21T17:27:00Z">
                  <w:rPr>
                    <w:rStyle w:val="Hyperlink"/>
                  </w:rPr>
                </w:rPrChange>
              </w:rPr>
              <w:fldChar w:fldCharType="end"/>
            </w:r>
          </w:ins>
        </w:p>
        <w:p w14:paraId="174F0F08" w14:textId="0F2E4587" w:rsidR="007A38D2" w:rsidRPr="00C9441A" w:rsidRDefault="007A38D2">
          <w:pPr>
            <w:pStyle w:val="Sumrio1"/>
            <w:rPr>
              <w:ins w:id="999" w:author="Osnir Estevam" w:date="2016-08-20T16:45:00Z"/>
              <w:rFonts w:asciiTheme="minorHAnsi" w:eastAsiaTheme="minorEastAsia" w:hAnsiTheme="minorHAnsi" w:cstheme="minorBidi"/>
              <w:b w:val="0"/>
              <w:color w:val="auto"/>
              <w:sz w:val="22"/>
              <w:szCs w:val="22"/>
            </w:rPr>
          </w:pPr>
          <w:ins w:id="1000" w:author="Osnir Estevam" w:date="2016-08-20T16:45:00Z">
            <w:r w:rsidRPr="00C9441A">
              <w:rPr>
                <w:rStyle w:val="Hyperlink"/>
                <w:b w:val="0"/>
                <w:rPrChange w:id="1001" w:author="Osnir Estevam [2]" w:date="2016-08-21T17:27:00Z">
                  <w:rPr>
                    <w:rStyle w:val="Hyperlink"/>
                  </w:rPr>
                </w:rPrChange>
              </w:rPr>
              <w:fldChar w:fldCharType="begin"/>
            </w:r>
            <w:r w:rsidRPr="00C9441A">
              <w:rPr>
                <w:rStyle w:val="Hyperlink"/>
                <w:b w:val="0"/>
                <w:rPrChange w:id="1002" w:author="Osnir Estevam [2]" w:date="2016-08-21T17:27:00Z">
                  <w:rPr>
                    <w:rStyle w:val="Hyperlink"/>
                  </w:rPr>
                </w:rPrChange>
              </w:rPr>
              <w:instrText xml:space="preserve"> </w:instrText>
            </w:r>
            <w:r w:rsidRPr="00C9441A">
              <w:rPr>
                <w:b w:val="0"/>
                <w:rPrChange w:id="1003" w:author="Osnir Estevam [2]" w:date="2016-08-21T17:27:00Z">
                  <w:rPr/>
                </w:rPrChange>
              </w:rPr>
              <w:instrText>HYPERLINK \l "_Toc459474884"</w:instrText>
            </w:r>
            <w:r w:rsidRPr="00C9441A">
              <w:rPr>
                <w:rStyle w:val="Hyperlink"/>
                <w:b w:val="0"/>
                <w:rPrChange w:id="1004" w:author="Osnir Estevam [2]" w:date="2016-08-21T17:27:00Z">
                  <w:rPr>
                    <w:rStyle w:val="Hyperlink"/>
                  </w:rPr>
                </w:rPrChange>
              </w:rPr>
              <w:instrText xml:space="preserve"> </w:instrText>
            </w:r>
            <w:r w:rsidRPr="00C9441A">
              <w:rPr>
                <w:rStyle w:val="Hyperlink"/>
                <w:b w:val="0"/>
                <w:rPrChange w:id="1005" w:author="Osnir Estevam [2]" w:date="2016-08-21T17:27:00Z">
                  <w:rPr>
                    <w:rStyle w:val="Hyperlink"/>
                  </w:rPr>
                </w:rPrChange>
              </w:rPr>
              <w:fldChar w:fldCharType="separate"/>
            </w:r>
            <w:r w:rsidRPr="00C9441A">
              <w:rPr>
                <w:rStyle w:val="Hyperlink"/>
                <w:b w:val="0"/>
                <w:rPrChange w:id="1006" w:author="Osnir Estevam [2]" w:date="2016-08-21T17:27:00Z">
                  <w:rPr>
                    <w:rStyle w:val="Hyperlink"/>
                  </w:rPr>
                </w:rPrChange>
              </w:rPr>
              <w:t>4.6.2.</w:t>
            </w:r>
            <w:r w:rsidRPr="00C9441A">
              <w:rPr>
                <w:rFonts w:asciiTheme="minorHAnsi" w:eastAsiaTheme="minorEastAsia" w:hAnsiTheme="minorHAnsi" w:cstheme="minorBidi"/>
                <w:b w:val="0"/>
                <w:color w:val="auto"/>
                <w:sz w:val="22"/>
                <w:szCs w:val="22"/>
              </w:rPr>
              <w:tab/>
            </w:r>
            <w:r w:rsidRPr="00C9441A">
              <w:rPr>
                <w:rStyle w:val="Hyperlink"/>
                <w:b w:val="0"/>
                <w:rPrChange w:id="1007" w:author="Osnir Estevam [2]" w:date="2016-08-21T17:27:00Z">
                  <w:rPr>
                    <w:rStyle w:val="Hyperlink"/>
                  </w:rPr>
                </w:rPrChange>
              </w:rPr>
              <w:t>TDD</w:t>
            </w:r>
            <w:r w:rsidRPr="00C9441A">
              <w:rPr>
                <w:b w:val="0"/>
                <w:webHidden/>
                <w:rPrChange w:id="1008" w:author="Osnir Estevam [2]" w:date="2016-08-21T17:27:00Z">
                  <w:rPr>
                    <w:webHidden/>
                  </w:rPr>
                </w:rPrChange>
              </w:rPr>
              <w:tab/>
            </w:r>
            <w:r w:rsidRPr="00C9441A">
              <w:rPr>
                <w:b w:val="0"/>
                <w:webHidden/>
                <w:rPrChange w:id="1009" w:author="Osnir Estevam [2]" w:date="2016-08-21T17:27:00Z">
                  <w:rPr>
                    <w:webHidden/>
                  </w:rPr>
                </w:rPrChange>
              </w:rPr>
              <w:fldChar w:fldCharType="begin"/>
            </w:r>
            <w:r w:rsidRPr="00C9441A">
              <w:rPr>
                <w:b w:val="0"/>
                <w:webHidden/>
                <w:rPrChange w:id="1010" w:author="Osnir Estevam [2]" w:date="2016-08-21T17:27:00Z">
                  <w:rPr>
                    <w:webHidden/>
                  </w:rPr>
                </w:rPrChange>
              </w:rPr>
              <w:instrText xml:space="preserve"> PAGEREF _Toc459474884 \h </w:instrText>
            </w:r>
          </w:ins>
          <w:r w:rsidRPr="00C9441A">
            <w:rPr>
              <w:b w:val="0"/>
              <w:webHidden/>
              <w:rPrChange w:id="1011" w:author="Osnir Estevam [2]" w:date="2016-08-21T17:27:00Z">
                <w:rPr>
                  <w:b w:val="0"/>
                  <w:webHidden/>
                </w:rPr>
              </w:rPrChange>
            </w:rPr>
          </w:r>
          <w:r w:rsidRPr="00C9441A">
            <w:rPr>
              <w:b w:val="0"/>
              <w:webHidden/>
              <w:rPrChange w:id="1012" w:author="Osnir Estevam [2]" w:date="2016-08-21T17:27:00Z">
                <w:rPr>
                  <w:webHidden/>
                </w:rPr>
              </w:rPrChange>
            </w:rPr>
            <w:fldChar w:fldCharType="separate"/>
          </w:r>
          <w:ins w:id="1013" w:author="Osnir Estevam" w:date="2016-08-20T16:45:00Z">
            <w:r w:rsidRPr="00C9441A">
              <w:rPr>
                <w:b w:val="0"/>
                <w:webHidden/>
                <w:rPrChange w:id="1014" w:author="Osnir Estevam [2]" w:date="2016-08-21T17:27:00Z">
                  <w:rPr>
                    <w:webHidden/>
                  </w:rPr>
                </w:rPrChange>
              </w:rPr>
              <w:t>27</w:t>
            </w:r>
            <w:r w:rsidRPr="00C9441A">
              <w:rPr>
                <w:b w:val="0"/>
                <w:webHidden/>
                <w:rPrChange w:id="1015" w:author="Osnir Estevam [2]" w:date="2016-08-21T17:27:00Z">
                  <w:rPr>
                    <w:webHidden/>
                  </w:rPr>
                </w:rPrChange>
              </w:rPr>
              <w:fldChar w:fldCharType="end"/>
            </w:r>
            <w:r w:rsidRPr="00C9441A">
              <w:rPr>
                <w:rStyle w:val="Hyperlink"/>
                <w:b w:val="0"/>
                <w:rPrChange w:id="1016" w:author="Osnir Estevam [2]" w:date="2016-08-21T17:27:00Z">
                  <w:rPr>
                    <w:rStyle w:val="Hyperlink"/>
                  </w:rPr>
                </w:rPrChange>
              </w:rPr>
              <w:fldChar w:fldCharType="end"/>
            </w:r>
          </w:ins>
        </w:p>
        <w:p w14:paraId="4F0051E3" w14:textId="24CAB398" w:rsidR="007A38D2" w:rsidRPr="00C9441A" w:rsidRDefault="007A38D2">
          <w:pPr>
            <w:pStyle w:val="Sumrio1"/>
            <w:rPr>
              <w:ins w:id="1017" w:author="Osnir Estevam" w:date="2016-08-20T16:45:00Z"/>
              <w:rFonts w:asciiTheme="minorHAnsi" w:eastAsiaTheme="minorEastAsia" w:hAnsiTheme="minorHAnsi" w:cstheme="minorBidi"/>
              <w:b w:val="0"/>
              <w:color w:val="auto"/>
              <w:sz w:val="22"/>
              <w:szCs w:val="22"/>
            </w:rPr>
          </w:pPr>
          <w:ins w:id="1018" w:author="Osnir Estevam" w:date="2016-08-20T16:45:00Z">
            <w:r w:rsidRPr="00C9441A">
              <w:rPr>
                <w:rStyle w:val="Hyperlink"/>
                <w:b w:val="0"/>
                <w:rPrChange w:id="1019" w:author="Osnir Estevam [2]" w:date="2016-08-21T17:27:00Z">
                  <w:rPr>
                    <w:rStyle w:val="Hyperlink"/>
                  </w:rPr>
                </w:rPrChange>
              </w:rPr>
              <w:fldChar w:fldCharType="begin"/>
            </w:r>
            <w:r w:rsidRPr="00C9441A">
              <w:rPr>
                <w:rStyle w:val="Hyperlink"/>
                <w:b w:val="0"/>
                <w:rPrChange w:id="1020" w:author="Osnir Estevam [2]" w:date="2016-08-21T17:27:00Z">
                  <w:rPr>
                    <w:rStyle w:val="Hyperlink"/>
                  </w:rPr>
                </w:rPrChange>
              </w:rPr>
              <w:instrText xml:space="preserve"> </w:instrText>
            </w:r>
            <w:r w:rsidRPr="00C9441A">
              <w:rPr>
                <w:b w:val="0"/>
                <w:rPrChange w:id="1021" w:author="Osnir Estevam [2]" w:date="2016-08-21T17:27:00Z">
                  <w:rPr/>
                </w:rPrChange>
              </w:rPr>
              <w:instrText>HYPERLINK \l "_Toc459474885"</w:instrText>
            </w:r>
            <w:r w:rsidRPr="00C9441A">
              <w:rPr>
                <w:rStyle w:val="Hyperlink"/>
                <w:b w:val="0"/>
                <w:rPrChange w:id="1022" w:author="Osnir Estevam [2]" w:date="2016-08-21T17:27:00Z">
                  <w:rPr>
                    <w:rStyle w:val="Hyperlink"/>
                  </w:rPr>
                </w:rPrChange>
              </w:rPr>
              <w:instrText xml:space="preserve"> </w:instrText>
            </w:r>
            <w:r w:rsidRPr="00C9441A">
              <w:rPr>
                <w:rStyle w:val="Hyperlink"/>
                <w:b w:val="0"/>
                <w:rPrChange w:id="1023" w:author="Osnir Estevam [2]" w:date="2016-08-21T17:27:00Z">
                  <w:rPr>
                    <w:rStyle w:val="Hyperlink"/>
                  </w:rPr>
                </w:rPrChange>
              </w:rPr>
              <w:fldChar w:fldCharType="separate"/>
            </w:r>
            <w:r w:rsidRPr="00C9441A">
              <w:rPr>
                <w:rStyle w:val="Hyperlink"/>
                <w:b w:val="0"/>
                <w:rPrChange w:id="1024" w:author="Osnir Estevam [2]" w:date="2016-08-21T17:27:00Z">
                  <w:rPr>
                    <w:rStyle w:val="Hyperlink"/>
                  </w:rPr>
                </w:rPrChange>
              </w:rPr>
              <w:t>4.6.3.</w:t>
            </w:r>
            <w:r w:rsidRPr="00C9441A">
              <w:rPr>
                <w:rFonts w:asciiTheme="minorHAnsi" w:eastAsiaTheme="minorEastAsia" w:hAnsiTheme="minorHAnsi" w:cstheme="minorBidi"/>
                <w:b w:val="0"/>
                <w:color w:val="auto"/>
                <w:sz w:val="22"/>
                <w:szCs w:val="22"/>
              </w:rPr>
              <w:tab/>
            </w:r>
            <w:r w:rsidRPr="00C9441A">
              <w:rPr>
                <w:rStyle w:val="Hyperlink"/>
                <w:b w:val="0"/>
                <w:rPrChange w:id="1025" w:author="Osnir Estevam [2]" w:date="2016-08-21T17:27:00Z">
                  <w:rPr>
                    <w:rStyle w:val="Hyperlink"/>
                  </w:rPr>
                </w:rPrChange>
              </w:rPr>
              <w:t>Consumo da API</w:t>
            </w:r>
            <w:r w:rsidRPr="00C9441A">
              <w:rPr>
                <w:b w:val="0"/>
                <w:webHidden/>
                <w:rPrChange w:id="1026" w:author="Osnir Estevam [2]" w:date="2016-08-21T17:27:00Z">
                  <w:rPr>
                    <w:webHidden/>
                  </w:rPr>
                </w:rPrChange>
              </w:rPr>
              <w:tab/>
            </w:r>
            <w:r w:rsidRPr="00C9441A">
              <w:rPr>
                <w:b w:val="0"/>
                <w:webHidden/>
                <w:rPrChange w:id="1027" w:author="Osnir Estevam [2]" w:date="2016-08-21T17:27:00Z">
                  <w:rPr>
                    <w:webHidden/>
                  </w:rPr>
                </w:rPrChange>
              </w:rPr>
              <w:fldChar w:fldCharType="begin"/>
            </w:r>
            <w:r w:rsidRPr="00C9441A">
              <w:rPr>
                <w:b w:val="0"/>
                <w:webHidden/>
                <w:rPrChange w:id="1028" w:author="Osnir Estevam [2]" w:date="2016-08-21T17:27:00Z">
                  <w:rPr>
                    <w:webHidden/>
                  </w:rPr>
                </w:rPrChange>
              </w:rPr>
              <w:instrText xml:space="preserve"> PAGEREF _Toc459474885 \h </w:instrText>
            </w:r>
          </w:ins>
          <w:r w:rsidRPr="00C9441A">
            <w:rPr>
              <w:b w:val="0"/>
              <w:webHidden/>
              <w:rPrChange w:id="1029" w:author="Osnir Estevam [2]" w:date="2016-08-21T17:27:00Z">
                <w:rPr>
                  <w:b w:val="0"/>
                  <w:webHidden/>
                </w:rPr>
              </w:rPrChange>
            </w:rPr>
          </w:r>
          <w:r w:rsidRPr="00C9441A">
            <w:rPr>
              <w:b w:val="0"/>
              <w:webHidden/>
              <w:rPrChange w:id="1030" w:author="Osnir Estevam [2]" w:date="2016-08-21T17:27:00Z">
                <w:rPr>
                  <w:webHidden/>
                </w:rPr>
              </w:rPrChange>
            </w:rPr>
            <w:fldChar w:fldCharType="separate"/>
          </w:r>
          <w:ins w:id="1031" w:author="Osnir Estevam" w:date="2016-08-20T16:45:00Z">
            <w:r w:rsidRPr="00C9441A">
              <w:rPr>
                <w:b w:val="0"/>
                <w:webHidden/>
                <w:rPrChange w:id="1032" w:author="Osnir Estevam [2]" w:date="2016-08-21T17:27:00Z">
                  <w:rPr>
                    <w:webHidden/>
                  </w:rPr>
                </w:rPrChange>
              </w:rPr>
              <w:t>27</w:t>
            </w:r>
            <w:r w:rsidRPr="00C9441A">
              <w:rPr>
                <w:b w:val="0"/>
                <w:webHidden/>
                <w:rPrChange w:id="1033" w:author="Osnir Estevam [2]" w:date="2016-08-21T17:27:00Z">
                  <w:rPr>
                    <w:webHidden/>
                  </w:rPr>
                </w:rPrChange>
              </w:rPr>
              <w:fldChar w:fldCharType="end"/>
            </w:r>
            <w:r w:rsidRPr="00C9441A">
              <w:rPr>
                <w:rStyle w:val="Hyperlink"/>
                <w:b w:val="0"/>
                <w:rPrChange w:id="1034" w:author="Osnir Estevam [2]" w:date="2016-08-21T17:27:00Z">
                  <w:rPr>
                    <w:rStyle w:val="Hyperlink"/>
                  </w:rPr>
                </w:rPrChange>
              </w:rPr>
              <w:fldChar w:fldCharType="end"/>
            </w:r>
          </w:ins>
        </w:p>
        <w:p w14:paraId="5A526334" w14:textId="5D02F069" w:rsidR="007A38D2" w:rsidRPr="00C9441A" w:rsidRDefault="007A38D2">
          <w:pPr>
            <w:pStyle w:val="Sumrio1"/>
            <w:rPr>
              <w:ins w:id="1035" w:author="Osnir Estevam" w:date="2016-08-20T16:45:00Z"/>
              <w:rFonts w:asciiTheme="minorHAnsi" w:eastAsiaTheme="minorEastAsia" w:hAnsiTheme="minorHAnsi" w:cstheme="minorBidi"/>
              <w:b w:val="0"/>
              <w:color w:val="auto"/>
              <w:sz w:val="22"/>
              <w:szCs w:val="22"/>
            </w:rPr>
          </w:pPr>
          <w:ins w:id="1036" w:author="Osnir Estevam" w:date="2016-08-20T16:45:00Z">
            <w:r w:rsidRPr="00C9441A">
              <w:rPr>
                <w:rStyle w:val="Hyperlink"/>
                <w:b w:val="0"/>
                <w:rPrChange w:id="1037" w:author="Osnir Estevam [2]" w:date="2016-08-21T17:27:00Z">
                  <w:rPr>
                    <w:rStyle w:val="Hyperlink"/>
                  </w:rPr>
                </w:rPrChange>
              </w:rPr>
              <w:fldChar w:fldCharType="begin"/>
            </w:r>
            <w:r w:rsidRPr="00C9441A">
              <w:rPr>
                <w:rStyle w:val="Hyperlink"/>
                <w:b w:val="0"/>
                <w:rPrChange w:id="1038" w:author="Osnir Estevam [2]" w:date="2016-08-21T17:27:00Z">
                  <w:rPr>
                    <w:rStyle w:val="Hyperlink"/>
                  </w:rPr>
                </w:rPrChange>
              </w:rPr>
              <w:instrText xml:space="preserve"> </w:instrText>
            </w:r>
            <w:r w:rsidRPr="00C9441A">
              <w:rPr>
                <w:b w:val="0"/>
                <w:rPrChange w:id="1039" w:author="Osnir Estevam [2]" w:date="2016-08-21T17:27:00Z">
                  <w:rPr/>
                </w:rPrChange>
              </w:rPr>
              <w:instrText>HYPERLINK \l "_Toc459474886"</w:instrText>
            </w:r>
            <w:r w:rsidRPr="00C9441A">
              <w:rPr>
                <w:rStyle w:val="Hyperlink"/>
                <w:b w:val="0"/>
                <w:rPrChange w:id="1040" w:author="Osnir Estevam [2]" w:date="2016-08-21T17:27:00Z">
                  <w:rPr>
                    <w:rStyle w:val="Hyperlink"/>
                  </w:rPr>
                </w:rPrChange>
              </w:rPr>
              <w:instrText xml:space="preserve"> </w:instrText>
            </w:r>
            <w:r w:rsidRPr="00C9441A">
              <w:rPr>
                <w:rStyle w:val="Hyperlink"/>
                <w:b w:val="0"/>
                <w:rPrChange w:id="1041" w:author="Osnir Estevam [2]" w:date="2016-08-21T17:27:00Z">
                  <w:rPr>
                    <w:rStyle w:val="Hyperlink"/>
                  </w:rPr>
                </w:rPrChange>
              </w:rPr>
              <w:fldChar w:fldCharType="separate"/>
            </w:r>
            <w:r w:rsidRPr="00C9441A">
              <w:rPr>
                <w:rStyle w:val="Hyperlink"/>
                <w:b w:val="0"/>
                <w:rPrChange w:id="1042" w:author="Osnir Estevam [2]" w:date="2016-08-21T17:27:00Z">
                  <w:rPr>
                    <w:rStyle w:val="Hyperlink"/>
                  </w:rPr>
                </w:rPrChange>
              </w:rPr>
              <w:t>4.7.</w:t>
            </w:r>
            <w:r w:rsidRPr="00C9441A">
              <w:rPr>
                <w:rFonts w:asciiTheme="minorHAnsi" w:eastAsiaTheme="minorEastAsia" w:hAnsiTheme="minorHAnsi" w:cstheme="minorBidi"/>
                <w:b w:val="0"/>
                <w:color w:val="auto"/>
                <w:sz w:val="22"/>
                <w:szCs w:val="22"/>
              </w:rPr>
              <w:tab/>
            </w:r>
            <w:r w:rsidRPr="00C9441A">
              <w:rPr>
                <w:rStyle w:val="Hyperlink"/>
                <w:b w:val="0"/>
                <w:rPrChange w:id="1043" w:author="Osnir Estevam [2]" w:date="2016-08-21T17:27:00Z">
                  <w:rPr>
                    <w:rStyle w:val="Hyperlink"/>
                  </w:rPr>
                </w:rPrChange>
              </w:rPr>
              <w:t>Desenvolvimento do Protótipo</w:t>
            </w:r>
            <w:r w:rsidRPr="00C9441A">
              <w:rPr>
                <w:b w:val="0"/>
                <w:webHidden/>
                <w:rPrChange w:id="1044" w:author="Osnir Estevam [2]" w:date="2016-08-21T17:27:00Z">
                  <w:rPr>
                    <w:webHidden/>
                  </w:rPr>
                </w:rPrChange>
              </w:rPr>
              <w:tab/>
            </w:r>
            <w:r w:rsidRPr="00C9441A">
              <w:rPr>
                <w:b w:val="0"/>
                <w:webHidden/>
                <w:rPrChange w:id="1045" w:author="Osnir Estevam [2]" w:date="2016-08-21T17:27:00Z">
                  <w:rPr>
                    <w:webHidden/>
                  </w:rPr>
                </w:rPrChange>
              </w:rPr>
              <w:fldChar w:fldCharType="begin"/>
            </w:r>
            <w:r w:rsidRPr="00C9441A">
              <w:rPr>
                <w:b w:val="0"/>
                <w:webHidden/>
                <w:rPrChange w:id="1046" w:author="Osnir Estevam [2]" w:date="2016-08-21T17:27:00Z">
                  <w:rPr>
                    <w:webHidden/>
                  </w:rPr>
                </w:rPrChange>
              </w:rPr>
              <w:instrText xml:space="preserve"> PAGEREF _Toc459474886 \h </w:instrText>
            </w:r>
          </w:ins>
          <w:r w:rsidRPr="00C9441A">
            <w:rPr>
              <w:b w:val="0"/>
              <w:webHidden/>
              <w:rPrChange w:id="1047" w:author="Osnir Estevam [2]" w:date="2016-08-21T17:27:00Z">
                <w:rPr>
                  <w:b w:val="0"/>
                  <w:webHidden/>
                </w:rPr>
              </w:rPrChange>
            </w:rPr>
          </w:r>
          <w:r w:rsidRPr="00C9441A">
            <w:rPr>
              <w:b w:val="0"/>
              <w:webHidden/>
              <w:rPrChange w:id="1048" w:author="Osnir Estevam [2]" w:date="2016-08-21T17:27:00Z">
                <w:rPr>
                  <w:webHidden/>
                </w:rPr>
              </w:rPrChange>
            </w:rPr>
            <w:fldChar w:fldCharType="separate"/>
          </w:r>
          <w:ins w:id="1049" w:author="Osnir Estevam" w:date="2016-08-20T16:45:00Z">
            <w:r w:rsidRPr="00C9441A">
              <w:rPr>
                <w:b w:val="0"/>
                <w:webHidden/>
                <w:rPrChange w:id="1050" w:author="Osnir Estevam [2]" w:date="2016-08-21T17:27:00Z">
                  <w:rPr>
                    <w:webHidden/>
                  </w:rPr>
                </w:rPrChange>
              </w:rPr>
              <w:t>27</w:t>
            </w:r>
            <w:r w:rsidRPr="00C9441A">
              <w:rPr>
                <w:b w:val="0"/>
                <w:webHidden/>
                <w:rPrChange w:id="1051" w:author="Osnir Estevam [2]" w:date="2016-08-21T17:27:00Z">
                  <w:rPr>
                    <w:webHidden/>
                  </w:rPr>
                </w:rPrChange>
              </w:rPr>
              <w:fldChar w:fldCharType="end"/>
            </w:r>
            <w:r w:rsidRPr="00C9441A">
              <w:rPr>
                <w:rStyle w:val="Hyperlink"/>
                <w:b w:val="0"/>
                <w:rPrChange w:id="1052" w:author="Osnir Estevam [2]" w:date="2016-08-21T17:27:00Z">
                  <w:rPr>
                    <w:rStyle w:val="Hyperlink"/>
                  </w:rPr>
                </w:rPrChange>
              </w:rPr>
              <w:fldChar w:fldCharType="end"/>
            </w:r>
          </w:ins>
        </w:p>
        <w:p w14:paraId="25B4B7C1" w14:textId="622B9358" w:rsidR="007A38D2" w:rsidRPr="00C9441A" w:rsidRDefault="007A38D2">
          <w:pPr>
            <w:pStyle w:val="Sumrio1"/>
            <w:rPr>
              <w:ins w:id="1053" w:author="Osnir Estevam" w:date="2016-08-20T16:45:00Z"/>
              <w:rFonts w:asciiTheme="minorHAnsi" w:eastAsiaTheme="minorEastAsia" w:hAnsiTheme="minorHAnsi" w:cstheme="minorBidi"/>
              <w:b w:val="0"/>
              <w:color w:val="auto"/>
              <w:sz w:val="22"/>
              <w:szCs w:val="22"/>
            </w:rPr>
          </w:pPr>
          <w:ins w:id="1054" w:author="Osnir Estevam" w:date="2016-08-20T16:45:00Z">
            <w:r w:rsidRPr="00C9441A">
              <w:rPr>
                <w:rStyle w:val="Hyperlink"/>
                <w:b w:val="0"/>
                <w:rPrChange w:id="1055" w:author="Osnir Estevam [2]" w:date="2016-08-21T17:27:00Z">
                  <w:rPr>
                    <w:rStyle w:val="Hyperlink"/>
                  </w:rPr>
                </w:rPrChange>
              </w:rPr>
              <w:fldChar w:fldCharType="begin"/>
            </w:r>
            <w:r w:rsidRPr="00C9441A">
              <w:rPr>
                <w:rStyle w:val="Hyperlink"/>
                <w:b w:val="0"/>
                <w:rPrChange w:id="1056" w:author="Osnir Estevam [2]" w:date="2016-08-21T17:27:00Z">
                  <w:rPr>
                    <w:rStyle w:val="Hyperlink"/>
                  </w:rPr>
                </w:rPrChange>
              </w:rPr>
              <w:instrText xml:space="preserve"> </w:instrText>
            </w:r>
            <w:r w:rsidRPr="00C9441A">
              <w:rPr>
                <w:b w:val="0"/>
                <w:rPrChange w:id="1057" w:author="Osnir Estevam [2]" w:date="2016-08-21T17:27:00Z">
                  <w:rPr/>
                </w:rPrChange>
              </w:rPr>
              <w:instrText>HYPERLINK \l "_Toc459474887"</w:instrText>
            </w:r>
            <w:r w:rsidRPr="00C9441A">
              <w:rPr>
                <w:rStyle w:val="Hyperlink"/>
                <w:b w:val="0"/>
                <w:rPrChange w:id="1058" w:author="Osnir Estevam [2]" w:date="2016-08-21T17:27:00Z">
                  <w:rPr>
                    <w:rStyle w:val="Hyperlink"/>
                  </w:rPr>
                </w:rPrChange>
              </w:rPr>
              <w:instrText xml:space="preserve"> </w:instrText>
            </w:r>
            <w:r w:rsidRPr="00C9441A">
              <w:rPr>
                <w:rStyle w:val="Hyperlink"/>
                <w:b w:val="0"/>
                <w:rPrChange w:id="1059" w:author="Osnir Estevam [2]" w:date="2016-08-21T17:27:00Z">
                  <w:rPr>
                    <w:rStyle w:val="Hyperlink"/>
                  </w:rPr>
                </w:rPrChange>
              </w:rPr>
              <w:fldChar w:fldCharType="separate"/>
            </w:r>
            <w:r w:rsidRPr="00C9441A">
              <w:rPr>
                <w:rStyle w:val="Hyperlink"/>
                <w:b w:val="0"/>
                <w:rPrChange w:id="1060" w:author="Osnir Estevam [2]" w:date="2016-08-21T17:27:00Z">
                  <w:rPr>
                    <w:rStyle w:val="Hyperlink"/>
                  </w:rPr>
                </w:rPrChange>
              </w:rPr>
              <w:t>4.7.1.</w:t>
            </w:r>
            <w:r w:rsidRPr="00C9441A">
              <w:rPr>
                <w:rFonts w:asciiTheme="minorHAnsi" w:eastAsiaTheme="minorEastAsia" w:hAnsiTheme="minorHAnsi" w:cstheme="minorBidi"/>
                <w:b w:val="0"/>
                <w:color w:val="auto"/>
                <w:sz w:val="22"/>
                <w:szCs w:val="22"/>
              </w:rPr>
              <w:tab/>
            </w:r>
            <w:r w:rsidRPr="00C9441A">
              <w:rPr>
                <w:rStyle w:val="Hyperlink"/>
                <w:b w:val="0"/>
                <w:rPrChange w:id="1061" w:author="Osnir Estevam [2]" w:date="2016-08-21T17:27:00Z">
                  <w:rPr>
                    <w:rStyle w:val="Hyperlink"/>
                  </w:rPr>
                </w:rPrChange>
              </w:rPr>
              <w:t>Personas</w:t>
            </w:r>
            <w:r w:rsidRPr="00C9441A">
              <w:rPr>
                <w:b w:val="0"/>
                <w:webHidden/>
                <w:rPrChange w:id="1062" w:author="Osnir Estevam [2]" w:date="2016-08-21T17:27:00Z">
                  <w:rPr>
                    <w:webHidden/>
                  </w:rPr>
                </w:rPrChange>
              </w:rPr>
              <w:tab/>
            </w:r>
            <w:r w:rsidRPr="00C9441A">
              <w:rPr>
                <w:b w:val="0"/>
                <w:webHidden/>
                <w:rPrChange w:id="1063" w:author="Osnir Estevam [2]" w:date="2016-08-21T17:27:00Z">
                  <w:rPr>
                    <w:webHidden/>
                  </w:rPr>
                </w:rPrChange>
              </w:rPr>
              <w:fldChar w:fldCharType="begin"/>
            </w:r>
            <w:r w:rsidRPr="00C9441A">
              <w:rPr>
                <w:b w:val="0"/>
                <w:webHidden/>
                <w:rPrChange w:id="1064" w:author="Osnir Estevam [2]" w:date="2016-08-21T17:27:00Z">
                  <w:rPr>
                    <w:webHidden/>
                  </w:rPr>
                </w:rPrChange>
              </w:rPr>
              <w:instrText xml:space="preserve"> PAGEREF _Toc459474887 \h </w:instrText>
            </w:r>
          </w:ins>
          <w:r w:rsidRPr="00C9441A">
            <w:rPr>
              <w:b w:val="0"/>
              <w:webHidden/>
              <w:rPrChange w:id="1065" w:author="Osnir Estevam [2]" w:date="2016-08-21T17:27:00Z">
                <w:rPr>
                  <w:b w:val="0"/>
                  <w:webHidden/>
                </w:rPr>
              </w:rPrChange>
            </w:rPr>
          </w:r>
          <w:r w:rsidRPr="00C9441A">
            <w:rPr>
              <w:b w:val="0"/>
              <w:webHidden/>
              <w:rPrChange w:id="1066" w:author="Osnir Estevam [2]" w:date="2016-08-21T17:27:00Z">
                <w:rPr>
                  <w:webHidden/>
                </w:rPr>
              </w:rPrChange>
            </w:rPr>
            <w:fldChar w:fldCharType="separate"/>
          </w:r>
          <w:ins w:id="1067" w:author="Osnir Estevam" w:date="2016-08-20T16:45:00Z">
            <w:r w:rsidRPr="00C9441A">
              <w:rPr>
                <w:b w:val="0"/>
                <w:webHidden/>
                <w:rPrChange w:id="1068" w:author="Osnir Estevam [2]" w:date="2016-08-21T17:27:00Z">
                  <w:rPr>
                    <w:webHidden/>
                  </w:rPr>
                </w:rPrChange>
              </w:rPr>
              <w:t>27</w:t>
            </w:r>
            <w:r w:rsidRPr="00C9441A">
              <w:rPr>
                <w:b w:val="0"/>
                <w:webHidden/>
                <w:rPrChange w:id="1069" w:author="Osnir Estevam [2]" w:date="2016-08-21T17:27:00Z">
                  <w:rPr>
                    <w:webHidden/>
                  </w:rPr>
                </w:rPrChange>
              </w:rPr>
              <w:fldChar w:fldCharType="end"/>
            </w:r>
            <w:r w:rsidRPr="00C9441A">
              <w:rPr>
                <w:rStyle w:val="Hyperlink"/>
                <w:b w:val="0"/>
                <w:rPrChange w:id="1070" w:author="Osnir Estevam [2]" w:date="2016-08-21T17:27:00Z">
                  <w:rPr>
                    <w:rStyle w:val="Hyperlink"/>
                  </w:rPr>
                </w:rPrChange>
              </w:rPr>
              <w:fldChar w:fldCharType="end"/>
            </w:r>
          </w:ins>
        </w:p>
        <w:p w14:paraId="20FA363D" w14:textId="5EB350F4" w:rsidR="007A38D2" w:rsidRPr="00C9441A" w:rsidRDefault="007A38D2">
          <w:pPr>
            <w:pStyle w:val="Sumrio1"/>
            <w:rPr>
              <w:ins w:id="1071" w:author="Osnir Estevam" w:date="2016-08-20T16:45:00Z"/>
              <w:rFonts w:asciiTheme="minorHAnsi" w:eastAsiaTheme="minorEastAsia" w:hAnsiTheme="minorHAnsi" w:cstheme="minorBidi"/>
              <w:b w:val="0"/>
              <w:color w:val="auto"/>
              <w:sz w:val="22"/>
              <w:szCs w:val="22"/>
            </w:rPr>
          </w:pPr>
          <w:ins w:id="1072" w:author="Osnir Estevam" w:date="2016-08-20T16:45:00Z">
            <w:r w:rsidRPr="00C9441A">
              <w:rPr>
                <w:rStyle w:val="Hyperlink"/>
                <w:b w:val="0"/>
                <w:rPrChange w:id="1073" w:author="Osnir Estevam [2]" w:date="2016-08-21T17:27:00Z">
                  <w:rPr>
                    <w:rStyle w:val="Hyperlink"/>
                  </w:rPr>
                </w:rPrChange>
              </w:rPr>
              <w:fldChar w:fldCharType="begin"/>
            </w:r>
            <w:r w:rsidRPr="00C9441A">
              <w:rPr>
                <w:rStyle w:val="Hyperlink"/>
                <w:b w:val="0"/>
                <w:rPrChange w:id="1074" w:author="Osnir Estevam [2]" w:date="2016-08-21T17:27:00Z">
                  <w:rPr>
                    <w:rStyle w:val="Hyperlink"/>
                  </w:rPr>
                </w:rPrChange>
              </w:rPr>
              <w:instrText xml:space="preserve"> </w:instrText>
            </w:r>
            <w:r w:rsidRPr="00C9441A">
              <w:rPr>
                <w:b w:val="0"/>
                <w:rPrChange w:id="1075" w:author="Osnir Estevam [2]" w:date="2016-08-21T17:27:00Z">
                  <w:rPr/>
                </w:rPrChange>
              </w:rPr>
              <w:instrText>HYPERLINK \l "_Toc459474888"</w:instrText>
            </w:r>
            <w:r w:rsidRPr="00C9441A">
              <w:rPr>
                <w:rStyle w:val="Hyperlink"/>
                <w:b w:val="0"/>
                <w:rPrChange w:id="1076" w:author="Osnir Estevam [2]" w:date="2016-08-21T17:27:00Z">
                  <w:rPr>
                    <w:rStyle w:val="Hyperlink"/>
                  </w:rPr>
                </w:rPrChange>
              </w:rPr>
              <w:instrText xml:space="preserve"> </w:instrText>
            </w:r>
            <w:r w:rsidRPr="00C9441A">
              <w:rPr>
                <w:rStyle w:val="Hyperlink"/>
                <w:b w:val="0"/>
                <w:rPrChange w:id="1077" w:author="Osnir Estevam [2]" w:date="2016-08-21T17:27:00Z">
                  <w:rPr>
                    <w:rStyle w:val="Hyperlink"/>
                  </w:rPr>
                </w:rPrChange>
              </w:rPr>
              <w:fldChar w:fldCharType="separate"/>
            </w:r>
            <w:r w:rsidRPr="00C9441A">
              <w:rPr>
                <w:rStyle w:val="Hyperlink"/>
                <w:b w:val="0"/>
                <w:rPrChange w:id="1078" w:author="Osnir Estevam [2]" w:date="2016-08-21T17:27:00Z">
                  <w:rPr>
                    <w:rStyle w:val="Hyperlink"/>
                  </w:rPr>
                </w:rPrChange>
              </w:rPr>
              <w:t>4.7.2.</w:t>
            </w:r>
            <w:r w:rsidRPr="00C9441A">
              <w:rPr>
                <w:rFonts w:asciiTheme="minorHAnsi" w:eastAsiaTheme="minorEastAsia" w:hAnsiTheme="minorHAnsi" w:cstheme="minorBidi"/>
                <w:b w:val="0"/>
                <w:color w:val="auto"/>
                <w:sz w:val="22"/>
                <w:szCs w:val="22"/>
              </w:rPr>
              <w:tab/>
            </w:r>
            <w:r w:rsidRPr="00C9441A">
              <w:rPr>
                <w:rStyle w:val="Hyperlink"/>
                <w:b w:val="0"/>
                <w:rPrChange w:id="1079" w:author="Osnir Estevam [2]" w:date="2016-08-21T17:27:00Z">
                  <w:rPr>
                    <w:rStyle w:val="Hyperlink"/>
                  </w:rPr>
                </w:rPrChange>
              </w:rPr>
              <w:t>Design de Interação</w:t>
            </w:r>
            <w:r w:rsidRPr="00C9441A">
              <w:rPr>
                <w:b w:val="0"/>
                <w:webHidden/>
                <w:rPrChange w:id="1080" w:author="Osnir Estevam [2]" w:date="2016-08-21T17:27:00Z">
                  <w:rPr>
                    <w:webHidden/>
                  </w:rPr>
                </w:rPrChange>
              </w:rPr>
              <w:tab/>
            </w:r>
            <w:r w:rsidRPr="00C9441A">
              <w:rPr>
                <w:b w:val="0"/>
                <w:webHidden/>
                <w:rPrChange w:id="1081" w:author="Osnir Estevam [2]" w:date="2016-08-21T17:27:00Z">
                  <w:rPr>
                    <w:webHidden/>
                  </w:rPr>
                </w:rPrChange>
              </w:rPr>
              <w:fldChar w:fldCharType="begin"/>
            </w:r>
            <w:r w:rsidRPr="00C9441A">
              <w:rPr>
                <w:b w:val="0"/>
                <w:webHidden/>
                <w:rPrChange w:id="1082" w:author="Osnir Estevam [2]" w:date="2016-08-21T17:27:00Z">
                  <w:rPr>
                    <w:webHidden/>
                  </w:rPr>
                </w:rPrChange>
              </w:rPr>
              <w:instrText xml:space="preserve"> PAGEREF _Toc459474888 \h </w:instrText>
            </w:r>
          </w:ins>
          <w:r w:rsidRPr="00C9441A">
            <w:rPr>
              <w:b w:val="0"/>
              <w:webHidden/>
              <w:rPrChange w:id="1083" w:author="Osnir Estevam [2]" w:date="2016-08-21T17:27:00Z">
                <w:rPr>
                  <w:b w:val="0"/>
                  <w:webHidden/>
                </w:rPr>
              </w:rPrChange>
            </w:rPr>
          </w:r>
          <w:r w:rsidRPr="00C9441A">
            <w:rPr>
              <w:b w:val="0"/>
              <w:webHidden/>
              <w:rPrChange w:id="1084" w:author="Osnir Estevam [2]" w:date="2016-08-21T17:27:00Z">
                <w:rPr>
                  <w:webHidden/>
                </w:rPr>
              </w:rPrChange>
            </w:rPr>
            <w:fldChar w:fldCharType="separate"/>
          </w:r>
          <w:ins w:id="1085" w:author="Osnir Estevam" w:date="2016-08-20T16:45:00Z">
            <w:r w:rsidRPr="00C9441A">
              <w:rPr>
                <w:b w:val="0"/>
                <w:webHidden/>
                <w:rPrChange w:id="1086" w:author="Osnir Estevam [2]" w:date="2016-08-21T17:27:00Z">
                  <w:rPr>
                    <w:webHidden/>
                  </w:rPr>
                </w:rPrChange>
              </w:rPr>
              <w:t>29</w:t>
            </w:r>
            <w:r w:rsidRPr="00C9441A">
              <w:rPr>
                <w:b w:val="0"/>
                <w:webHidden/>
                <w:rPrChange w:id="1087" w:author="Osnir Estevam [2]" w:date="2016-08-21T17:27:00Z">
                  <w:rPr>
                    <w:webHidden/>
                  </w:rPr>
                </w:rPrChange>
              </w:rPr>
              <w:fldChar w:fldCharType="end"/>
            </w:r>
            <w:r w:rsidRPr="00C9441A">
              <w:rPr>
                <w:rStyle w:val="Hyperlink"/>
                <w:b w:val="0"/>
                <w:rPrChange w:id="1088" w:author="Osnir Estevam [2]" w:date="2016-08-21T17:27:00Z">
                  <w:rPr>
                    <w:rStyle w:val="Hyperlink"/>
                  </w:rPr>
                </w:rPrChange>
              </w:rPr>
              <w:fldChar w:fldCharType="end"/>
            </w:r>
          </w:ins>
        </w:p>
        <w:p w14:paraId="39FF94CF" w14:textId="0C5A61E9" w:rsidR="007A38D2" w:rsidRPr="00C9441A" w:rsidRDefault="007A38D2">
          <w:pPr>
            <w:pStyle w:val="Sumrio1"/>
            <w:rPr>
              <w:ins w:id="1089" w:author="Osnir Estevam" w:date="2016-08-20T16:45:00Z"/>
              <w:rFonts w:asciiTheme="minorHAnsi" w:eastAsiaTheme="minorEastAsia" w:hAnsiTheme="minorHAnsi" w:cstheme="minorBidi"/>
              <w:b w:val="0"/>
              <w:color w:val="auto"/>
              <w:sz w:val="22"/>
              <w:szCs w:val="22"/>
            </w:rPr>
          </w:pPr>
          <w:ins w:id="1090" w:author="Osnir Estevam" w:date="2016-08-20T16:45:00Z">
            <w:r w:rsidRPr="00C9441A">
              <w:rPr>
                <w:rStyle w:val="Hyperlink"/>
                <w:b w:val="0"/>
                <w:rPrChange w:id="1091" w:author="Osnir Estevam [2]" w:date="2016-08-21T17:27:00Z">
                  <w:rPr>
                    <w:rStyle w:val="Hyperlink"/>
                  </w:rPr>
                </w:rPrChange>
              </w:rPr>
              <w:fldChar w:fldCharType="begin"/>
            </w:r>
            <w:r w:rsidRPr="00C9441A">
              <w:rPr>
                <w:rStyle w:val="Hyperlink"/>
                <w:b w:val="0"/>
                <w:rPrChange w:id="1092" w:author="Osnir Estevam [2]" w:date="2016-08-21T17:27:00Z">
                  <w:rPr>
                    <w:rStyle w:val="Hyperlink"/>
                  </w:rPr>
                </w:rPrChange>
              </w:rPr>
              <w:instrText xml:space="preserve"> </w:instrText>
            </w:r>
            <w:r w:rsidRPr="00C9441A">
              <w:rPr>
                <w:b w:val="0"/>
                <w:rPrChange w:id="1093" w:author="Osnir Estevam [2]" w:date="2016-08-21T17:27:00Z">
                  <w:rPr/>
                </w:rPrChange>
              </w:rPr>
              <w:instrText>HYPERLINK \l "_Toc459474889"</w:instrText>
            </w:r>
            <w:r w:rsidRPr="00C9441A">
              <w:rPr>
                <w:rStyle w:val="Hyperlink"/>
                <w:b w:val="0"/>
                <w:rPrChange w:id="1094" w:author="Osnir Estevam [2]" w:date="2016-08-21T17:27:00Z">
                  <w:rPr>
                    <w:rStyle w:val="Hyperlink"/>
                  </w:rPr>
                </w:rPrChange>
              </w:rPr>
              <w:instrText xml:space="preserve"> </w:instrText>
            </w:r>
            <w:r w:rsidRPr="00C9441A">
              <w:rPr>
                <w:rStyle w:val="Hyperlink"/>
                <w:b w:val="0"/>
                <w:rPrChange w:id="1095" w:author="Osnir Estevam [2]" w:date="2016-08-21T17:27:00Z">
                  <w:rPr>
                    <w:rStyle w:val="Hyperlink"/>
                  </w:rPr>
                </w:rPrChange>
              </w:rPr>
              <w:fldChar w:fldCharType="separate"/>
            </w:r>
            <w:r w:rsidRPr="00C9441A">
              <w:rPr>
                <w:rStyle w:val="Hyperlink"/>
                <w:b w:val="0"/>
                <w:rPrChange w:id="1096" w:author="Osnir Estevam [2]" w:date="2016-08-21T17:27:00Z">
                  <w:rPr>
                    <w:rStyle w:val="Hyperlink"/>
                  </w:rPr>
                </w:rPrChange>
              </w:rPr>
              <w:t>4.7.3.</w:t>
            </w:r>
            <w:r w:rsidRPr="00C9441A">
              <w:rPr>
                <w:rFonts w:asciiTheme="minorHAnsi" w:eastAsiaTheme="minorEastAsia" w:hAnsiTheme="minorHAnsi" w:cstheme="minorBidi"/>
                <w:b w:val="0"/>
                <w:color w:val="auto"/>
                <w:sz w:val="22"/>
                <w:szCs w:val="22"/>
              </w:rPr>
              <w:tab/>
            </w:r>
            <w:r w:rsidRPr="00C9441A">
              <w:rPr>
                <w:rStyle w:val="Hyperlink"/>
                <w:b w:val="0"/>
                <w:rPrChange w:id="1097" w:author="Osnir Estevam [2]" w:date="2016-08-21T17:27:00Z">
                  <w:rPr>
                    <w:rStyle w:val="Hyperlink"/>
                  </w:rPr>
                </w:rPrChange>
              </w:rPr>
              <w:t>Moodboard</w:t>
            </w:r>
            <w:r w:rsidRPr="00C9441A">
              <w:rPr>
                <w:b w:val="0"/>
                <w:webHidden/>
                <w:rPrChange w:id="1098" w:author="Osnir Estevam [2]" w:date="2016-08-21T17:27:00Z">
                  <w:rPr>
                    <w:webHidden/>
                  </w:rPr>
                </w:rPrChange>
              </w:rPr>
              <w:tab/>
            </w:r>
            <w:r w:rsidRPr="00C9441A">
              <w:rPr>
                <w:b w:val="0"/>
                <w:webHidden/>
                <w:rPrChange w:id="1099" w:author="Osnir Estevam [2]" w:date="2016-08-21T17:27:00Z">
                  <w:rPr>
                    <w:webHidden/>
                  </w:rPr>
                </w:rPrChange>
              </w:rPr>
              <w:fldChar w:fldCharType="begin"/>
            </w:r>
            <w:r w:rsidRPr="00C9441A">
              <w:rPr>
                <w:b w:val="0"/>
                <w:webHidden/>
                <w:rPrChange w:id="1100" w:author="Osnir Estevam [2]" w:date="2016-08-21T17:27:00Z">
                  <w:rPr>
                    <w:webHidden/>
                  </w:rPr>
                </w:rPrChange>
              </w:rPr>
              <w:instrText xml:space="preserve"> PAGEREF _Toc459474889 \h </w:instrText>
            </w:r>
          </w:ins>
          <w:r w:rsidRPr="00C9441A">
            <w:rPr>
              <w:b w:val="0"/>
              <w:webHidden/>
              <w:rPrChange w:id="1101" w:author="Osnir Estevam [2]" w:date="2016-08-21T17:27:00Z">
                <w:rPr>
                  <w:b w:val="0"/>
                  <w:webHidden/>
                </w:rPr>
              </w:rPrChange>
            </w:rPr>
          </w:r>
          <w:r w:rsidRPr="00C9441A">
            <w:rPr>
              <w:b w:val="0"/>
              <w:webHidden/>
              <w:rPrChange w:id="1102" w:author="Osnir Estevam [2]" w:date="2016-08-21T17:27:00Z">
                <w:rPr>
                  <w:webHidden/>
                </w:rPr>
              </w:rPrChange>
            </w:rPr>
            <w:fldChar w:fldCharType="separate"/>
          </w:r>
          <w:ins w:id="1103" w:author="Osnir Estevam" w:date="2016-08-20T16:45:00Z">
            <w:r w:rsidRPr="00C9441A">
              <w:rPr>
                <w:b w:val="0"/>
                <w:webHidden/>
                <w:rPrChange w:id="1104" w:author="Osnir Estevam [2]" w:date="2016-08-21T17:27:00Z">
                  <w:rPr>
                    <w:webHidden/>
                  </w:rPr>
                </w:rPrChange>
              </w:rPr>
              <w:t>30</w:t>
            </w:r>
            <w:r w:rsidRPr="00C9441A">
              <w:rPr>
                <w:b w:val="0"/>
                <w:webHidden/>
                <w:rPrChange w:id="1105" w:author="Osnir Estevam [2]" w:date="2016-08-21T17:27:00Z">
                  <w:rPr>
                    <w:webHidden/>
                  </w:rPr>
                </w:rPrChange>
              </w:rPr>
              <w:fldChar w:fldCharType="end"/>
            </w:r>
            <w:r w:rsidRPr="00C9441A">
              <w:rPr>
                <w:rStyle w:val="Hyperlink"/>
                <w:b w:val="0"/>
                <w:rPrChange w:id="1106" w:author="Osnir Estevam [2]" w:date="2016-08-21T17:27:00Z">
                  <w:rPr>
                    <w:rStyle w:val="Hyperlink"/>
                  </w:rPr>
                </w:rPrChange>
              </w:rPr>
              <w:fldChar w:fldCharType="end"/>
            </w:r>
          </w:ins>
        </w:p>
        <w:p w14:paraId="1CFC8A17" w14:textId="3AE591FC" w:rsidR="007A38D2" w:rsidRPr="00C9441A" w:rsidRDefault="007A38D2">
          <w:pPr>
            <w:pStyle w:val="Sumrio1"/>
            <w:rPr>
              <w:ins w:id="1107" w:author="Osnir Estevam" w:date="2016-08-20T16:45:00Z"/>
              <w:rFonts w:asciiTheme="minorHAnsi" w:eastAsiaTheme="minorEastAsia" w:hAnsiTheme="minorHAnsi" w:cstheme="minorBidi"/>
              <w:b w:val="0"/>
              <w:color w:val="auto"/>
              <w:sz w:val="22"/>
              <w:szCs w:val="22"/>
            </w:rPr>
          </w:pPr>
          <w:ins w:id="1108" w:author="Osnir Estevam" w:date="2016-08-20T16:45:00Z">
            <w:r w:rsidRPr="00C9441A">
              <w:rPr>
                <w:rStyle w:val="Hyperlink"/>
                <w:b w:val="0"/>
                <w:rPrChange w:id="1109" w:author="Osnir Estevam [2]" w:date="2016-08-21T17:27:00Z">
                  <w:rPr>
                    <w:rStyle w:val="Hyperlink"/>
                  </w:rPr>
                </w:rPrChange>
              </w:rPr>
              <w:fldChar w:fldCharType="begin"/>
            </w:r>
            <w:r w:rsidRPr="00C9441A">
              <w:rPr>
                <w:rStyle w:val="Hyperlink"/>
                <w:b w:val="0"/>
                <w:rPrChange w:id="1110" w:author="Osnir Estevam [2]" w:date="2016-08-21T17:27:00Z">
                  <w:rPr>
                    <w:rStyle w:val="Hyperlink"/>
                  </w:rPr>
                </w:rPrChange>
              </w:rPr>
              <w:instrText xml:space="preserve"> </w:instrText>
            </w:r>
            <w:r w:rsidRPr="00C9441A">
              <w:rPr>
                <w:b w:val="0"/>
                <w:rPrChange w:id="1111" w:author="Osnir Estevam [2]" w:date="2016-08-21T17:27:00Z">
                  <w:rPr/>
                </w:rPrChange>
              </w:rPr>
              <w:instrText>HYPERLINK \l "_Toc459474890"</w:instrText>
            </w:r>
            <w:r w:rsidRPr="00C9441A">
              <w:rPr>
                <w:rStyle w:val="Hyperlink"/>
                <w:b w:val="0"/>
                <w:rPrChange w:id="1112" w:author="Osnir Estevam [2]" w:date="2016-08-21T17:27:00Z">
                  <w:rPr>
                    <w:rStyle w:val="Hyperlink"/>
                  </w:rPr>
                </w:rPrChange>
              </w:rPr>
              <w:instrText xml:space="preserve"> </w:instrText>
            </w:r>
            <w:r w:rsidRPr="00C9441A">
              <w:rPr>
                <w:rStyle w:val="Hyperlink"/>
                <w:b w:val="0"/>
                <w:rPrChange w:id="1113" w:author="Osnir Estevam [2]" w:date="2016-08-21T17:27:00Z">
                  <w:rPr>
                    <w:rStyle w:val="Hyperlink"/>
                  </w:rPr>
                </w:rPrChange>
              </w:rPr>
              <w:fldChar w:fldCharType="separate"/>
            </w:r>
            <w:r w:rsidRPr="00C9441A">
              <w:rPr>
                <w:rStyle w:val="Hyperlink"/>
                <w:b w:val="0"/>
                <w:rPrChange w:id="1114" w:author="Osnir Estevam [2]" w:date="2016-08-21T17:27:00Z">
                  <w:rPr>
                    <w:rStyle w:val="Hyperlink"/>
                  </w:rPr>
                </w:rPrChange>
              </w:rPr>
              <w:t>4.7.4.</w:t>
            </w:r>
            <w:r w:rsidRPr="00C9441A">
              <w:rPr>
                <w:rFonts w:asciiTheme="minorHAnsi" w:eastAsiaTheme="minorEastAsia" w:hAnsiTheme="minorHAnsi" w:cstheme="minorBidi"/>
                <w:b w:val="0"/>
                <w:color w:val="auto"/>
                <w:sz w:val="22"/>
                <w:szCs w:val="22"/>
              </w:rPr>
              <w:tab/>
            </w:r>
            <w:r w:rsidRPr="00C9441A">
              <w:rPr>
                <w:rStyle w:val="Hyperlink"/>
                <w:b w:val="0"/>
                <w:rPrChange w:id="1115" w:author="Osnir Estevam [2]" w:date="2016-08-21T17:27:00Z">
                  <w:rPr>
                    <w:rStyle w:val="Hyperlink"/>
                  </w:rPr>
                </w:rPrChange>
              </w:rPr>
              <w:t>Style Guide</w:t>
            </w:r>
            <w:r w:rsidRPr="00C9441A">
              <w:rPr>
                <w:b w:val="0"/>
                <w:webHidden/>
                <w:rPrChange w:id="1116" w:author="Osnir Estevam [2]" w:date="2016-08-21T17:27:00Z">
                  <w:rPr>
                    <w:webHidden/>
                  </w:rPr>
                </w:rPrChange>
              </w:rPr>
              <w:tab/>
            </w:r>
            <w:r w:rsidRPr="00C9441A">
              <w:rPr>
                <w:b w:val="0"/>
                <w:webHidden/>
                <w:rPrChange w:id="1117" w:author="Osnir Estevam [2]" w:date="2016-08-21T17:27:00Z">
                  <w:rPr>
                    <w:webHidden/>
                  </w:rPr>
                </w:rPrChange>
              </w:rPr>
              <w:fldChar w:fldCharType="begin"/>
            </w:r>
            <w:r w:rsidRPr="00C9441A">
              <w:rPr>
                <w:b w:val="0"/>
                <w:webHidden/>
                <w:rPrChange w:id="1118" w:author="Osnir Estevam [2]" w:date="2016-08-21T17:27:00Z">
                  <w:rPr>
                    <w:webHidden/>
                  </w:rPr>
                </w:rPrChange>
              </w:rPr>
              <w:instrText xml:space="preserve"> PAGEREF _Toc459474890 \h </w:instrText>
            </w:r>
          </w:ins>
          <w:r w:rsidRPr="00C9441A">
            <w:rPr>
              <w:b w:val="0"/>
              <w:webHidden/>
              <w:rPrChange w:id="1119" w:author="Osnir Estevam [2]" w:date="2016-08-21T17:27:00Z">
                <w:rPr>
                  <w:b w:val="0"/>
                  <w:webHidden/>
                </w:rPr>
              </w:rPrChange>
            </w:rPr>
          </w:r>
          <w:r w:rsidRPr="00C9441A">
            <w:rPr>
              <w:b w:val="0"/>
              <w:webHidden/>
              <w:rPrChange w:id="1120" w:author="Osnir Estevam [2]" w:date="2016-08-21T17:27:00Z">
                <w:rPr>
                  <w:webHidden/>
                </w:rPr>
              </w:rPrChange>
            </w:rPr>
            <w:fldChar w:fldCharType="separate"/>
          </w:r>
          <w:ins w:id="1121" w:author="Osnir Estevam" w:date="2016-08-20T16:45:00Z">
            <w:r w:rsidRPr="00C9441A">
              <w:rPr>
                <w:b w:val="0"/>
                <w:webHidden/>
                <w:rPrChange w:id="1122" w:author="Osnir Estevam [2]" w:date="2016-08-21T17:27:00Z">
                  <w:rPr>
                    <w:webHidden/>
                  </w:rPr>
                </w:rPrChange>
              </w:rPr>
              <w:t>31</w:t>
            </w:r>
            <w:r w:rsidRPr="00C9441A">
              <w:rPr>
                <w:b w:val="0"/>
                <w:webHidden/>
                <w:rPrChange w:id="1123" w:author="Osnir Estevam [2]" w:date="2016-08-21T17:27:00Z">
                  <w:rPr>
                    <w:webHidden/>
                  </w:rPr>
                </w:rPrChange>
              </w:rPr>
              <w:fldChar w:fldCharType="end"/>
            </w:r>
            <w:r w:rsidRPr="00C9441A">
              <w:rPr>
                <w:rStyle w:val="Hyperlink"/>
                <w:b w:val="0"/>
                <w:rPrChange w:id="1124" w:author="Osnir Estevam [2]" w:date="2016-08-21T17:27:00Z">
                  <w:rPr>
                    <w:rStyle w:val="Hyperlink"/>
                  </w:rPr>
                </w:rPrChange>
              </w:rPr>
              <w:fldChar w:fldCharType="end"/>
            </w:r>
          </w:ins>
        </w:p>
        <w:p w14:paraId="1F4A535F" w14:textId="4E22F9F4" w:rsidR="007A38D2" w:rsidRPr="00C9441A" w:rsidRDefault="007A38D2">
          <w:pPr>
            <w:pStyle w:val="Sumrio1"/>
            <w:rPr>
              <w:ins w:id="1125" w:author="Osnir Estevam" w:date="2016-08-20T16:45:00Z"/>
              <w:rFonts w:asciiTheme="minorHAnsi" w:eastAsiaTheme="minorEastAsia" w:hAnsiTheme="minorHAnsi" w:cstheme="minorBidi"/>
              <w:b w:val="0"/>
              <w:color w:val="auto"/>
              <w:sz w:val="22"/>
              <w:szCs w:val="22"/>
            </w:rPr>
          </w:pPr>
          <w:ins w:id="1126" w:author="Osnir Estevam" w:date="2016-08-20T16:45:00Z">
            <w:r w:rsidRPr="00C9441A">
              <w:rPr>
                <w:rStyle w:val="Hyperlink"/>
                <w:b w:val="0"/>
                <w:rPrChange w:id="1127" w:author="Osnir Estevam [2]" w:date="2016-08-21T17:27:00Z">
                  <w:rPr>
                    <w:rStyle w:val="Hyperlink"/>
                  </w:rPr>
                </w:rPrChange>
              </w:rPr>
              <w:fldChar w:fldCharType="begin"/>
            </w:r>
            <w:r w:rsidRPr="00C9441A">
              <w:rPr>
                <w:rStyle w:val="Hyperlink"/>
                <w:b w:val="0"/>
                <w:rPrChange w:id="1128" w:author="Osnir Estevam [2]" w:date="2016-08-21T17:27:00Z">
                  <w:rPr>
                    <w:rStyle w:val="Hyperlink"/>
                  </w:rPr>
                </w:rPrChange>
              </w:rPr>
              <w:instrText xml:space="preserve"> </w:instrText>
            </w:r>
            <w:r w:rsidRPr="00C9441A">
              <w:rPr>
                <w:b w:val="0"/>
                <w:rPrChange w:id="1129" w:author="Osnir Estevam [2]" w:date="2016-08-21T17:27:00Z">
                  <w:rPr/>
                </w:rPrChange>
              </w:rPr>
              <w:instrText>HYPERLINK \l "_Toc459474891"</w:instrText>
            </w:r>
            <w:r w:rsidRPr="00C9441A">
              <w:rPr>
                <w:rStyle w:val="Hyperlink"/>
                <w:b w:val="0"/>
                <w:rPrChange w:id="1130" w:author="Osnir Estevam [2]" w:date="2016-08-21T17:27:00Z">
                  <w:rPr>
                    <w:rStyle w:val="Hyperlink"/>
                  </w:rPr>
                </w:rPrChange>
              </w:rPr>
              <w:instrText xml:space="preserve"> </w:instrText>
            </w:r>
            <w:r w:rsidRPr="00C9441A">
              <w:rPr>
                <w:rStyle w:val="Hyperlink"/>
                <w:b w:val="0"/>
                <w:rPrChange w:id="1131" w:author="Osnir Estevam [2]" w:date="2016-08-21T17:27:00Z">
                  <w:rPr>
                    <w:rStyle w:val="Hyperlink"/>
                  </w:rPr>
                </w:rPrChange>
              </w:rPr>
              <w:fldChar w:fldCharType="separate"/>
            </w:r>
            <w:r w:rsidRPr="00C9441A">
              <w:rPr>
                <w:rStyle w:val="Hyperlink"/>
                <w:b w:val="0"/>
                <w:rPrChange w:id="1132" w:author="Osnir Estevam [2]" w:date="2016-08-21T17:27:00Z">
                  <w:rPr>
                    <w:rStyle w:val="Hyperlink"/>
                  </w:rPr>
                </w:rPrChange>
              </w:rPr>
              <w:t>4.7.5.</w:t>
            </w:r>
            <w:r w:rsidRPr="00C9441A">
              <w:rPr>
                <w:rFonts w:asciiTheme="minorHAnsi" w:eastAsiaTheme="minorEastAsia" w:hAnsiTheme="minorHAnsi" w:cstheme="minorBidi"/>
                <w:b w:val="0"/>
                <w:color w:val="auto"/>
                <w:sz w:val="22"/>
                <w:szCs w:val="22"/>
              </w:rPr>
              <w:tab/>
            </w:r>
            <w:r w:rsidRPr="00C9441A">
              <w:rPr>
                <w:rStyle w:val="Hyperlink"/>
                <w:b w:val="0"/>
                <w:rPrChange w:id="1133" w:author="Osnir Estevam [2]" w:date="2016-08-21T17:27:00Z">
                  <w:rPr>
                    <w:rStyle w:val="Hyperlink"/>
                  </w:rPr>
                </w:rPrChange>
              </w:rPr>
              <w:t>Ícones</w:t>
            </w:r>
            <w:r w:rsidRPr="00C9441A">
              <w:rPr>
                <w:b w:val="0"/>
                <w:webHidden/>
                <w:rPrChange w:id="1134" w:author="Osnir Estevam [2]" w:date="2016-08-21T17:27:00Z">
                  <w:rPr>
                    <w:webHidden/>
                  </w:rPr>
                </w:rPrChange>
              </w:rPr>
              <w:tab/>
            </w:r>
            <w:r w:rsidRPr="00C9441A">
              <w:rPr>
                <w:b w:val="0"/>
                <w:webHidden/>
                <w:rPrChange w:id="1135" w:author="Osnir Estevam [2]" w:date="2016-08-21T17:27:00Z">
                  <w:rPr>
                    <w:webHidden/>
                  </w:rPr>
                </w:rPrChange>
              </w:rPr>
              <w:fldChar w:fldCharType="begin"/>
            </w:r>
            <w:r w:rsidRPr="00C9441A">
              <w:rPr>
                <w:b w:val="0"/>
                <w:webHidden/>
                <w:rPrChange w:id="1136" w:author="Osnir Estevam [2]" w:date="2016-08-21T17:27:00Z">
                  <w:rPr>
                    <w:webHidden/>
                  </w:rPr>
                </w:rPrChange>
              </w:rPr>
              <w:instrText xml:space="preserve"> PAGEREF _Toc459474891 \h </w:instrText>
            </w:r>
          </w:ins>
          <w:r w:rsidRPr="00C9441A">
            <w:rPr>
              <w:b w:val="0"/>
              <w:webHidden/>
              <w:rPrChange w:id="1137" w:author="Osnir Estevam [2]" w:date="2016-08-21T17:27:00Z">
                <w:rPr>
                  <w:b w:val="0"/>
                  <w:webHidden/>
                </w:rPr>
              </w:rPrChange>
            </w:rPr>
          </w:r>
          <w:r w:rsidRPr="00C9441A">
            <w:rPr>
              <w:b w:val="0"/>
              <w:webHidden/>
              <w:rPrChange w:id="1138" w:author="Osnir Estevam [2]" w:date="2016-08-21T17:27:00Z">
                <w:rPr>
                  <w:webHidden/>
                </w:rPr>
              </w:rPrChange>
            </w:rPr>
            <w:fldChar w:fldCharType="separate"/>
          </w:r>
          <w:ins w:id="1139" w:author="Osnir Estevam" w:date="2016-08-20T16:45:00Z">
            <w:r w:rsidRPr="00C9441A">
              <w:rPr>
                <w:b w:val="0"/>
                <w:webHidden/>
                <w:rPrChange w:id="1140" w:author="Osnir Estevam [2]" w:date="2016-08-21T17:27:00Z">
                  <w:rPr>
                    <w:webHidden/>
                  </w:rPr>
                </w:rPrChange>
              </w:rPr>
              <w:t>33</w:t>
            </w:r>
            <w:r w:rsidRPr="00C9441A">
              <w:rPr>
                <w:b w:val="0"/>
                <w:webHidden/>
                <w:rPrChange w:id="1141" w:author="Osnir Estevam [2]" w:date="2016-08-21T17:27:00Z">
                  <w:rPr>
                    <w:webHidden/>
                  </w:rPr>
                </w:rPrChange>
              </w:rPr>
              <w:fldChar w:fldCharType="end"/>
            </w:r>
            <w:r w:rsidRPr="00C9441A">
              <w:rPr>
                <w:rStyle w:val="Hyperlink"/>
                <w:b w:val="0"/>
                <w:rPrChange w:id="1142" w:author="Osnir Estevam [2]" w:date="2016-08-21T17:27:00Z">
                  <w:rPr>
                    <w:rStyle w:val="Hyperlink"/>
                  </w:rPr>
                </w:rPrChange>
              </w:rPr>
              <w:fldChar w:fldCharType="end"/>
            </w:r>
          </w:ins>
        </w:p>
        <w:p w14:paraId="016D3424" w14:textId="31B8BE36" w:rsidR="007A38D2" w:rsidRPr="00C9441A" w:rsidRDefault="007A38D2">
          <w:pPr>
            <w:pStyle w:val="Sumrio1"/>
            <w:rPr>
              <w:ins w:id="1143" w:author="Osnir Estevam" w:date="2016-08-20T16:45:00Z"/>
              <w:rFonts w:asciiTheme="minorHAnsi" w:eastAsiaTheme="minorEastAsia" w:hAnsiTheme="minorHAnsi" w:cstheme="minorBidi"/>
              <w:b w:val="0"/>
              <w:color w:val="auto"/>
              <w:sz w:val="22"/>
              <w:szCs w:val="22"/>
            </w:rPr>
          </w:pPr>
          <w:ins w:id="1144" w:author="Osnir Estevam" w:date="2016-08-20T16:45:00Z">
            <w:r w:rsidRPr="00C9441A">
              <w:rPr>
                <w:rStyle w:val="Hyperlink"/>
                <w:b w:val="0"/>
                <w:rPrChange w:id="1145" w:author="Osnir Estevam [2]" w:date="2016-08-21T17:27:00Z">
                  <w:rPr>
                    <w:rStyle w:val="Hyperlink"/>
                  </w:rPr>
                </w:rPrChange>
              </w:rPr>
              <w:fldChar w:fldCharType="begin"/>
            </w:r>
            <w:r w:rsidRPr="00C9441A">
              <w:rPr>
                <w:rStyle w:val="Hyperlink"/>
                <w:b w:val="0"/>
                <w:rPrChange w:id="1146" w:author="Osnir Estevam [2]" w:date="2016-08-21T17:27:00Z">
                  <w:rPr>
                    <w:rStyle w:val="Hyperlink"/>
                  </w:rPr>
                </w:rPrChange>
              </w:rPr>
              <w:instrText xml:space="preserve"> </w:instrText>
            </w:r>
            <w:r w:rsidRPr="00C9441A">
              <w:rPr>
                <w:b w:val="0"/>
                <w:rPrChange w:id="1147" w:author="Osnir Estevam [2]" w:date="2016-08-21T17:27:00Z">
                  <w:rPr/>
                </w:rPrChange>
              </w:rPr>
              <w:instrText>HYPERLINK \l "_Toc459474892"</w:instrText>
            </w:r>
            <w:r w:rsidRPr="00C9441A">
              <w:rPr>
                <w:rStyle w:val="Hyperlink"/>
                <w:b w:val="0"/>
                <w:rPrChange w:id="1148" w:author="Osnir Estevam [2]" w:date="2016-08-21T17:27:00Z">
                  <w:rPr>
                    <w:rStyle w:val="Hyperlink"/>
                  </w:rPr>
                </w:rPrChange>
              </w:rPr>
              <w:instrText xml:space="preserve"> </w:instrText>
            </w:r>
            <w:r w:rsidRPr="00C9441A">
              <w:rPr>
                <w:rStyle w:val="Hyperlink"/>
                <w:b w:val="0"/>
                <w:rPrChange w:id="1149" w:author="Osnir Estevam [2]" w:date="2016-08-21T17:27:00Z">
                  <w:rPr>
                    <w:rStyle w:val="Hyperlink"/>
                  </w:rPr>
                </w:rPrChange>
              </w:rPr>
              <w:fldChar w:fldCharType="separate"/>
            </w:r>
            <w:r w:rsidRPr="00C9441A">
              <w:rPr>
                <w:rStyle w:val="Hyperlink"/>
                <w:b w:val="0"/>
                <w:rPrChange w:id="1150" w:author="Osnir Estevam [2]" w:date="2016-08-21T17:27:00Z">
                  <w:rPr>
                    <w:rStyle w:val="Hyperlink"/>
                  </w:rPr>
                </w:rPrChange>
              </w:rPr>
              <w:t>4.7.6.</w:t>
            </w:r>
            <w:r w:rsidRPr="00C9441A">
              <w:rPr>
                <w:rFonts w:asciiTheme="minorHAnsi" w:eastAsiaTheme="minorEastAsia" w:hAnsiTheme="minorHAnsi" w:cstheme="minorBidi"/>
                <w:b w:val="0"/>
                <w:color w:val="auto"/>
                <w:sz w:val="22"/>
                <w:szCs w:val="22"/>
              </w:rPr>
              <w:tab/>
            </w:r>
            <w:r w:rsidRPr="00C9441A">
              <w:rPr>
                <w:rStyle w:val="Hyperlink"/>
                <w:b w:val="0"/>
                <w:rPrChange w:id="1151" w:author="Osnir Estevam [2]" w:date="2016-08-21T17:27:00Z">
                  <w:rPr>
                    <w:rStyle w:val="Hyperlink"/>
                  </w:rPr>
                </w:rPrChange>
              </w:rPr>
              <w:t>Story board</w:t>
            </w:r>
            <w:r w:rsidRPr="00C9441A">
              <w:rPr>
                <w:b w:val="0"/>
                <w:webHidden/>
                <w:rPrChange w:id="1152" w:author="Osnir Estevam [2]" w:date="2016-08-21T17:27:00Z">
                  <w:rPr>
                    <w:webHidden/>
                  </w:rPr>
                </w:rPrChange>
              </w:rPr>
              <w:tab/>
            </w:r>
            <w:r w:rsidRPr="00C9441A">
              <w:rPr>
                <w:b w:val="0"/>
                <w:webHidden/>
                <w:rPrChange w:id="1153" w:author="Osnir Estevam [2]" w:date="2016-08-21T17:27:00Z">
                  <w:rPr>
                    <w:webHidden/>
                  </w:rPr>
                </w:rPrChange>
              </w:rPr>
              <w:fldChar w:fldCharType="begin"/>
            </w:r>
            <w:r w:rsidRPr="00C9441A">
              <w:rPr>
                <w:b w:val="0"/>
                <w:webHidden/>
                <w:rPrChange w:id="1154" w:author="Osnir Estevam [2]" w:date="2016-08-21T17:27:00Z">
                  <w:rPr>
                    <w:webHidden/>
                  </w:rPr>
                </w:rPrChange>
              </w:rPr>
              <w:instrText xml:space="preserve"> PAGEREF _Toc459474892 \h </w:instrText>
            </w:r>
          </w:ins>
          <w:r w:rsidRPr="00C9441A">
            <w:rPr>
              <w:b w:val="0"/>
              <w:webHidden/>
              <w:rPrChange w:id="1155" w:author="Osnir Estevam [2]" w:date="2016-08-21T17:27:00Z">
                <w:rPr>
                  <w:b w:val="0"/>
                  <w:webHidden/>
                </w:rPr>
              </w:rPrChange>
            </w:rPr>
          </w:r>
          <w:r w:rsidRPr="00C9441A">
            <w:rPr>
              <w:b w:val="0"/>
              <w:webHidden/>
              <w:rPrChange w:id="1156" w:author="Osnir Estevam [2]" w:date="2016-08-21T17:27:00Z">
                <w:rPr>
                  <w:webHidden/>
                </w:rPr>
              </w:rPrChange>
            </w:rPr>
            <w:fldChar w:fldCharType="separate"/>
          </w:r>
          <w:ins w:id="1157" w:author="Osnir Estevam" w:date="2016-08-20T16:45:00Z">
            <w:r w:rsidRPr="00C9441A">
              <w:rPr>
                <w:b w:val="0"/>
                <w:webHidden/>
                <w:rPrChange w:id="1158" w:author="Osnir Estevam [2]" w:date="2016-08-21T17:27:00Z">
                  <w:rPr>
                    <w:webHidden/>
                  </w:rPr>
                </w:rPrChange>
              </w:rPr>
              <w:t>33</w:t>
            </w:r>
            <w:r w:rsidRPr="00C9441A">
              <w:rPr>
                <w:b w:val="0"/>
                <w:webHidden/>
                <w:rPrChange w:id="1159" w:author="Osnir Estevam [2]" w:date="2016-08-21T17:27:00Z">
                  <w:rPr>
                    <w:webHidden/>
                  </w:rPr>
                </w:rPrChange>
              </w:rPr>
              <w:fldChar w:fldCharType="end"/>
            </w:r>
            <w:r w:rsidRPr="00C9441A">
              <w:rPr>
                <w:rStyle w:val="Hyperlink"/>
                <w:b w:val="0"/>
                <w:rPrChange w:id="1160" w:author="Osnir Estevam [2]" w:date="2016-08-21T17:27:00Z">
                  <w:rPr>
                    <w:rStyle w:val="Hyperlink"/>
                  </w:rPr>
                </w:rPrChange>
              </w:rPr>
              <w:fldChar w:fldCharType="end"/>
            </w:r>
          </w:ins>
        </w:p>
        <w:p w14:paraId="5575E746" w14:textId="479C15B9" w:rsidR="007A38D2" w:rsidRPr="00C9441A" w:rsidRDefault="007A38D2">
          <w:pPr>
            <w:pStyle w:val="Sumrio1"/>
            <w:rPr>
              <w:ins w:id="1161" w:author="Osnir Estevam" w:date="2016-08-20T16:45:00Z"/>
              <w:rFonts w:asciiTheme="minorHAnsi" w:eastAsiaTheme="minorEastAsia" w:hAnsiTheme="minorHAnsi" w:cstheme="minorBidi"/>
              <w:b w:val="0"/>
              <w:color w:val="auto"/>
              <w:sz w:val="22"/>
              <w:szCs w:val="22"/>
            </w:rPr>
          </w:pPr>
          <w:ins w:id="1162" w:author="Osnir Estevam" w:date="2016-08-20T16:45:00Z">
            <w:r w:rsidRPr="00C9441A">
              <w:rPr>
                <w:rStyle w:val="Hyperlink"/>
                <w:b w:val="0"/>
                <w:rPrChange w:id="1163" w:author="Osnir Estevam [2]" w:date="2016-08-21T17:27:00Z">
                  <w:rPr>
                    <w:rStyle w:val="Hyperlink"/>
                  </w:rPr>
                </w:rPrChange>
              </w:rPr>
              <w:fldChar w:fldCharType="begin"/>
            </w:r>
            <w:r w:rsidRPr="00C9441A">
              <w:rPr>
                <w:rStyle w:val="Hyperlink"/>
                <w:b w:val="0"/>
                <w:rPrChange w:id="1164" w:author="Osnir Estevam [2]" w:date="2016-08-21T17:27:00Z">
                  <w:rPr>
                    <w:rStyle w:val="Hyperlink"/>
                  </w:rPr>
                </w:rPrChange>
              </w:rPr>
              <w:instrText xml:space="preserve"> </w:instrText>
            </w:r>
            <w:r w:rsidRPr="00C9441A">
              <w:rPr>
                <w:b w:val="0"/>
                <w:rPrChange w:id="1165" w:author="Osnir Estevam [2]" w:date="2016-08-21T17:27:00Z">
                  <w:rPr/>
                </w:rPrChange>
              </w:rPr>
              <w:instrText>HYPERLINK \l "_Toc459474894"</w:instrText>
            </w:r>
            <w:r w:rsidRPr="00C9441A">
              <w:rPr>
                <w:rStyle w:val="Hyperlink"/>
                <w:b w:val="0"/>
                <w:rPrChange w:id="1166" w:author="Osnir Estevam [2]" w:date="2016-08-21T17:27:00Z">
                  <w:rPr>
                    <w:rStyle w:val="Hyperlink"/>
                  </w:rPr>
                </w:rPrChange>
              </w:rPr>
              <w:instrText xml:space="preserve"> </w:instrText>
            </w:r>
            <w:r w:rsidRPr="00C9441A">
              <w:rPr>
                <w:rStyle w:val="Hyperlink"/>
                <w:b w:val="0"/>
                <w:rPrChange w:id="1167" w:author="Osnir Estevam [2]" w:date="2016-08-21T17:27:00Z">
                  <w:rPr>
                    <w:rStyle w:val="Hyperlink"/>
                  </w:rPr>
                </w:rPrChange>
              </w:rPr>
              <w:fldChar w:fldCharType="separate"/>
            </w:r>
            <w:r w:rsidRPr="00C9441A">
              <w:rPr>
                <w:rStyle w:val="Hyperlink"/>
                <w:b w:val="0"/>
                <w:rPrChange w:id="1168" w:author="Osnir Estevam [2]" w:date="2016-08-21T17:27:00Z">
                  <w:rPr>
                    <w:rStyle w:val="Hyperlink"/>
                  </w:rPr>
                </w:rPrChange>
              </w:rPr>
              <w:t>5.</w:t>
            </w:r>
            <w:r w:rsidRPr="00C9441A">
              <w:rPr>
                <w:rFonts w:asciiTheme="minorHAnsi" w:eastAsiaTheme="minorEastAsia" w:hAnsiTheme="minorHAnsi" w:cstheme="minorBidi"/>
                <w:b w:val="0"/>
                <w:color w:val="auto"/>
                <w:sz w:val="22"/>
                <w:szCs w:val="22"/>
              </w:rPr>
              <w:tab/>
            </w:r>
            <w:r w:rsidRPr="00C9441A">
              <w:rPr>
                <w:rStyle w:val="Hyperlink"/>
                <w:b w:val="0"/>
                <w:rPrChange w:id="1169" w:author="Osnir Estevam [2]" w:date="2016-08-21T17:27:00Z">
                  <w:rPr>
                    <w:rStyle w:val="Hyperlink"/>
                  </w:rPr>
                </w:rPrChange>
              </w:rPr>
              <w:t>METODOLOGIA DE PESQUISA</w:t>
            </w:r>
            <w:r w:rsidRPr="00C9441A">
              <w:rPr>
                <w:b w:val="0"/>
                <w:webHidden/>
                <w:rPrChange w:id="1170" w:author="Osnir Estevam [2]" w:date="2016-08-21T17:27:00Z">
                  <w:rPr>
                    <w:webHidden/>
                  </w:rPr>
                </w:rPrChange>
              </w:rPr>
              <w:tab/>
            </w:r>
            <w:r w:rsidRPr="00C9441A">
              <w:rPr>
                <w:b w:val="0"/>
                <w:webHidden/>
                <w:rPrChange w:id="1171" w:author="Osnir Estevam [2]" w:date="2016-08-21T17:27:00Z">
                  <w:rPr>
                    <w:webHidden/>
                  </w:rPr>
                </w:rPrChange>
              </w:rPr>
              <w:fldChar w:fldCharType="begin"/>
            </w:r>
            <w:r w:rsidRPr="00C9441A">
              <w:rPr>
                <w:b w:val="0"/>
                <w:webHidden/>
                <w:rPrChange w:id="1172" w:author="Osnir Estevam [2]" w:date="2016-08-21T17:27:00Z">
                  <w:rPr>
                    <w:webHidden/>
                  </w:rPr>
                </w:rPrChange>
              </w:rPr>
              <w:instrText xml:space="preserve"> PAGEREF _Toc459474894 \h </w:instrText>
            </w:r>
          </w:ins>
          <w:r w:rsidRPr="00C9441A">
            <w:rPr>
              <w:b w:val="0"/>
              <w:webHidden/>
              <w:rPrChange w:id="1173" w:author="Osnir Estevam [2]" w:date="2016-08-21T17:27:00Z">
                <w:rPr>
                  <w:b w:val="0"/>
                  <w:webHidden/>
                </w:rPr>
              </w:rPrChange>
            </w:rPr>
          </w:r>
          <w:r w:rsidRPr="00C9441A">
            <w:rPr>
              <w:b w:val="0"/>
              <w:webHidden/>
              <w:rPrChange w:id="1174" w:author="Osnir Estevam [2]" w:date="2016-08-21T17:27:00Z">
                <w:rPr>
                  <w:webHidden/>
                </w:rPr>
              </w:rPrChange>
            </w:rPr>
            <w:fldChar w:fldCharType="separate"/>
          </w:r>
          <w:ins w:id="1175" w:author="Osnir Estevam" w:date="2016-08-20T16:45:00Z">
            <w:r w:rsidRPr="00C9441A">
              <w:rPr>
                <w:b w:val="0"/>
                <w:webHidden/>
                <w:rPrChange w:id="1176" w:author="Osnir Estevam [2]" w:date="2016-08-21T17:27:00Z">
                  <w:rPr>
                    <w:webHidden/>
                  </w:rPr>
                </w:rPrChange>
              </w:rPr>
              <w:t>35</w:t>
            </w:r>
            <w:r w:rsidRPr="00C9441A">
              <w:rPr>
                <w:b w:val="0"/>
                <w:webHidden/>
                <w:rPrChange w:id="1177" w:author="Osnir Estevam [2]" w:date="2016-08-21T17:27:00Z">
                  <w:rPr>
                    <w:webHidden/>
                  </w:rPr>
                </w:rPrChange>
              </w:rPr>
              <w:fldChar w:fldCharType="end"/>
            </w:r>
            <w:r w:rsidRPr="00C9441A">
              <w:rPr>
                <w:rStyle w:val="Hyperlink"/>
                <w:b w:val="0"/>
                <w:rPrChange w:id="1178" w:author="Osnir Estevam [2]" w:date="2016-08-21T17:27:00Z">
                  <w:rPr>
                    <w:rStyle w:val="Hyperlink"/>
                  </w:rPr>
                </w:rPrChange>
              </w:rPr>
              <w:fldChar w:fldCharType="end"/>
            </w:r>
          </w:ins>
        </w:p>
        <w:p w14:paraId="273649FD" w14:textId="14DFA027" w:rsidR="007A38D2" w:rsidRPr="00C9441A" w:rsidRDefault="007A38D2">
          <w:pPr>
            <w:pStyle w:val="Sumrio1"/>
            <w:rPr>
              <w:ins w:id="1179" w:author="Osnir Estevam" w:date="2016-08-20T16:45:00Z"/>
              <w:rFonts w:asciiTheme="minorHAnsi" w:eastAsiaTheme="minorEastAsia" w:hAnsiTheme="minorHAnsi" w:cstheme="minorBidi"/>
              <w:b w:val="0"/>
              <w:color w:val="auto"/>
              <w:sz w:val="22"/>
              <w:szCs w:val="22"/>
            </w:rPr>
          </w:pPr>
          <w:ins w:id="1180" w:author="Osnir Estevam" w:date="2016-08-20T16:45:00Z">
            <w:r w:rsidRPr="00C9441A">
              <w:rPr>
                <w:rStyle w:val="Hyperlink"/>
                <w:b w:val="0"/>
                <w:rPrChange w:id="1181" w:author="Osnir Estevam [2]" w:date="2016-08-21T17:27:00Z">
                  <w:rPr>
                    <w:rStyle w:val="Hyperlink"/>
                  </w:rPr>
                </w:rPrChange>
              </w:rPr>
              <w:fldChar w:fldCharType="begin"/>
            </w:r>
            <w:r w:rsidRPr="00C9441A">
              <w:rPr>
                <w:rStyle w:val="Hyperlink"/>
                <w:b w:val="0"/>
                <w:rPrChange w:id="1182" w:author="Osnir Estevam [2]" w:date="2016-08-21T17:27:00Z">
                  <w:rPr>
                    <w:rStyle w:val="Hyperlink"/>
                  </w:rPr>
                </w:rPrChange>
              </w:rPr>
              <w:instrText xml:space="preserve"> </w:instrText>
            </w:r>
            <w:r w:rsidRPr="00C9441A">
              <w:rPr>
                <w:b w:val="0"/>
                <w:rPrChange w:id="1183" w:author="Osnir Estevam [2]" w:date="2016-08-21T17:27:00Z">
                  <w:rPr/>
                </w:rPrChange>
              </w:rPr>
              <w:instrText>HYPERLINK \l "_Toc459474897"</w:instrText>
            </w:r>
            <w:r w:rsidRPr="00C9441A">
              <w:rPr>
                <w:rStyle w:val="Hyperlink"/>
                <w:b w:val="0"/>
                <w:rPrChange w:id="1184" w:author="Osnir Estevam [2]" w:date="2016-08-21T17:27:00Z">
                  <w:rPr>
                    <w:rStyle w:val="Hyperlink"/>
                  </w:rPr>
                </w:rPrChange>
              </w:rPr>
              <w:instrText xml:space="preserve"> </w:instrText>
            </w:r>
            <w:r w:rsidRPr="00C9441A">
              <w:rPr>
                <w:rStyle w:val="Hyperlink"/>
                <w:b w:val="0"/>
                <w:rPrChange w:id="1185" w:author="Osnir Estevam [2]" w:date="2016-08-21T17:27:00Z">
                  <w:rPr>
                    <w:rStyle w:val="Hyperlink"/>
                  </w:rPr>
                </w:rPrChange>
              </w:rPr>
              <w:fldChar w:fldCharType="separate"/>
            </w:r>
            <w:r w:rsidRPr="00C9441A">
              <w:rPr>
                <w:rStyle w:val="Hyperlink"/>
                <w:b w:val="0"/>
                <w:rPrChange w:id="1186" w:author="Osnir Estevam [2]" w:date="2016-08-21T17:27:00Z">
                  <w:rPr>
                    <w:rStyle w:val="Hyperlink"/>
                  </w:rPr>
                </w:rPrChange>
              </w:rPr>
              <w:t>5.1.1.</w:t>
            </w:r>
            <w:r w:rsidRPr="00C9441A">
              <w:rPr>
                <w:rFonts w:asciiTheme="minorHAnsi" w:eastAsiaTheme="minorEastAsia" w:hAnsiTheme="minorHAnsi" w:cstheme="minorBidi"/>
                <w:b w:val="0"/>
                <w:color w:val="auto"/>
                <w:sz w:val="22"/>
                <w:szCs w:val="22"/>
              </w:rPr>
              <w:tab/>
            </w:r>
            <w:r w:rsidRPr="00C9441A">
              <w:rPr>
                <w:rStyle w:val="Hyperlink"/>
                <w:b w:val="0"/>
                <w:rPrChange w:id="1187" w:author="Osnir Estevam [2]" w:date="2016-08-21T17:27:00Z">
                  <w:rPr>
                    <w:rStyle w:val="Hyperlink"/>
                  </w:rPr>
                </w:rPrChange>
              </w:rPr>
              <w:t>Instrumentos de Pesquisa</w:t>
            </w:r>
            <w:r w:rsidRPr="00C9441A">
              <w:rPr>
                <w:b w:val="0"/>
                <w:webHidden/>
                <w:rPrChange w:id="1188" w:author="Osnir Estevam [2]" w:date="2016-08-21T17:27:00Z">
                  <w:rPr>
                    <w:webHidden/>
                  </w:rPr>
                </w:rPrChange>
              </w:rPr>
              <w:tab/>
            </w:r>
            <w:r w:rsidRPr="00C9441A">
              <w:rPr>
                <w:b w:val="0"/>
                <w:webHidden/>
                <w:rPrChange w:id="1189" w:author="Osnir Estevam [2]" w:date="2016-08-21T17:27:00Z">
                  <w:rPr>
                    <w:webHidden/>
                  </w:rPr>
                </w:rPrChange>
              </w:rPr>
              <w:fldChar w:fldCharType="begin"/>
            </w:r>
            <w:r w:rsidRPr="00C9441A">
              <w:rPr>
                <w:b w:val="0"/>
                <w:webHidden/>
                <w:rPrChange w:id="1190" w:author="Osnir Estevam [2]" w:date="2016-08-21T17:27:00Z">
                  <w:rPr>
                    <w:webHidden/>
                  </w:rPr>
                </w:rPrChange>
              </w:rPr>
              <w:instrText xml:space="preserve"> PAGEREF _Toc459474897 \h </w:instrText>
            </w:r>
          </w:ins>
          <w:r w:rsidRPr="00C9441A">
            <w:rPr>
              <w:b w:val="0"/>
              <w:webHidden/>
              <w:rPrChange w:id="1191" w:author="Osnir Estevam [2]" w:date="2016-08-21T17:27:00Z">
                <w:rPr>
                  <w:b w:val="0"/>
                  <w:webHidden/>
                </w:rPr>
              </w:rPrChange>
            </w:rPr>
          </w:r>
          <w:r w:rsidRPr="00C9441A">
            <w:rPr>
              <w:b w:val="0"/>
              <w:webHidden/>
              <w:rPrChange w:id="1192" w:author="Osnir Estevam [2]" w:date="2016-08-21T17:27:00Z">
                <w:rPr>
                  <w:webHidden/>
                </w:rPr>
              </w:rPrChange>
            </w:rPr>
            <w:fldChar w:fldCharType="separate"/>
          </w:r>
          <w:ins w:id="1193" w:author="Osnir Estevam" w:date="2016-08-20T16:45:00Z">
            <w:r w:rsidRPr="00C9441A">
              <w:rPr>
                <w:b w:val="0"/>
                <w:webHidden/>
                <w:rPrChange w:id="1194" w:author="Osnir Estevam [2]" w:date="2016-08-21T17:27:00Z">
                  <w:rPr>
                    <w:webHidden/>
                  </w:rPr>
                </w:rPrChange>
              </w:rPr>
              <w:t>35</w:t>
            </w:r>
            <w:r w:rsidRPr="00C9441A">
              <w:rPr>
                <w:b w:val="0"/>
                <w:webHidden/>
                <w:rPrChange w:id="1195" w:author="Osnir Estevam [2]" w:date="2016-08-21T17:27:00Z">
                  <w:rPr>
                    <w:webHidden/>
                  </w:rPr>
                </w:rPrChange>
              </w:rPr>
              <w:fldChar w:fldCharType="end"/>
            </w:r>
            <w:r w:rsidRPr="00C9441A">
              <w:rPr>
                <w:rStyle w:val="Hyperlink"/>
                <w:b w:val="0"/>
                <w:rPrChange w:id="1196" w:author="Osnir Estevam [2]" w:date="2016-08-21T17:27:00Z">
                  <w:rPr>
                    <w:rStyle w:val="Hyperlink"/>
                  </w:rPr>
                </w:rPrChange>
              </w:rPr>
              <w:fldChar w:fldCharType="end"/>
            </w:r>
          </w:ins>
        </w:p>
        <w:p w14:paraId="68C140E1" w14:textId="3852C072" w:rsidR="007A38D2" w:rsidRPr="00C9441A" w:rsidRDefault="007A38D2">
          <w:pPr>
            <w:pStyle w:val="Sumrio1"/>
            <w:rPr>
              <w:ins w:id="1197" w:author="Osnir Estevam" w:date="2016-08-20T16:45:00Z"/>
              <w:rFonts w:asciiTheme="minorHAnsi" w:eastAsiaTheme="minorEastAsia" w:hAnsiTheme="minorHAnsi" w:cstheme="minorBidi"/>
              <w:b w:val="0"/>
              <w:color w:val="auto"/>
              <w:sz w:val="22"/>
              <w:szCs w:val="22"/>
            </w:rPr>
          </w:pPr>
          <w:ins w:id="1198" w:author="Osnir Estevam" w:date="2016-08-20T16:45:00Z">
            <w:r w:rsidRPr="00C9441A">
              <w:rPr>
                <w:rStyle w:val="Hyperlink"/>
                <w:b w:val="0"/>
                <w:rPrChange w:id="1199" w:author="Osnir Estevam [2]" w:date="2016-08-21T17:27:00Z">
                  <w:rPr>
                    <w:rStyle w:val="Hyperlink"/>
                  </w:rPr>
                </w:rPrChange>
              </w:rPr>
              <w:lastRenderedPageBreak/>
              <w:fldChar w:fldCharType="begin"/>
            </w:r>
            <w:r w:rsidRPr="00C9441A">
              <w:rPr>
                <w:rStyle w:val="Hyperlink"/>
                <w:b w:val="0"/>
                <w:rPrChange w:id="1200" w:author="Osnir Estevam [2]" w:date="2016-08-21T17:27:00Z">
                  <w:rPr>
                    <w:rStyle w:val="Hyperlink"/>
                  </w:rPr>
                </w:rPrChange>
              </w:rPr>
              <w:instrText xml:space="preserve"> </w:instrText>
            </w:r>
            <w:r w:rsidRPr="00C9441A">
              <w:rPr>
                <w:b w:val="0"/>
                <w:rPrChange w:id="1201" w:author="Osnir Estevam [2]" w:date="2016-08-21T17:27:00Z">
                  <w:rPr/>
                </w:rPrChange>
              </w:rPr>
              <w:instrText>HYPERLINK \l "_Toc459474898"</w:instrText>
            </w:r>
            <w:r w:rsidRPr="00C9441A">
              <w:rPr>
                <w:rStyle w:val="Hyperlink"/>
                <w:b w:val="0"/>
                <w:rPrChange w:id="1202" w:author="Osnir Estevam [2]" w:date="2016-08-21T17:27:00Z">
                  <w:rPr>
                    <w:rStyle w:val="Hyperlink"/>
                  </w:rPr>
                </w:rPrChange>
              </w:rPr>
              <w:instrText xml:space="preserve"> </w:instrText>
            </w:r>
            <w:r w:rsidRPr="00C9441A">
              <w:rPr>
                <w:rStyle w:val="Hyperlink"/>
                <w:b w:val="0"/>
                <w:rPrChange w:id="1203" w:author="Osnir Estevam [2]" w:date="2016-08-21T17:27:00Z">
                  <w:rPr>
                    <w:rStyle w:val="Hyperlink"/>
                  </w:rPr>
                </w:rPrChange>
              </w:rPr>
              <w:fldChar w:fldCharType="separate"/>
            </w:r>
            <w:r w:rsidRPr="00C9441A">
              <w:rPr>
                <w:rStyle w:val="Hyperlink"/>
                <w:b w:val="0"/>
                <w:rPrChange w:id="1204" w:author="Osnir Estevam [2]" w:date="2016-08-21T17:27:00Z">
                  <w:rPr>
                    <w:rStyle w:val="Hyperlink"/>
                  </w:rPr>
                </w:rPrChange>
              </w:rPr>
              <w:t>5.1.1.1.</w:t>
            </w:r>
            <w:r w:rsidRPr="00C9441A">
              <w:rPr>
                <w:rFonts w:asciiTheme="minorHAnsi" w:eastAsiaTheme="minorEastAsia" w:hAnsiTheme="minorHAnsi" w:cstheme="minorBidi"/>
                <w:b w:val="0"/>
                <w:color w:val="auto"/>
                <w:sz w:val="22"/>
                <w:szCs w:val="22"/>
              </w:rPr>
              <w:tab/>
            </w:r>
            <w:r w:rsidRPr="00C9441A">
              <w:rPr>
                <w:rStyle w:val="Hyperlink"/>
                <w:b w:val="0"/>
                <w:rPrChange w:id="1205" w:author="Osnir Estevam [2]" w:date="2016-08-21T17:27:00Z">
                  <w:rPr>
                    <w:rStyle w:val="Hyperlink"/>
                  </w:rPr>
                </w:rPrChange>
              </w:rPr>
              <w:t>Mercado</w:t>
            </w:r>
            <w:r w:rsidRPr="00C9441A">
              <w:rPr>
                <w:b w:val="0"/>
                <w:webHidden/>
                <w:rPrChange w:id="1206" w:author="Osnir Estevam [2]" w:date="2016-08-21T17:27:00Z">
                  <w:rPr>
                    <w:webHidden/>
                  </w:rPr>
                </w:rPrChange>
              </w:rPr>
              <w:tab/>
            </w:r>
            <w:r w:rsidRPr="00C9441A">
              <w:rPr>
                <w:b w:val="0"/>
                <w:webHidden/>
                <w:rPrChange w:id="1207" w:author="Osnir Estevam [2]" w:date="2016-08-21T17:27:00Z">
                  <w:rPr>
                    <w:webHidden/>
                  </w:rPr>
                </w:rPrChange>
              </w:rPr>
              <w:fldChar w:fldCharType="begin"/>
            </w:r>
            <w:r w:rsidRPr="00C9441A">
              <w:rPr>
                <w:b w:val="0"/>
                <w:webHidden/>
                <w:rPrChange w:id="1208" w:author="Osnir Estevam [2]" w:date="2016-08-21T17:27:00Z">
                  <w:rPr>
                    <w:webHidden/>
                  </w:rPr>
                </w:rPrChange>
              </w:rPr>
              <w:instrText xml:space="preserve"> PAGEREF _Toc459474898 \h </w:instrText>
            </w:r>
          </w:ins>
          <w:r w:rsidRPr="00C9441A">
            <w:rPr>
              <w:b w:val="0"/>
              <w:webHidden/>
              <w:rPrChange w:id="1209" w:author="Osnir Estevam [2]" w:date="2016-08-21T17:27:00Z">
                <w:rPr>
                  <w:b w:val="0"/>
                  <w:webHidden/>
                </w:rPr>
              </w:rPrChange>
            </w:rPr>
          </w:r>
          <w:r w:rsidRPr="00C9441A">
            <w:rPr>
              <w:b w:val="0"/>
              <w:webHidden/>
              <w:rPrChange w:id="1210" w:author="Osnir Estevam [2]" w:date="2016-08-21T17:27:00Z">
                <w:rPr>
                  <w:webHidden/>
                </w:rPr>
              </w:rPrChange>
            </w:rPr>
            <w:fldChar w:fldCharType="separate"/>
          </w:r>
          <w:ins w:id="1211" w:author="Osnir Estevam" w:date="2016-08-20T16:45:00Z">
            <w:r w:rsidRPr="00C9441A">
              <w:rPr>
                <w:b w:val="0"/>
                <w:webHidden/>
                <w:rPrChange w:id="1212" w:author="Osnir Estevam [2]" w:date="2016-08-21T17:27:00Z">
                  <w:rPr>
                    <w:webHidden/>
                  </w:rPr>
                </w:rPrChange>
              </w:rPr>
              <w:t>35</w:t>
            </w:r>
            <w:r w:rsidRPr="00C9441A">
              <w:rPr>
                <w:b w:val="0"/>
                <w:webHidden/>
                <w:rPrChange w:id="1213" w:author="Osnir Estevam [2]" w:date="2016-08-21T17:27:00Z">
                  <w:rPr>
                    <w:webHidden/>
                  </w:rPr>
                </w:rPrChange>
              </w:rPr>
              <w:fldChar w:fldCharType="end"/>
            </w:r>
            <w:r w:rsidRPr="00C9441A">
              <w:rPr>
                <w:rStyle w:val="Hyperlink"/>
                <w:b w:val="0"/>
                <w:rPrChange w:id="1214" w:author="Osnir Estevam [2]" w:date="2016-08-21T17:27:00Z">
                  <w:rPr>
                    <w:rStyle w:val="Hyperlink"/>
                  </w:rPr>
                </w:rPrChange>
              </w:rPr>
              <w:fldChar w:fldCharType="end"/>
            </w:r>
          </w:ins>
        </w:p>
        <w:p w14:paraId="58E2ED00" w14:textId="51772514" w:rsidR="007A38D2" w:rsidRPr="00C9441A" w:rsidRDefault="007A38D2">
          <w:pPr>
            <w:pStyle w:val="Sumrio1"/>
            <w:rPr>
              <w:ins w:id="1215" w:author="Osnir Estevam" w:date="2016-08-20T16:45:00Z"/>
              <w:rFonts w:asciiTheme="minorHAnsi" w:eastAsiaTheme="minorEastAsia" w:hAnsiTheme="minorHAnsi" w:cstheme="minorBidi"/>
              <w:b w:val="0"/>
              <w:color w:val="auto"/>
              <w:sz w:val="22"/>
              <w:szCs w:val="22"/>
            </w:rPr>
          </w:pPr>
          <w:ins w:id="1216" w:author="Osnir Estevam" w:date="2016-08-20T16:45:00Z">
            <w:r w:rsidRPr="00C9441A">
              <w:rPr>
                <w:rStyle w:val="Hyperlink"/>
                <w:b w:val="0"/>
                <w:rPrChange w:id="1217" w:author="Osnir Estevam [2]" w:date="2016-08-21T17:27:00Z">
                  <w:rPr>
                    <w:rStyle w:val="Hyperlink"/>
                  </w:rPr>
                </w:rPrChange>
              </w:rPr>
              <w:fldChar w:fldCharType="begin"/>
            </w:r>
            <w:r w:rsidRPr="00C9441A">
              <w:rPr>
                <w:rStyle w:val="Hyperlink"/>
                <w:b w:val="0"/>
                <w:rPrChange w:id="1218" w:author="Osnir Estevam [2]" w:date="2016-08-21T17:27:00Z">
                  <w:rPr>
                    <w:rStyle w:val="Hyperlink"/>
                  </w:rPr>
                </w:rPrChange>
              </w:rPr>
              <w:instrText xml:space="preserve"> </w:instrText>
            </w:r>
            <w:r w:rsidRPr="00C9441A">
              <w:rPr>
                <w:b w:val="0"/>
                <w:rPrChange w:id="1219" w:author="Osnir Estevam [2]" w:date="2016-08-21T17:27:00Z">
                  <w:rPr/>
                </w:rPrChange>
              </w:rPr>
              <w:instrText>HYPERLINK \l "_Toc459474899"</w:instrText>
            </w:r>
            <w:r w:rsidRPr="00C9441A">
              <w:rPr>
                <w:rStyle w:val="Hyperlink"/>
                <w:b w:val="0"/>
                <w:rPrChange w:id="1220" w:author="Osnir Estevam [2]" w:date="2016-08-21T17:27:00Z">
                  <w:rPr>
                    <w:rStyle w:val="Hyperlink"/>
                  </w:rPr>
                </w:rPrChange>
              </w:rPr>
              <w:instrText xml:space="preserve"> </w:instrText>
            </w:r>
            <w:r w:rsidRPr="00C9441A">
              <w:rPr>
                <w:rStyle w:val="Hyperlink"/>
                <w:b w:val="0"/>
                <w:rPrChange w:id="1221" w:author="Osnir Estevam [2]" w:date="2016-08-21T17:27:00Z">
                  <w:rPr>
                    <w:rStyle w:val="Hyperlink"/>
                  </w:rPr>
                </w:rPrChange>
              </w:rPr>
              <w:fldChar w:fldCharType="separate"/>
            </w:r>
            <w:r w:rsidRPr="00C9441A">
              <w:rPr>
                <w:rStyle w:val="Hyperlink"/>
                <w:b w:val="0"/>
                <w:rPrChange w:id="1222" w:author="Osnir Estevam [2]" w:date="2016-08-21T17:27:00Z">
                  <w:rPr>
                    <w:rStyle w:val="Hyperlink"/>
                  </w:rPr>
                </w:rPrChange>
              </w:rPr>
              <w:t>5.1.1.2.</w:t>
            </w:r>
            <w:r w:rsidRPr="00C9441A">
              <w:rPr>
                <w:rFonts w:asciiTheme="minorHAnsi" w:eastAsiaTheme="minorEastAsia" w:hAnsiTheme="minorHAnsi" w:cstheme="minorBidi"/>
                <w:b w:val="0"/>
                <w:color w:val="auto"/>
                <w:sz w:val="22"/>
                <w:szCs w:val="22"/>
              </w:rPr>
              <w:tab/>
            </w:r>
            <w:r w:rsidRPr="00C9441A">
              <w:rPr>
                <w:rStyle w:val="Hyperlink"/>
                <w:b w:val="0"/>
                <w:rPrChange w:id="1223" w:author="Osnir Estevam [2]" w:date="2016-08-21T17:27:00Z">
                  <w:rPr>
                    <w:rStyle w:val="Hyperlink"/>
                  </w:rPr>
                </w:rPrChange>
              </w:rPr>
              <w:t>Cientifico</w:t>
            </w:r>
            <w:r w:rsidRPr="00C9441A">
              <w:rPr>
                <w:b w:val="0"/>
                <w:webHidden/>
                <w:rPrChange w:id="1224" w:author="Osnir Estevam [2]" w:date="2016-08-21T17:27:00Z">
                  <w:rPr>
                    <w:webHidden/>
                  </w:rPr>
                </w:rPrChange>
              </w:rPr>
              <w:tab/>
            </w:r>
            <w:r w:rsidRPr="00C9441A">
              <w:rPr>
                <w:b w:val="0"/>
                <w:webHidden/>
                <w:rPrChange w:id="1225" w:author="Osnir Estevam [2]" w:date="2016-08-21T17:27:00Z">
                  <w:rPr>
                    <w:webHidden/>
                  </w:rPr>
                </w:rPrChange>
              </w:rPr>
              <w:fldChar w:fldCharType="begin"/>
            </w:r>
            <w:r w:rsidRPr="00C9441A">
              <w:rPr>
                <w:b w:val="0"/>
                <w:webHidden/>
                <w:rPrChange w:id="1226" w:author="Osnir Estevam [2]" w:date="2016-08-21T17:27:00Z">
                  <w:rPr>
                    <w:webHidden/>
                  </w:rPr>
                </w:rPrChange>
              </w:rPr>
              <w:instrText xml:space="preserve"> PAGEREF _Toc459474899 \h </w:instrText>
            </w:r>
          </w:ins>
          <w:r w:rsidRPr="00C9441A">
            <w:rPr>
              <w:b w:val="0"/>
              <w:webHidden/>
              <w:rPrChange w:id="1227" w:author="Osnir Estevam [2]" w:date="2016-08-21T17:27:00Z">
                <w:rPr>
                  <w:b w:val="0"/>
                  <w:webHidden/>
                </w:rPr>
              </w:rPrChange>
            </w:rPr>
          </w:r>
          <w:r w:rsidRPr="00C9441A">
            <w:rPr>
              <w:b w:val="0"/>
              <w:webHidden/>
              <w:rPrChange w:id="1228" w:author="Osnir Estevam [2]" w:date="2016-08-21T17:27:00Z">
                <w:rPr>
                  <w:webHidden/>
                </w:rPr>
              </w:rPrChange>
            </w:rPr>
            <w:fldChar w:fldCharType="separate"/>
          </w:r>
          <w:ins w:id="1229" w:author="Osnir Estevam" w:date="2016-08-20T16:45:00Z">
            <w:r w:rsidRPr="00C9441A">
              <w:rPr>
                <w:b w:val="0"/>
                <w:webHidden/>
                <w:rPrChange w:id="1230" w:author="Osnir Estevam [2]" w:date="2016-08-21T17:27:00Z">
                  <w:rPr>
                    <w:webHidden/>
                  </w:rPr>
                </w:rPrChange>
              </w:rPr>
              <w:t>35</w:t>
            </w:r>
            <w:r w:rsidRPr="00C9441A">
              <w:rPr>
                <w:b w:val="0"/>
                <w:webHidden/>
                <w:rPrChange w:id="1231" w:author="Osnir Estevam [2]" w:date="2016-08-21T17:27:00Z">
                  <w:rPr>
                    <w:webHidden/>
                  </w:rPr>
                </w:rPrChange>
              </w:rPr>
              <w:fldChar w:fldCharType="end"/>
            </w:r>
            <w:r w:rsidRPr="00C9441A">
              <w:rPr>
                <w:rStyle w:val="Hyperlink"/>
                <w:b w:val="0"/>
                <w:rPrChange w:id="1232" w:author="Osnir Estevam [2]" w:date="2016-08-21T17:27:00Z">
                  <w:rPr>
                    <w:rStyle w:val="Hyperlink"/>
                  </w:rPr>
                </w:rPrChange>
              </w:rPr>
              <w:fldChar w:fldCharType="end"/>
            </w:r>
          </w:ins>
        </w:p>
        <w:p w14:paraId="14AAFD1B" w14:textId="2BCE3CC9" w:rsidR="007A38D2" w:rsidRPr="00C9441A" w:rsidRDefault="007A38D2">
          <w:pPr>
            <w:pStyle w:val="Sumrio1"/>
            <w:rPr>
              <w:ins w:id="1233" w:author="Osnir Estevam" w:date="2016-08-20T16:45:00Z"/>
              <w:rFonts w:asciiTheme="minorHAnsi" w:eastAsiaTheme="minorEastAsia" w:hAnsiTheme="minorHAnsi" w:cstheme="minorBidi"/>
              <w:b w:val="0"/>
              <w:color w:val="auto"/>
              <w:sz w:val="22"/>
              <w:szCs w:val="22"/>
            </w:rPr>
          </w:pPr>
          <w:ins w:id="1234" w:author="Osnir Estevam" w:date="2016-08-20T16:45:00Z">
            <w:r w:rsidRPr="00C9441A">
              <w:rPr>
                <w:rStyle w:val="Hyperlink"/>
                <w:b w:val="0"/>
                <w:rPrChange w:id="1235" w:author="Osnir Estevam [2]" w:date="2016-08-21T17:27:00Z">
                  <w:rPr>
                    <w:rStyle w:val="Hyperlink"/>
                  </w:rPr>
                </w:rPrChange>
              </w:rPr>
              <w:fldChar w:fldCharType="begin"/>
            </w:r>
            <w:r w:rsidRPr="00C9441A">
              <w:rPr>
                <w:rStyle w:val="Hyperlink"/>
                <w:b w:val="0"/>
                <w:rPrChange w:id="1236" w:author="Osnir Estevam [2]" w:date="2016-08-21T17:27:00Z">
                  <w:rPr>
                    <w:rStyle w:val="Hyperlink"/>
                  </w:rPr>
                </w:rPrChange>
              </w:rPr>
              <w:instrText xml:space="preserve"> </w:instrText>
            </w:r>
            <w:r w:rsidRPr="00C9441A">
              <w:rPr>
                <w:b w:val="0"/>
                <w:rPrChange w:id="1237" w:author="Osnir Estevam [2]" w:date="2016-08-21T17:27:00Z">
                  <w:rPr/>
                </w:rPrChange>
              </w:rPr>
              <w:instrText>HYPERLINK \l "_Toc459474900"</w:instrText>
            </w:r>
            <w:r w:rsidRPr="00C9441A">
              <w:rPr>
                <w:rStyle w:val="Hyperlink"/>
                <w:b w:val="0"/>
                <w:rPrChange w:id="1238" w:author="Osnir Estevam [2]" w:date="2016-08-21T17:27:00Z">
                  <w:rPr>
                    <w:rStyle w:val="Hyperlink"/>
                  </w:rPr>
                </w:rPrChange>
              </w:rPr>
              <w:instrText xml:space="preserve"> </w:instrText>
            </w:r>
            <w:r w:rsidRPr="00C9441A">
              <w:rPr>
                <w:rStyle w:val="Hyperlink"/>
                <w:b w:val="0"/>
                <w:rPrChange w:id="1239" w:author="Osnir Estevam [2]" w:date="2016-08-21T17:27:00Z">
                  <w:rPr>
                    <w:rStyle w:val="Hyperlink"/>
                  </w:rPr>
                </w:rPrChange>
              </w:rPr>
              <w:fldChar w:fldCharType="separate"/>
            </w:r>
            <w:r w:rsidRPr="00C9441A">
              <w:rPr>
                <w:rStyle w:val="Hyperlink"/>
                <w:b w:val="0"/>
                <w:rPrChange w:id="1240" w:author="Osnir Estevam [2]" w:date="2016-08-21T17:27:00Z">
                  <w:rPr>
                    <w:rStyle w:val="Hyperlink"/>
                  </w:rPr>
                </w:rPrChange>
              </w:rPr>
              <w:t>5.1.2.</w:t>
            </w:r>
            <w:r w:rsidRPr="00C9441A">
              <w:rPr>
                <w:rFonts w:asciiTheme="minorHAnsi" w:eastAsiaTheme="minorEastAsia" w:hAnsiTheme="minorHAnsi" w:cstheme="minorBidi"/>
                <w:b w:val="0"/>
                <w:color w:val="auto"/>
                <w:sz w:val="22"/>
                <w:szCs w:val="22"/>
              </w:rPr>
              <w:tab/>
            </w:r>
            <w:r w:rsidRPr="00C9441A">
              <w:rPr>
                <w:rStyle w:val="Hyperlink"/>
                <w:b w:val="0"/>
                <w:rPrChange w:id="1241" w:author="Osnir Estevam [2]" w:date="2016-08-21T17:27:00Z">
                  <w:rPr>
                    <w:rStyle w:val="Hyperlink"/>
                  </w:rPr>
                </w:rPrChange>
              </w:rPr>
              <w:t>Coleta de Dados</w:t>
            </w:r>
            <w:r w:rsidRPr="00C9441A">
              <w:rPr>
                <w:b w:val="0"/>
                <w:webHidden/>
                <w:rPrChange w:id="1242" w:author="Osnir Estevam [2]" w:date="2016-08-21T17:27:00Z">
                  <w:rPr>
                    <w:webHidden/>
                  </w:rPr>
                </w:rPrChange>
              </w:rPr>
              <w:tab/>
            </w:r>
            <w:r w:rsidRPr="00C9441A">
              <w:rPr>
                <w:b w:val="0"/>
                <w:webHidden/>
                <w:rPrChange w:id="1243" w:author="Osnir Estevam [2]" w:date="2016-08-21T17:27:00Z">
                  <w:rPr>
                    <w:webHidden/>
                  </w:rPr>
                </w:rPrChange>
              </w:rPr>
              <w:fldChar w:fldCharType="begin"/>
            </w:r>
            <w:r w:rsidRPr="00C9441A">
              <w:rPr>
                <w:b w:val="0"/>
                <w:webHidden/>
                <w:rPrChange w:id="1244" w:author="Osnir Estevam [2]" w:date="2016-08-21T17:27:00Z">
                  <w:rPr>
                    <w:webHidden/>
                  </w:rPr>
                </w:rPrChange>
              </w:rPr>
              <w:instrText xml:space="preserve"> PAGEREF _Toc459474900 \h </w:instrText>
            </w:r>
          </w:ins>
          <w:r w:rsidRPr="00C9441A">
            <w:rPr>
              <w:b w:val="0"/>
              <w:webHidden/>
              <w:rPrChange w:id="1245" w:author="Osnir Estevam [2]" w:date="2016-08-21T17:27:00Z">
                <w:rPr>
                  <w:b w:val="0"/>
                  <w:webHidden/>
                </w:rPr>
              </w:rPrChange>
            </w:rPr>
          </w:r>
          <w:r w:rsidRPr="00C9441A">
            <w:rPr>
              <w:b w:val="0"/>
              <w:webHidden/>
              <w:rPrChange w:id="1246" w:author="Osnir Estevam [2]" w:date="2016-08-21T17:27:00Z">
                <w:rPr>
                  <w:webHidden/>
                </w:rPr>
              </w:rPrChange>
            </w:rPr>
            <w:fldChar w:fldCharType="separate"/>
          </w:r>
          <w:ins w:id="1247" w:author="Osnir Estevam" w:date="2016-08-20T16:45:00Z">
            <w:r w:rsidRPr="00C9441A">
              <w:rPr>
                <w:b w:val="0"/>
                <w:webHidden/>
                <w:rPrChange w:id="1248" w:author="Osnir Estevam [2]" w:date="2016-08-21T17:27:00Z">
                  <w:rPr>
                    <w:webHidden/>
                  </w:rPr>
                </w:rPrChange>
              </w:rPr>
              <w:t>35</w:t>
            </w:r>
            <w:r w:rsidRPr="00C9441A">
              <w:rPr>
                <w:b w:val="0"/>
                <w:webHidden/>
                <w:rPrChange w:id="1249" w:author="Osnir Estevam [2]" w:date="2016-08-21T17:27:00Z">
                  <w:rPr>
                    <w:webHidden/>
                  </w:rPr>
                </w:rPrChange>
              </w:rPr>
              <w:fldChar w:fldCharType="end"/>
            </w:r>
            <w:r w:rsidRPr="00C9441A">
              <w:rPr>
                <w:rStyle w:val="Hyperlink"/>
                <w:b w:val="0"/>
                <w:rPrChange w:id="1250" w:author="Osnir Estevam [2]" w:date="2016-08-21T17:27:00Z">
                  <w:rPr>
                    <w:rStyle w:val="Hyperlink"/>
                  </w:rPr>
                </w:rPrChange>
              </w:rPr>
              <w:fldChar w:fldCharType="end"/>
            </w:r>
          </w:ins>
        </w:p>
        <w:p w14:paraId="7EBCC20E" w14:textId="1DDA0C6D" w:rsidR="007A38D2" w:rsidRPr="00C9441A" w:rsidRDefault="007A38D2">
          <w:pPr>
            <w:pStyle w:val="Sumrio1"/>
            <w:rPr>
              <w:ins w:id="1251" w:author="Osnir Estevam" w:date="2016-08-20T16:45:00Z"/>
              <w:rFonts w:asciiTheme="minorHAnsi" w:eastAsiaTheme="minorEastAsia" w:hAnsiTheme="minorHAnsi" w:cstheme="minorBidi"/>
              <w:b w:val="0"/>
              <w:color w:val="auto"/>
              <w:sz w:val="22"/>
              <w:szCs w:val="22"/>
            </w:rPr>
          </w:pPr>
          <w:ins w:id="1252" w:author="Osnir Estevam" w:date="2016-08-20T16:45:00Z">
            <w:r w:rsidRPr="00C9441A">
              <w:rPr>
                <w:rStyle w:val="Hyperlink"/>
                <w:b w:val="0"/>
                <w:rPrChange w:id="1253" w:author="Osnir Estevam [2]" w:date="2016-08-21T17:27:00Z">
                  <w:rPr>
                    <w:rStyle w:val="Hyperlink"/>
                  </w:rPr>
                </w:rPrChange>
              </w:rPr>
              <w:fldChar w:fldCharType="begin"/>
            </w:r>
            <w:r w:rsidRPr="00C9441A">
              <w:rPr>
                <w:rStyle w:val="Hyperlink"/>
                <w:b w:val="0"/>
                <w:rPrChange w:id="1254" w:author="Osnir Estevam [2]" w:date="2016-08-21T17:27:00Z">
                  <w:rPr>
                    <w:rStyle w:val="Hyperlink"/>
                  </w:rPr>
                </w:rPrChange>
              </w:rPr>
              <w:instrText xml:space="preserve"> </w:instrText>
            </w:r>
            <w:r w:rsidRPr="00C9441A">
              <w:rPr>
                <w:b w:val="0"/>
                <w:rPrChange w:id="1255" w:author="Osnir Estevam [2]" w:date="2016-08-21T17:27:00Z">
                  <w:rPr/>
                </w:rPrChange>
              </w:rPr>
              <w:instrText>HYPERLINK \l "_Toc459474901"</w:instrText>
            </w:r>
            <w:r w:rsidRPr="00C9441A">
              <w:rPr>
                <w:rStyle w:val="Hyperlink"/>
                <w:b w:val="0"/>
                <w:rPrChange w:id="1256" w:author="Osnir Estevam [2]" w:date="2016-08-21T17:27:00Z">
                  <w:rPr>
                    <w:rStyle w:val="Hyperlink"/>
                  </w:rPr>
                </w:rPrChange>
              </w:rPr>
              <w:instrText xml:space="preserve"> </w:instrText>
            </w:r>
            <w:r w:rsidRPr="00C9441A">
              <w:rPr>
                <w:rStyle w:val="Hyperlink"/>
                <w:b w:val="0"/>
                <w:rPrChange w:id="1257" w:author="Osnir Estevam [2]" w:date="2016-08-21T17:27:00Z">
                  <w:rPr>
                    <w:rStyle w:val="Hyperlink"/>
                  </w:rPr>
                </w:rPrChange>
              </w:rPr>
              <w:fldChar w:fldCharType="separate"/>
            </w:r>
            <w:r w:rsidRPr="00C9441A">
              <w:rPr>
                <w:rStyle w:val="Hyperlink"/>
                <w:b w:val="0"/>
                <w:rPrChange w:id="1258" w:author="Osnir Estevam [2]" w:date="2016-08-21T17:27:00Z">
                  <w:rPr>
                    <w:rStyle w:val="Hyperlink"/>
                  </w:rPr>
                </w:rPrChange>
              </w:rPr>
              <w:t>5.1.3.</w:t>
            </w:r>
            <w:r w:rsidRPr="00C9441A">
              <w:rPr>
                <w:rFonts w:asciiTheme="minorHAnsi" w:eastAsiaTheme="minorEastAsia" w:hAnsiTheme="minorHAnsi" w:cstheme="minorBidi"/>
                <w:b w:val="0"/>
                <w:color w:val="auto"/>
                <w:sz w:val="22"/>
                <w:szCs w:val="22"/>
              </w:rPr>
              <w:tab/>
            </w:r>
            <w:r w:rsidRPr="00C9441A">
              <w:rPr>
                <w:rStyle w:val="Hyperlink"/>
                <w:b w:val="0"/>
                <w:rPrChange w:id="1259" w:author="Osnir Estevam [2]" w:date="2016-08-21T17:27:00Z">
                  <w:rPr>
                    <w:rStyle w:val="Hyperlink"/>
                  </w:rPr>
                </w:rPrChange>
              </w:rPr>
              <w:t>Resultados Esperados</w:t>
            </w:r>
            <w:r w:rsidRPr="00C9441A">
              <w:rPr>
                <w:b w:val="0"/>
                <w:webHidden/>
                <w:rPrChange w:id="1260" w:author="Osnir Estevam [2]" w:date="2016-08-21T17:27:00Z">
                  <w:rPr>
                    <w:webHidden/>
                  </w:rPr>
                </w:rPrChange>
              </w:rPr>
              <w:tab/>
            </w:r>
            <w:r w:rsidRPr="00C9441A">
              <w:rPr>
                <w:b w:val="0"/>
                <w:webHidden/>
                <w:rPrChange w:id="1261" w:author="Osnir Estevam [2]" w:date="2016-08-21T17:27:00Z">
                  <w:rPr>
                    <w:webHidden/>
                  </w:rPr>
                </w:rPrChange>
              </w:rPr>
              <w:fldChar w:fldCharType="begin"/>
            </w:r>
            <w:r w:rsidRPr="00C9441A">
              <w:rPr>
                <w:b w:val="0"/>
                <w:webHidden/>
                <w:rPrChange w:id="1262" w:author="Osnir Estevam [2]" w:date="2016-08-21T17:27:00Z">
                  <w:rPr>
                    <w:webHidden/>
                  </w:rPr>
                </w:rPrChange>
              </w:rPr>
              <w:instrText xml:space="preserve"> PAGEREF _Toc459474901 \h </w:instrText>
            </w:r>
          </w:ins>
          <w:r w:rsidRPr="00C9441A">
            <w:rPr>
              <w:b w:val="0"/>
              <w:webHidden/>
              <w:rPrChange w:id="1263" w:author="Osnir Estevam [2]" w:date="2016-08-21T17:27:00Z">
                <w:rPr>
                  <w:b w:val="0"/>
                  <w:webHidden/>
                </w:rPr>
              </w:rPrChange>
            </w:rPr>
          </w:r>
          <w:r w:rsidRPr="00C9441A">
            <w:rPr>
              <w:b w:val="0"/>
              <w:webHidden/>
              <w:rPrChange w:id="1264" w:author="Osnir Estevam [2]" w:date="2016-08-21T17:27:00Z">
                <w:rPr>
                  <w:webHidden/>
                </w:rPr>
              </w:rPrChange>
            </w:rPr>
            <w:fldChar w:fldCharType="separate"/>
          </w:r>
          <w:ins w:id="1265" w:author="Osnir Estevam" w:date="2016-08-20T16:45:00Z">
            <w:r w:rsidRPr="00C9441A">
              <w:rPr>
                <w:b w:val="0"/>
                <w:webHidden/>
                <w:rPrChange w:id="1266" w:author="Osnir Estevam [2]" w:date="2016-08-21T17:27:00Z">
                  <w:rPr>
                    <w:webHidden/>
                  </w:rPr>
                </w:rPrChange>
              </w:rPr>
              <w:t>36</w:t>
            </w:r>
            <w:r w:rsidRPr="00C9441A">
              <w:rPr>
                <w:b w:val="0"/>
                <w:webHidden/>
                <w:rPrChange w:id="1267" w:author="Osnir Estevam [2]" w:date="2016-08-21T17:27:00Z">
                  <w:rPr>
                    <w:webHidden/>
                  </w:rPr>
                </w:rPrChange>
              </w:rPr>
              <w:fldChar w:fldCharType="end"/>
            </w:r>
            <w:r w:rsidRPr="00C9441A">
              <w:rPr>
                <w:rStyle w:val="Hyperlink"/>
                <w:b w:val="0"/>
                <w:rPrChange w:id="1268" w:author="Osnir Estevam [2]" w:date="2016-08-21T17:27:00Z">
                  <w:rPr>
                    <w:rStyle w:val="Hyperlink"/>
                  </w:rPr>
                </w:rPrChange>
              </w:rPr>
              <w:fldChar w:fldCharType="end"/>
            </w:r>
          </w:ins>
        </w:p>
        <w:p w14:paraId="2A6D9DB4" w14:textId="37BEA68F" w:rsidR="007A38D2" w:rsidRPr="00C9441A" w:rsidRDefault="007A38D2">
          <w:pPr>
            <w:pStyle w:val="Sumrio1"/>
            <w:rPr>
              <w:ins w:id="1269" w:author="Osnir Estevam" w:date="2016-08-20T16:45:00Z"/>
              <w:rFonts w:asciiTheme="minorHAnsi" w:eastAsiaTheme="minorEastAsia" w:hAnsiTheme="minorHAnsi" w:cstheme="minorBidi"/>
              <w:b w:val="0"/>
              <w:color w:val="auto"/>
              <w:sz w:val="22"/>
              <w:szCs w:val="22"/>
            </w:rPr>
          </w:pPr>
          <w:ins w:id="1270" w:author="Osnir Estevam" w:date="2016-08-20T16:45:00Z">
            <w:r w:rsidRPr="00C9441A">
              <w:rPr>
                <w:rStyle w:val="Hyperlink"/>
                <w:b w:val="0"/>
                <w:rPrChange w:id="1271" w:author="Osnir Estevam [2]" w:date="2016-08-21T17:27:00Z">
                  <w:rPr>
                    <w:rStyle w:val="Hyperlink"/>
                  </w:rPr>
                </w:rPrChange>
              </w:rPr>
              <w:fldChar w:fldCharType="begin"/>
            </w:r>
            <w:r w:rsidRPr="00C9441A">
              <w:rPr>
                <w:rStyle w:val="Hyperlink"/>
                <w:b w:val="0"/>
                <w:rPrChange w:id="1272" w:author="Osnir Estevam [2]" w:date="2016-08-21T17:27:00Z">
                  <w:rPr>
                    <w:rStyle w:val="Hyperlink"/>
                  </w:rPr>
                </w:rPrChange>
              </w:rPr>
              <w:instrText xml:space="preserve"> </w:instrText>
            </w:r>
            <w:r w:rsidRPr="00C9441A">
              <w:rPr>
                <w:b w:val="0"/>
                <w:rPrChange w:id="1273" w:author="Osnir Estevam [2]" w:date="2016-08-21T17:27:00Z">
                  <w:rPr/>
                </w:rPrChange>
              </w:rPr>
              <w:instrText>HYPERLINK \l "_Toc459474903"</w:instrText>
            </w:r>
            <w:r w:rsidRPr="00C9441A">
              <w:rPr>
                <w:rStyle w:val="Hyperlink"/>
                <w:b w:val="0"/>
                <w:rPrChange w:id="1274" w:author="Osnir Estevam [2]" w:date="2016-08-21T17:27:00Z">
                  <w:rPr>
                    <w:rStyle w:val="Hyperlink"/>
                  </w:rPr>
                </w:rPrChange>
              </w:rPr>
              <w:instrText xml:space="preserve"> </w:instrText>
            </w:r>
            <w:r w:rsidRPr="00C9441A">
              <w:rPr>
                <w:rStyle w:val="Hyperlink"/>
                <w:b w:val="0"/>
                <w:rPrChange w:id="1275" w:author="Osnir Estevam [2]" w:date="2016-08-21T17:27:00Z">
                  <w:rPr>
                    <w:rStyle w:val="Hyperlink"/>
                  </w:rPr>
                </w:rPrChange>
              </w:rPr>
              <w:fldChar w:fldCharType="separate"/>
            </w:r>
            <w:r w:rsidRPr="00C9441A">
              <w:rPr>
                <w:rStyle w:val="Hyperlink"/>
                <w:b w:val="0"/>
                <w:rPrChange w:id="1276" w:author="Osnir Estevam [2]" w:date="2016-08-21T17:27:00Z">
                  <w:rPr>
                    <w:rStyle w:val="Hyperlink"/>
                  </w:rPr>
                </w:rPrChange>
              </w:rPr>
              <w:t>6.</w:t>
            </w:r>
            <w:r w:rsidRPr="00C9441A">
              <w:rPr>
                <w:rFonts w:asciiTheme="minorHAnsi" w:eastAsiaTheme="minorEastAsia" w:hAnsiTheme="minorHAnsi" w:cstheme="minorBidi"/>
                <w:b w:val="0"/>
                <w:color w:val="auto"/>
                <w:sz w:val="22"/>
                <w:szCs w:val="22"/>
              </w:rPr>
              <w:tab/>
            </w:r>
            <w:r w:rsidRPr="00C9441A">
              <w:rPr>
                <w:rStyle w:val="Hyperlink"/>
                <w:b w:val="0"/>
                <w:rPrChange w:id="1277" w:author="Osnir Estevam [2]" w:date="2016-08-21T17:27:00Z">
                  <w:rPr>
                    <w:rStyle w:val="Hyperlink"/>
                  </w:rPr>
                </w:rPrChange>
              </w:rPr>
              <w:t>CONSIDERAÇÕES FINAIS</w:t>
            </w:r>
            <w:r w:rsidRPr="00C9441A">
              <w:rPr>
                <w:b w:val="0"/>
                <w:webHidden/>
                <w:rPrChange w:id="1278" w:author="Osnir Estevam [2]" w:date="2016-08-21T17:27:00Z">
                  <w:rPr>
                    <w:webHidden/>
                  </w:rPr>
                </w:rPrChange>
              </w:rPr>
              <w:tab/>
            </w:r>
            <w:r w:rsidRPr="00C9441A">
              <w:rPr>
                <w:b w:val="0"/>
                <w:webHidden/>
                <w:rPrChange w:id="1279" w:author="Osnir Estevam [2]" w:date="2016-08-21T17:27:00Z">
                  <w:rPr>
                    <w:webHidden/>
                  </w:rPr>
                </w:rPrChange>
              </w:rPr>
              <w:fldChar w:fldCharType="begin"/>
            </w:r>
            <w:r w:rsidRPr="00C9441A">
              <w:rPr>
                <w:b w:val="0"/>
                <w:webHidden/>
                <w:rPrChange w:id="1280" w:author="Osnir Estevam [2]" w:date="2016-08-21T17:27:00Z">
                  <w:rPr>
                    <w:webHidden/>
                  </w:rPr>
                </w:rPrChange>
              </w:rPr>
              <w:instrText xml:space="preserve"> PAGEREF _Toc459474903 \h </w:instrText>
            </w:r>
          </w:ins>
          <w:r w:rsidRPr="00C9441A">
            <w:rPr>
              <w:b w:val="0"/>
              <w:webHidden/>
              <w:rPrChange w:id="1281" w:author="Osnir Estevam [2]" w:date="2016-08-21T17:27:00Z">
                <w:rPr>
                  <w:b w:val="0"/>
                  <w:webHidden/>
                </w:rPr>
              </w:rPrChange>
            </w:rPr>
          </w:r>
          <w:r w:rsidRPr="00C9441A">
            <w:rPr>
              <w:b w:val="0"/>
              <w:webHidden/>
              <w:rPrChange w:id="1282" w:author="Osnir Estevam [2]" w:date="2016-08-21T17:27:00Z">
                <w:rPr>
                  <w:webHidden/>
                </w:rPr>
              </w:rPrChange>
            </w:rPr>
            <w:fldChar w:fldCharType="separate"/>
          </w:r>
          <w:ins w:id="1283" w:author="Osnir Estevam" w:date="2016-08-20T16:45:00Z">
            <w:r w:rsidRPr="00C9441A">
              <w:rPr>
                <w:b w:val="0"/>
                <w:webHidden/>
                <w:rPrChange w:id="1284" w:author="Osnir Estevam [2]" w:date="2016-08-21T17:27:00Z">
                  <w:rPr>
                    <w:webHidden/>
                  </w:rPr>
                </w:rPrChange>
              </w:rPr>
              <w:t>37</w:t>
            </w:r>
            <w:r w:rsidRPr="00C9441A">
              <w:rPr>
                <w:b w:val="0"/>
                <w:webHidden/>
                <w:rPrChange w:id="1285" w:author="Osnir Estevam [2]" w:date="2016-08-21T17:27:00Z">
                  <w:rPr>
                    <w:webHidden/>
                  </w:rPr>
                </w:rPrChange>
              </w:rPr>
              <w:fldChar w:fldCharType="end"/>
            </w:r>
            <w:r w:rsidRPr="00C9441A">
              <w:rPr>
                <w:rStyle w:val="Hyperlink"/>
                <w:b w:val="0"/>
                <w:rPrChange w:id="1286" w:author="Osnir Estevam [2]" w:date="2016-08-21T17:27:00Z">
                  <w:rPr>
                    <w:rStyle w:val="Hyperlink"/>
                  </w:rPr>
                </w:rPrChange>
              </w:rPr>
              <w:fldChar w:fldCharType="end"/>
            </w:r>
          </w:ins>
        </w:p>
        <w:p w14:paraId="4A47DDBA" w14:textId="660A3B19" w:rsidR="007A38D2" w:rsidRDefault="007A38D2">
          <w:pPr>
            <w:pStyle w:val="Sumrio1"/>
            <w:rPr>
              <w:ins w:id="1287" w:author="Osnir Estevam" w:date="2016-08-20T16:45:00Z"/>
              <w:rFonts w:asciiTheme="minorHAnsi" w:eastAsiaTheme="minorEastAsia" w:hAnsiTheme="minorHAnsi" w:cstheme="minorBidi"/>
              <w:b w:val="0"/>
              <w:color w:val="auto"/>
              <w:sz w:val="22"/>
              <w:szCs w:val="22"/>
            </w:rPr>
          </w:pPr>
          <w:ins w:id="1288" w:author="Osnir Estevam" w:date="2016-08-20T16:45:00Z">
            <w:r w:rsidRPr="00C9441A">
              <w:rPr>
                <w:rStyle w:val="Hyperlink"/>
                <w:b w:val="0"/>
                <w:rPrChange w:id="1289" w:author="Osnir Estevam [2]" w:date="2016-08-21T17:27:00Z">
                  <w:rPr>
                    <w:rStyle w:val="Hyperlink"/>
                  </w:rPr>
                </w:rPrChange>
              </w:rPr>
              <w:fldChar w:fldCharType="begin"/>
            </w:r>
            <w:r w:rsidRPr="00C9441A">
              <w:rPr>
                <w:rStyle w:val="Hyperlink"/>
                <w:b w:val="0"/>
                <w:rPrChange w:id="1290" w:author="Osnir Estevam [2]" w:date="2016-08-21T17:27:00Z">
                  <w:rPr>
                    <w:rStyle w:val="Hyperlink"/>
                  </w:rPr>
                </w:rPrChange>
              </w:rPr>
              <w:instrText xml:space="preserve"> </w:instrText>
            </w:r>
            <w:r w:rsidRPr="00C9441A">
              <w:rPr>
                <w:b w:val="0"/>
                <w:rPrChange w:id="1291" w:author="Osnir Estevam [2]" w:date="2016-08-21T17:27:00Z">
                  <w:rPr/>
                </w:rPrChange>
              </w:rPr>
              <w:instrText>HYPERLINK \l "_Toc459474904"</w:instrText>
            </w:r>
            <w:r w:rsidRPr="00C9441A">
              <w:rPr>
                <w:rStyle w:val="Hyperlink"/>
                <w:b w:val="0"/>
                <w:rPrChange w:id="1292" w:author="Osnir Estevam [2]" w:date="2016-08-21T17:27:00Z">
                  <w:rPr>
                    <w:rStyle w:val="Hyperlink"/>
                  </w:rPr>
                </w:rPrChange>
              </w:rPr>
              <w:instrText xml:space="preserve"> </w:instrText>
            </w:r>
            <w:r w:rsidRPr="00C9441A">
              <w:rPr>
                <w:rStyle w:val="Hyperlink"/>
                <w:b w:val="0"/>
                <w:rPrChange w:id="1293" w:author="Osnir Estevam [2]" w:date="2016-08-21T17:27:00Z">
                  <w:rPr>
                    <w:rStyle w:val="Hyperlink"/>
                  </w:rPr>
                </w:rPrChange>
              </w:rPr>
              <w:fldChar w:fldCharType="separate"/>
            </w:r>
            <w:r w:rsidRPr="00C9441A">
              <w:rPr>
                <w:rStyle w:val="Hyperlink"/>
                <w:b w:val="0"/>
                <w:rPrChange w:id="1294" w:author="Osnir Estevam [2]" w:date="2016-08-21T17:27:00Z">
                  <w:rPr>
                    <w:rStyle w:val="Hyperlink"/>
                  </w:rPr>
                </w:rPrChange>
              </w:rPr>
              <w:t>REFERÊNCIAS BIBLIOGRÁFICAS</w:t>
            </w:r>
            <w:r w:rsidRPr="00C9441A">
              <w:rPr>
                <w:b w:val="0"/>
                <w:webHidden/>
                <w:rPrChange w:id="1295" w:author="Osnir Estevam [2]" w:date="2016-08-21T17:27:00Z">
                  <w:rPr>
                    <w:webHidden/>
                  </w:rPr>
                </w:rPrChange>
              </w:rPr>
              <w:tab/>
            </w:r>
            <w:r w:rsidRPr="00C9441A">
              <w:rPr>
                <w:b w:val="0"/>
                <w:webHidden/>
                <w:rPrChange w:id="1296" w:author="Osnir Estevam [2]" w:date="2016-08-21T17:27:00Z">
                  <w:rPr>
                    <w:webHidden/>
                  </w:rPr>
                </w:rPrChange>
              </w:rPr>
              <w:fldChar w:fldCharType="begin"/>
            </w:r>
            <w:r w:rsidRPr="00C9441A">
              <w:rPr>
                <w:b w:val="0"/>
                <w:webHidden/>
                <w:rPrChange w:id="1297" w:author="Osnir Estevam [2]" w:date="2016-08-21T17:27:00Z">
                  <w:rPr>
                    <w:webHidden/>
                  </w:rPr>
                </w:rPrChange>
              </w:rPr>
              <w:instrText xml:space="preserve"> PAGEREF _Toc459474904 \h </w:instrText>
            </w:r>
          </w:ins>
          <w:r w:rsidRPr="00C9441A">
            <w:rPr>
              <w:b w:val="0"/>
              <w:webHidden/>
              <w:rPrChange w:id="1298" w:author="Osnir Estevam [2]" w:date="2016-08-21T17:27:00Z">
                <w:rPr>
                  <w:b w:val="0"/>
                  <w:webHidden/>
                </w:rPr>
              </w:rPrChange>
            </w:rPr>
          </w:r>
          <w:r w:rsidRPr="00C9441A">
            <w:rPr>
              <w:b w:val="0"/>
              <w:webHidden/>
              <w:rPrChange w:id="1299" w:author="Osnir Estevam [2]" w:date="2016-08-21T17:27:00Z">
                <w:rPr>
                  <w:webHidden/>
                </w:rPr>
              </w:rPrChange>
            </w:rPr>
            <w:fldChar w:fldCharType="separate"/>
          </w:r>
          <w:ins w:id="1300" w:author="Osnir Estevam" w:date="2016-08-20T16:45:00Z">
            <w:r w:rsidRPr="00C9441A">
              <w:rPr>
                <w:b w:val="0"/>
                <w:webHidden/>
                <w:rPrChange w:id="1301" w:author="Osnir Estevam [2]" w:date="2016-08-21T17:27:00Z">
                  <w:rPr>
                    <w:webHidden/>
                  </w:rPr>
                </w:rPrChange>
              </w:rPr>
              <w:t>38</w:t>
            </w:r>
            <w:r w:rsidRPr="00C9441A">
              <w:rPr>
                <w:b w:val="0"/>
                <w:webHidden/>
                <w:rPrChange w:id="1302" w:author="Osnir Estevam [2]" w:date="2016-08-21T17:27:00Z">
                  <w:rPr>
                    <w:webHidden/>
                  </w:rPr>
                </w:rPrChange>
              </w:rPr>
              <w:fldChar w:fldCharType="end"/>
            </w:r>
            <w:r w:rsidRPr="00C9441A">
              <w:rPr>
                <w:rStyle w:val="Hyperlink"/>
                <w:b w:val="0"/>
                <w:rPrChange w:id="1303" w:author="Osnir Estevam [2]" w:date="2016-08-21T17:27:00Z">
                  <w:rPr>
                    <w:rStyle w:val="Hyperlink"/>
                  </w:rPr>
                </w:rPrChange>
              </w:rPr>
              <w:fldChar w:fldCharType="end"/>
            </w:r>
          </w:ins>
        </w:p>
        <w:p w14:paraId="52350B7C" w14:textId="5E8B69F6" w:rsidR="006F1EEB" w:rsidRPr="00946032" w:rsidDel="007A38D2" w:rsidRDefault="006F1EEB">
          <w:pPr>
            <w:pStyle w:val="Sumrio1"/>
            <w:rPr>
              <w:ins w:id="1304" w:author="William" w:date="2016-06-28T20:30:00Z"/>
              <w:del w:id="1305" w:author="Osnir Estevam" w:date="2016-08-20T16:45:00Z"/>
              <w:rFonts w:eastAsiaTheme="minorEastAsia"/>
              <w:b w:val="0"/>
              <w:color w:val="auto"/>
              <w:sz w:val="22"/>
              <w:szCs w:val="22"/>
              <w:rPrChange w:id="1306" w:author="William" w:date="2016-06-28T20:55:00Z">
                <w:rPr>
                  <w:ins w:id="1307" w:author="William" w:date="2016-06-28T20:30:00Z"/>
                  <w:del w:id="1308" w:author="Osnir Estevam" w:date="2016-08-20T16:45:00Z"/>
                  <w:rFonts w:asciiTheme="minorHAnsi" w:eastAsiaTheme="minorEastAsia" w:hAnsiTheme="minorHAnsi" w:cstheme="minorBidi"/>
                  <w:b w:val="0"/>
                  <w:color w:val="auto"/>
                  <w:sz w:val="22"/>
                  <w:szCs w:val="22"/>
                </w:rPr>
              </w:rPrChange>
            </w:rPr>
          </w:pPr>
          <w:ins w:id="1309" w:author="William" w:date="2016-06-28T20:30:00Z">
            <w:del w:id="1310" w:author="Osnir Estevam" w:date="2016-08-20T16:45:00Z">
              <w:r w:rsidRPr="007A38D2" w:rsidDel="007A38D2">
                <w:rPr>
                  <w:rStyle w:val="Hyperlink"/>
                  <w:b w:val="0"/>
                </w:rPr>
                <w:delText>1.</w:delText>
              </w:r>
              <w:r w:rsidRPr="00946032" w:rsidDel="007A38D2">
                <w:rPr>
                  <w:rFonts w:eastAsiaTheme="minorEastAsia"/>
                  <w:color w:val="auto"/>
                  <w:sz w:val="22"/>
                  <w:szCs w:val="22"/>
                  <w:rPrChange w:id="1311"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INTRODUÇÃO</w:delText>
              </w:r>
              <w:r w:rsidRPr="00946032" w:rsidDel="007A38D2">
                <w:rPr>
                  <w:webHidden/>
                </w:rPr>
                <w:tab/>
                <w:delText>1</w:delText>
              </w:r>
            </w:del>
          </w:ins>
        </w:p>
        <w:p w14:paraId="5806844A" w14:textId="3F42CC4F" w:rsidR="006F1EEB" w:rsidRPr="00946032" w:rsidDel="007A38D2" w:rsidRDefault="006F1EEB">
          <w:pPr>
            <w:pStyle w:val="Sumrio1"/>
            <w:rPr>
              <w:ins w:id="1312" w:author="William" w:date="2016-06-28T20:30:00Z"/>
              <w:del w:id="1313" w:author="Osnir Estevam" w:date="2016-08-20T16:45:00Z"/>
              <w:rFonts w:eastAsiaTheme="minorEastAsia"/>
              <w:b w:val="0"/>
              <w:color w:val="auto"/>
              <w:sz w:val="22"/>
              <w:szCs w:val="22"/>
              <w:rPrChange w:id="1314" w:author="William" w:date="2016-06-28T20:55:00Z">
                <w:rPr>
                  <w:ins w:id="1315" w:author="William" w:date="2016-06-28T20:30:00Z"/>
                  <w:del w:id="1316" w:author="Osnir Estevam" w:date="2016-08-20T16:45:00Z"/>
                  <w:rFonts w:asciiTheme="minorHAnsi" w:eastAsiaTheme="minorEastAsia" w:hAnsiTheme="minorHAnsi" w:cstheme="minorBidi"/>
                  <w:b w:val="0"/>
                  <w:color w:val="auto"/>
                  <w:sz w:val="22"/>
                  <w:szCs w:val="22"/>
                </w:rPr>
              </w:rPrChange>
            </w:rPr>
          </w:pPr>
          <w:ins w:id="1317" w:author="William" w:date="2016-06-28T20:30:00Z">
            <w:del w:id="1318" w:author="Osnir Estevam" w:date="2016-08-20T16:45:00Z">
              <w:r w:rsidRPr="007A38D2" w:rsidDel="007A38D2">
                <w:rPr>
                  <w:rStyle w:val="Hyperlink"/>
                  <w:b w:val="0"/>
                </w:rPr>
                <w:delText>1.1.</w:delText>
              </w:r>
              <w:r w:rsidRPr="00946032" w:rsidDel="007A38D2">
                <w:rPr>
                  <w:rFonts w:eastAsiaTheme="minorEastAsia"/>
                  <w:color w:val="auto"/>
                  <w:sz w:val="22"/>
                  <w:szCs w:val="22"/>
                  <w:rPrChange w:id="1319"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Contexto e Justificativa</w:delText>
              </w:r>
              <w:r w:rsidRPr="00946032" w:rsidDel="007A38D2">
                <w:rPr>
                  <w:webHidden/>
                </w:rPr>
                <w:tab/>
                <w:delText>1</w:delText>
              </w:r>
            </w:del>
          </w:ins>
        </w:p>
        <w:p w14:paraId="0D0DE879" w14:textId="52A8B371" w:rsidR="006F1EEB" w:rsidRPr="00946032" w:rsidDel="007A38D2" w:rsidRDefault="006F1EEB">
          <w:pPr>
            <w:pStyle w:val="Sumrio1"/>
            <w:rPr>
              <w:ins w:id="1320" w:author="William" w:date="2016-06-28T20:30:00Z"/>
              <w:del w:id="1321" w:author="Osnir Estevam" w:date="2016-08-20T16:45:00Z"/>
              <w:rFonts w:eastAsiaTheme="minorEastAsia"/>
              <w:b w:val="0"/>
              <w:color w:val="auto"/>
              <w:sz w:val="22"/>
              <w:szCs w:val="22"/>
              <w:rPrChange w:id="1322" w:author="William" w:date="2016-06-28T20:55:00Z">
                <w:rPr>
                  <w:ins w:id="1323" w:author="William" w:date="2016-06-28T20:30:00Z"/>
                  <w:del w:id="1324" w:author="Osnir Estevam" w:date="2016-08-20T16:45:00Z"/>
                  <w:rFonts w:asciiTheme="minorHAnsi" w:eastAsiaTheme="minorEastAsia" w:hAnsiTheme="minorHAnsi" w:cstheme="minorBidi"/>
                  <w:b w:val="0"/>
                  <w:color w:val="auto"/>
                  <w:sz w:val="22"/>
                  <w:szCs w:val="22"/>
                </w:rPr>
              </w:rPrChange>
            </w:rPr>
          </w:pPr>
          <w:ins w:id="1325" w:author="William" w:date="2016-06-28T20:30:00Z">
            <w:del w:id="1326" w:author="Osnir Estevam" w:date="2016-08-20T16:45:00Z">
              <w:r w:rsidRPr="007A38D2" w:rsidDel="007A38D2">
                <w:rPr>
                  <w:rStyle w:val="Hyperlink"/>
                  <w:b w:val="0"/>
                </w:rPr>
                <w:delText>1.2.</w:delText>
              </w:r>
              <w:r w:rsidRPr="00946032" w:rsidDel="007A38D2">
                <w:rPr>
                  <w:rFonts w:eastAsiaTheme="minorEastAsia"/>
                  <w:color w:val="auto"/>
                  <w:sz w:val="22"/>
                  <w:szCs w:val="22"/>
                  <w:rPrChange w:id="1327"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Problema de Pesquisa</w:delText>
              </w:r>
              <w:r w:rsidRPr="00946032" w:rsidDel="007A38D2">
                <w:rPr>
                  <w:webHidden/>
                </w:rPr>
                <w:tab/>
                <w:delText>1</w:delText>
              </w:r>
            </w:del>
          </w:ins>
        </w:p>
        <w:p w14:paraId="699C1869" w14:textId="150E9BC0" w:rsidR="006F1EEB" w:rsidRPr="00946032" w:rsidDel="007A38D2" w:rsidRDefault="006F1EEB">
          <w:pPr>
            <w:pStyle w:val="Sumrio1"/>
            <w:rPr>
              <w:ins w:id="1328" w:author="William" w:date="2016-06-28T20:30:00Z"/>
              <w:del w:id="1329" w:author="Osnir Estevam" w:date="2016-08-20T16:45:00Z"/>
              <w:rFonts w:eastAsiaTheme="minorEastAsia"/>
              <w:b w:val="0"/>
              <w:color w:val="auto"/>
              <w:sz w:val="22"/>
              <w:szCs w:val="22"/>
              <w:rPrChange w:id="1330" w:author="William" w:date="2016-06-28T20:55:00Z">
                <w:rPr>
                  <w:ins w:id="1331" w:author="William" w:date="2016-06-28T20:30:00Z"/>
                  <w:del w:id="1332" w:author="Osnir Estevam" w:date="2016-08-20T16:45:00Z"/>
                  <w:rFonts w:asciiTheme="minorHAnsi" w:eastAsiaTheme="minorEastAsia" w:hAnsiTheme="minorHAnsi" w:cstheme="minorBidi"/>
                  <w:b w:val="0"/>
                  <w:color w:val="auto"/>
                  <w:sz w:val="22"/>
                  <w:szCs w:val="22"/>
                </w:rPr>
              </w:rPrChange>
            </w:rPr>
          </w:pPr>
          <w:ins w:id="1333" w:author="William" w:date="2016-06-28T20:30:00Z">
            <w:del w:id="1334" w:author="Osnir Estevam" w:date="2016-08-20T16:45:00Z">
              <w:r w:rsidRPr="007A38D2" w:rsidDel="007A38D2">
                <w:rPr>
                  <w:rStyle w:val="Hyperlink"/>
                  <w:b w:val="0"/>
                </w:rPr>
                <w:delText>1.3.</w:delText>
              </w:r>
              <w:r w:rsidRPr="00946032" w:rsidDel="007A38D2">
                <w:rPr>
                  <w:rFonts w:eastAsiaTheme="minorEastAsia"/>
                  <w:color w:val="auto"/>
                  <w:sz w:val="22"/>
                  <w:szCs w:val="22"/>
                  <w:rPrChange w:id="1335"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Objetivo</w:delText>
              </w:r>
              <w:r w:rsidRPr="00946032" w:rsidDel="007A38D2">
                <w:rPr>
                  <w:webHidden/>
                </w:rPr>
                <w:tab/>
                <w:delText>2</w:delText>
              </w:r>
            </w:del>
          </w:ins>
        </w:p>
        <w:p w14:paraId="246165AA" w14:textId="6AD64C54" w:rsidR="006F1EEB" w:rsidRPr="00946032" w:rsidDel="007A38D2" w:rsidRDefault="006F1EEB">
          <w:pPr>
            <w:pStyle w:val="Sumrio1"/>
            <w:rPr>
              <w:ins w:id="1336" w:author="William" w:date="2016-06-28T20:30:00Z"/>
              <w:del w:id="1337" w:author="Osnir Estevam" w:date="2016-08-20T16:45:00Z"/>
              <w:rFonts w:eastAsiaTheme="minorEastAsia"/>
              <w:b w:val="0"/>
              <w:color w:val="auto"/>
              <w:sz w:val="22"/>
              <w:szCs w:val="22"/>
              <w:rPrChange w:id="1338" w:author="William" w:date="2016-06-28T20:55:00Z">
                <w:rPr>
                  <w:ins w:id="1339" w:author="William" w:date="2016-06-28T20:30:00Z"/>
                  <w:del w:id="1340" w:author="Osnir Estevam" w:date="2016-08-20T16:45:00Z"/>
                  <w:rFonts w:asciiTheme="minorHAnsi" w:eastAsiaTheme="minorEastAsia" w:hAnsiTheme="minorHAnsi" w:cstheme="minorBidi"/>
                  <w:b w:val="0"/>
                  <w:color w:val="auto"/>
                  <w:sz w:val="22"/>
                  <w:szCs w:val="22"/>
                </w:rPr>
              </w:rPrChange>
            </w:rPr>
          </w:pPr>
          <w:ins w:id="1341" w:author="William" w:date="2016-06-28T20:30:00Z">
            <w:del w:id="1342" w:author="Osnir Estevam" w:date="2016-08-20T16:45:00Z">
              <w:r w:rsidRPr="007A38D2" w:rsidDel="007A38D2">
                <w:rPr>
                  <w:rStyle w:val="Hyperlink"/>
                  <w:b w:val="0"/>
                </w:rPr>
                <w:delText>1.4.</w:delText>
              </w:r>
              <w:r w:rsidRPr="00946032" w:rsidDel="007A38D2">
                <w:rPr>
                  <w:rFonts w:eastAsiaTheme="minorEastAsia"/>
                  <w:color w:val="auto"/>
                  <w:sz w:val="22"/>
                  <w:szCs w:val="22"/>
                  <w:rPrChange w:id="1343"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Escopo</w:delText>
              </w:r>
              <w:r w:rsidRPr="00946032" w:rsidDel="007A38D2">
                <w:rPr>
                  <w:webHidden/>
                </w:rPr>
                <w:tab/>
                <w:delText>2</w:delText>
              </w:r>
            </w:del>
          </w:ins>
        </w:p>
        <w:p w14:paraId="4785E55A" w14:textId="44149C89" w:rsidR="006F1EEB" w:rsidRPr="00946032" w:rsidDel="007A38D2" w:rsidRDefault="006F1EEB">
          <w:pPr>
            <w:pStyle w:val="Sumrio1"/>
            <w:rPr>
              <w:ins w:id="1344" w:author="William" w:date="2016-06-28T20:30:00Z"/>
              <w:del w:id="1345" w:author="Osnir Estevam" w:date="2016-08-20T16:45:00Z"/>
              <w:rFonts w:eastAsiaTheme="minorEastAsia"/>
              <w:b w:val="0"/>
              <w:color w:val="auto"/>
              <w:sz w:val="22"/>
              <w:szCs w:val="22"/>
              <w:rPrChange w:id="1346" w:author="William" w:date="2016-06-28T20:55:00Z">
                <w:rPr>
                  <w:ins w:id="1347" w:author="William" w:date="2016-06-28T20:30:00Z"/>
                  <w:del w:id="1348" w:author="Osnir Estevam" w:date="2016-08-20T16:45:00Z"/>
                  <w:rFonts w:asciiTheme="minorHAnsi" w:eastAsiaTheme="minorEastAsia" w:hAnsiTheme="minorHAnsi" w:cstheme="minorBidi"/>
                  <w:b w:val="0"/>
                  <w:color w:val="auto"/>
                  <w:sz w:val="22"/>
                  <w:szCs w:val="22"/>
                </w:rPr>
              </w:rPrChange>
            </w:rPr>
          </w:pPr>
          <w:ins w:id="1349" w:author="William" w:date="2016-06-28T20:30:00Z">
            <w:del w:id="1350" w:author="Osnir Estevam" w:date="2016-08-20T16:45:00Z">
              <w:r w:rsidRPr="007A38D2" w:rsidDel="007A38D2">
                <w:rPr>
                  <w:rStyle w:val="Hyperlink"/>
                  <w:b w:val="0"/>
                </w:rPr>
                <w:delText>1.5.</w:delText>
              </w:r>
              <w:r w:rsidRPr="00946032" w:rsidDel="007A38D2">
                <w:rPr>
                  <w:rFonts w:eastAsiaTheme="minorEastAsia"/>
                  <w:color w:val="auto"/>
                  <w:sz w:val="22"/>
                  <w:szCs w:val="22"/>
                  <w:rPrChange w:id="1351"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Metodologia</w:delText>
              </w:r>
              <w:r w:rsidRPr="00946032" w:rsidDel="007A38D2">
                <w:rPr>
                  <w:webHidden/>
                </w:rPr>
                <w:tab/>
                <w:delText>3</w:delText>
              </w:r>
            </w:del>
          </w:ins>
        </w:p>
        <w:p w14:paraId="76BC892E" w14:textId="173EBBB0" w:rsidR="006F1EEB" w:rsidRPr="00946032" w:rsidDel="007A38D2" w:rsidRDefault="006F1EEB">
          <w:pPr>
            <w:pStyle w:val="Sumrio1"/>
            <w:rPr>
              <w:ins w:id="1352" w:author="William" w:date="2016-06-28T20:30:00Z"/>
              <w:del w:id="1353" w:author="Osnir Estevam" w:date="2016-08-20T16:45:00Z"/>
              <w:rFonts w:eastAsiaTheme="minorEastAsia"/>
              <w:b w:val="0"/>
              <w:color w:val="auto"/>
              <w:sz w:val="22"/>
              <w:szCs w:val="22"/>
              <w:rPrChange w:id="1354" w:author="William" w:date="2016-06-28T20:55:00Z">
                <w:rPr>
                  <w:ins w:id="1355" w:author="William" w:date="2016-06-28T20:30:00Z"/>
                  <w:del w:id="1356" w:author="Osnir Estevam" w:date="2016-08-20T16:45:00Z"/>
                  <w:rFonts w:asciiTheme="minorHAnsi" w:eastAsiaTheme="minorEastAsia" w:hAnsiTheme="minorHAnsi" w:cstheme="minorBidi"/>
                  <w:b w:val="0"/>
                  <w:color w:val="auto"/>
                  <w:sz w:val="22"/>
                  <w:szCs w:val="22"/>
                </w:rPr>
              </w:rPrChange>
            </w:rPr>
          </w:pPr>
          <w:ins w:id="1357" w:author="William" w:date="2016-06-28T20:30:00Z">
            <w:del w:id="1358" w:author="Osnir Estevam" w:date="2016-08-20T16:45:00Z">
              <w:r w:rsidRPr="007A38D2" w:rsidDel="007A38D2">
                <w:rPr>
                  <w:rStyle w:val="Hyperlink"/>
                  <w:b w:val="0"/>
                </w:rPr>
                <w:delText>1.6.</w:delText>
              </w:r>
              <w:r w:rsidRPr="00946032" w:rsidDel="007A38D2">
                <w:rPr>
                  <w:rFonts w:eastAsiaTheme="minorEastAsia"/>
                  <w:color w:val="auto"/>
                  <w:sz w:val="22"/>
                  <w:szCs w:val="22"/>
                  <w:rPrChange w:id="1359"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Organização do Trabalho</w:delText>
              </w:r>
              <w:r w:rsidRPr="00946032" w:rsidDel="007A38D2">
                <w:rPr>
                  <w:webHidden/>
                </w:rPr>
                <w:tab/>
                <w:delText>3</w:delText>
              </w:r>
            </w:del>
          </w:ins>
        </w:p>
        <w:p w14:paraId="39E7A199" w14:textId="473872E0" w:rsidR="006F1EEB" w:rsidRPr="00946032" w:rsidDel="007A38D2" w:rsidRDefault="006F1EEB">
          <w:pPr>
            <w:pStyle w:val="Sumrio1"/>
            <w:rPr>
              <w:ins w:id="1360" w:author="William" w:date="2016-06-28T20:30:00Z"/>
              <w:del w:id="1361" w:author="Osnir Estevam" w:date="2016-08-20T16:45:00Z"/>
              <w:rFonts w:eastAsiaTheme="minorEastAsia"/>
              <w:b w:val="0"/>
              <w:color w:val="auto"/>
              <w:sz w:val="22"/>
              <w:szCs w:val="22"/>
              <w:rPrChange w:id="1362" w:author="William" w:date="2016-06-28T20:55:00Z">
                <w:rPr>
                  <w:ins w:id="1363" w:author="William" w:date="2016-06-28T20:30:00Z"/>
                  <w:del w:id="1364" w:author="Osnir Estevam" w:date="2016-08-20T16:45:00Z"/>
                  <w:rFonts w:asciiTheme="minorHAnsi" w:eastAsiaTheme="minorEastAsia" w:hAnsiTheme="minorHAnsi" w:cstheme="minorBidi"/>
                  <w:b w:val="0"/>
                  <w:color w:val="auto"/>
                  <w:sz w:val="22"/>
                  <w:szCs w:val="22"/>
                </w:rPr>
              </w:rPrChange>
            </w:rPr>
          </w:pPr>
          <w:ins w:id="1365" w:author="William" w:date="2016-06-28T20:30:00Z">
            <w:del w:id="1366" w:author="Osnir Estevam" w:date="2016-08-20T16:45:00Z">
              <w:r w:rsidRPr="007A38D2" w:rsidDel="007A38D2">
                <w:rPr>
                  <w:rStyle w:val="Hyperlink"/>
                  <w:b w:val="0"/>
                </w:rPr>
                <w:delText>2.</w:delText>
              </w:r>
              <w:r w:rsidRPr="00946032" w:rsidDel="007A38D2">
                <w:rPr>
                  <w:rFonts w:eastAsiaTheme="minorEastAsia"/>
                  <w:color w:val="auto"/>
                  <w:sz w:val="22"/>
                  <w:szCs w:val="22"/>
                  <w:rPrChange w:id="1367"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REVISÃO DA LITERATURA</w:delText>
              </w:r>
              <w:r w:rsidRPr="00946032" w:rsidDel="007A38D2">
                <w:rPr>
                  <w:webHidden/>
                </w:rPr>
                <w:tab/>
                <w:delText>5</w:delText>
              </w:r>
            </w:del>
          </w:ins>
        </w:p>
        <w:p w14:paraId="062F360A" w14:textId="45694475" w:rsidR="006F1EEB" w:rsidRPr="00946032" w:rsidDel="007A38D2" w:rsidRDefault="006F1EEB">
          <w:pPr>
            <w:pStyle w:val="Sumrio1"/>
            <w:rPr>
              <w:ins w:id="1368" w:author="William" w:date="2016-06-28T20:30:00Z"/>
              <w:del w:id="1369" w:author="Osnir Estevam" w:date="2016-08-20T16:45:00Z"/>
              <w:rFonts w:eastAsiaTheme="minorEastAsia"/>
              <w:b w:val="0"/>
              <w:color w:val="auto"/>
              <w:sz w:val="22"/>
              <w:szCs w:val="22"/>
              <w:rPrChange w:id="1370" w:author="William" w:date="2016-06-28T20:55:00Z">
                <w:rPr>
                  <w:ins w:id="1371" w:author="William" w:date="2016-06-28T20:30:00Z"/>
                  <w:del w:id="1372" w:author="Osnir Estevam" w:date="2016-08-20T16:45:00Z"/>
                  <w:rFonts w:asciiTheme="minorHAnsi" w:eastAsiaTheme="minorEastAsia" w:hAnsiTheme="minorHAnsi" w:cstheme="minorBidi"/>
                  <w:b w:val="0"/>
                  <w:color w:val="auto"/>
                  <w:sz w:val="22"/>
                  <w:szCs w:val="22"/>
                </w:rPr>
              </w:rPrChange>
            </w:rPr>
          </w:pPr>
          <w:ins w:id="1373" w:author="William" w:date="2016-06-28T20:30:00Z">
            <w:del w:id="1374" w:author="Osnir Estevam" w:date="2016-08-20T16:45:00Z">
              <w:r w:rsidRPr="007A38D2" w:rsidDel="007A38D2">
                <w:rPr>
                  <w:rStyle w:val="Hyperlink"/>
                  <w:b w:val="0"/>
                </w:rPr>
                <w:delText>2.1.</w:delText>
              </w:r>
              <w:r w:rsidRPr="00946032" w:rsidDel="007A38D2">
                <w:rPr>
                  <w:rFonts w:eastAsiaTheme="minorEastAsia"/>
                  <w:color w:val="auto"/>
                  <w:sz w:val="22"/>
                  <w:szCs w:val="22"/>
                  <w:rPrChange w:id="1375"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API</w:delText>
              </w:r>
              <w:r w:rsidRPr="00946032" w:rsidDel="007A38D2">
                <w:rPr>
                  <w:webHidden/>
                </w:rPr>
                <w:tab/>
                <w:delText>5</w:delText>
              </w:r>
            </w:del>
          </w:ins>
        </w:p>
        <w:p w14:paraId="5C38CDBC" w14:textId="62435C23" w:rsidR="006F1EEB" w:rsidRPr="00946032" w:rsidDel="007A38D2" w:rsidRDefault="006F1EEB">
          <w:pPr>
            <w:pStyle w:val="Sumrio1"/>
            <w:rPr>
              <w:ins w:id="1376" w:author="William" w:date="2016-06-28T20:30:00Z"/>
              <w:del w:id="1377" w:author="Osnir Estevam" w:date="2016-08-20T16:45:00Z"/>
              <w:rFonts w:eastAsiaTheme="minorEastAsia"/>
              <w:b w:val="0"/>
              <w:color w:val="auto"/>
              <w:sz w:val="22"/>
              <w:szCs w:val="22"/>
              <w:rPrChange w:id="1378" w:author="William" w:date="2016-06-28T20:55:00Z">
                <w:rPr>
                  <w:ins w:id="1379" w:author="William" w:date="2016-06-28T20:30:00Z"/>
                  <w:del w:id="1380" w:author="Osnir Estevam" w:date="2016-08-20T16:45:00Z"/>
                  <w:rFonts w:asciiTheme="minorHAnsi" w:eastAsiaTheme="minorEastAsia" w:hAnsiTheme="minorHAnsi" w:cstheme="minorBidi"/>
                  <w:b w:val="0"/>
                  <w:color w:val="auto"/>
                  <w:sz w:val="22"/>
                  <w:szCs w:val="22"/>
                </w:rPr>
              </w:rPrChange>
            </w:rPr>
          </w:pPr>
          <w:ins w:id="1381" w:author="William" w:date="2016-06-28T20:30:00Z">
            <w:del w:id="1382" w:author="Osnir Estevam" w:date="2016-08-20T16:45:00Z">
              <w:r w:rsidRPr="007A38D2" w:rsidDel="007A38D2">
                <w:rPr>
                  <w:rStyle w:val="Hyperlink"/>
                  <w:b w:val="0"/>
                </w:rPr>
                <w:delText>2.2.</w:delText>
              </w:r>
              <w:r w:rsidRPr="00946032" w:rsidDel="007A38D2">
                <w:rPr>
                  <w:rFonts w:eastAsiaTheme="minorEastAsia"/>
                  <w:color w:val="auto"/>
                  <w:sz w:val="22"/>
                  <w:szCs w:val="22"/>
                  <w:rPrChange w:id="1383"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Modelo de Entidade Relacional (MER):</w:delText>
              </w:r>
              <w:r w:rsidRPr="00946032" w:rsidDel="007A38D2">
                <w:rPr>
                  <w:webHidden/>
                </w:rPr>
                <w:tab/>
                <w:delText>6</w:delText>
              </w:r>
            </w:del>
          </w:ins>
        </w:p>
        <w:p w14:paraId="0A3996AB" w14:textId="670D8BBA" w:rsidR="006F1EEB" w:rsidRPr="00946032" w:rsidDel="007A38D2" w:rsidRDefault="006F1EEB">
          <w:pPr>
            <w:pStyle w:val="Sumrio1"/>
            <w:rPr>
              <w:ins w:id="1384" w:author="William" w:date="2016-06-28T20:30:00Z"/>
              <w:del w:id="1385" w:author="Osnir Estevam" w:date="2016-08-20T16:45:00Z"/>
              <w:rFonts w:eastAsiaTheme="minorEastAsia"/>
              <w:b w:val="0"/>
              <w:color w:val="auto"/>
              <w:sz w:val="22"/>
              <w:szCs w:val="22"/>
              <w:rPrChange w:id="1386" w:author="William" w:date="2016-06-28T20:55:00Z">
                <w:rPr>
                  <w:ins w:id="1387" w:author="William" w:date="2016-06-28T20:30:00Z"/>
                  <w:del w:id="1388" w:author="Osnir Estevam" w:date="2016-08-20T16:45:00Z"/>
                  <w:rFonts w:asciiTheme="minorHAnsi" w:eastAsiaTheme="minorEastAsia" w:hAnsiTheme="minorHAnsi" w:cstheme="minorBidi"/>
                  <w:b w:val="0"/>
                  <w:color w:val="auto"/>
                  <w:sz w:val="22"/>
                  <w:szCs w:val="22"/>
                </w:rPr>
              </w:rPrChange>
            </w:rPr>
          </w:pPr>
          <w:ins w:id="1389" w:author="William" w:date="2016-06-28T20:30:00Z">
            <w:del w:id="1390" w:author="Osnir Estevam" w:date="2016-08-20T16:45:00Z">
              <w:r w:rsidRPr="007A38D2" w:rsidDel="007A38D2">
                <w:rPr>
                  <w:rStyle w:val="Hyperlink"/>
                  <w:b w:val="0"/>
                </w:rPr>
                <w:delText>2.2.1.</w:delText>
              </w:r>
              <w:r w:rsidRPr="00946032" w:rsidDel="007A38D2">
                <w:rPr>
                  <w:rFonts w:eastAsiaTheme="minorEastAsia"/>
                  <w:color w:val="auto"/>
                  <w:sz w:val="22"/>
                  <w:szCs w:val="22"/>
                  <w:rPrChange w:id="1391"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Entidades</w:delText>
              </w:r>
              <w:r w:rsidRPr="00946032" w:rsidDel="007A38D2">
                <w:rPr>
                  <w:webHidden/>
                </w:rPr>
                <w:tab/>
                <w:delText>6</w:delText>
              </w:r>
            </w:del>
          </w:ins>
        </w:p>
        <w:p w14:paraId="5E55CAC7" w14:textId="4EA29D12" w:rsidR="006F1EEB" w:rsidRPr="00946032" w:rsidDel="007A38D2" w:rsidRDefault="006F1EEB">
          <w:pPr>
            <w:pStyle w:val="Sumrio1"/>
            <w:rPr>
              <w:ins w:id="1392" w:author="William" w:date="2016-06-28T20:30:00Z"/>
              <w:del w:id="1393" w:author="Osnir Estevam" w:date="2016-08-20T16:45:00Z"/>
              <w:rFonts w:eastAsiaTheme="minorEastAsia"/>
              <w:b w:val="0"/>
              <w:color w:val="auto"/>
              <w:sz w:val="22"/>
              <w:szCs w:val="22"/>
              <w:rPrChange w:id="1394" w:author="William" w:date="2016-06-28T20:55:00Z">
                <w:rPr>
                  <w:ins w:id="1395" w:author="William" w:date="2016-06-28T20:30:00Z"/>
                  <w:del w:id="1396" w:author="Osnir Estevam" w:date="2016-08-20T16:45:00Z"/>
                  <w:rFonts w:asciiTheme="minorHAnsi" w:eastAsiaTheme="minorEastAsia" w:hAnsiTheme="minorHAnsi" w:cstheme="minorBidi"/>
                  <w:b w:val="0"/>
                  <w:color w:val="auto"/>
                  <w:sz w:val="22"/>
                  <w:szCs w:val="22"/>
                </w:rPr>
              </w:rPrChange>
            </w:rPr>
          </w:pPr>
          <w:ins w:id="1397" w:author="William" w:date="2016-06-28T20:30:00Z">
            <w:del w:id="1398" w:author="Osnir Estevam" w:date="2016-08-20T16:45:00Z">
              <w:r w:rsidRPr="007A38D2" w:rsidDel="007A38D2">
                <w:rPr>
                  <w:rStyle w:val="Hyperlink"/>
                  <w:b w:val="0"/>
                </w:rPr>
                <w:delText>2.2.2.</w:delText>
              </w:r>
              <w:r w:rsidRPr="00946032" w:rsidDel="007A38D2">
                <w:rPr>
                  <w:rFonts w:eastAsiaTheme="minorEastAsia"/>
                  <w:color w:val="auto"/>
                  <w:sz w:val="22"/>
                  <w:szCs w:val="22"/>
                  <w:rPrChange w:id="1399"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Relacionamentos</w:delText>
              </w:r>
              <w:r w:rsidRPr="00946032" w:rsidDel="007A38D2">
                <w:rPr>
                  <w:webHidden/>
                </w:rPr>
                <w:tab/>
                <w:delText>6</w:delText>
              </w:r>
            </w:del>
          </w:ins>
        </w:p>
        <w:p w14:paraId="1C511806" w14:textId="565CB6E9" w:rsidR="006F1EEB" w:rsidRPr="00946032" w:rsidDel="007A38D2" w:rsidRDefault="006F1EEB">
          <w:pPr>
            <w:pStyle w:val="Sumrio1"/>
            <w:rPr>
              <w:ins w:id="1400" w:author="William" w:date="2016-06-28T20:30:00Z"/>
              <w:del w:id="1401" w:author="Osnir Estevam" w:date="2016-08-20T16:45:00Z"/>
              <w:rFonts w:eastAsiaTheme="minorEastAsia"/>
              <w:b w:val="0"/>
              <w:color w:val="auto"/>
              <w:sz w:val="22"/>
              <w:szCs w:val="22"/>
              <w:rPrChange w:id="1402" w:author="William" w:date="2016-06-28T20:55:00Z">
                <w:rPr>
                  <w:ins w:id="1403" w:author="William" w:date="2016-06-28T20:30:00Z"/>
                  <w:del w:id="1404" w:author="Osnir Estevam" w:date="2016-08-20T16:45:00Z"/>
                  <w:rFonts w:asciiTheme="minorHAnsi" w:eastAsiaTheme="minorEastAsia" w:hAnsiTheme="minorHAnsi" w:cstheme="minorBidi"/>
                  <w:b w:val="0"/>
                  <w:color w:val="auto"/>
                  <w:sz w:val="22"/>
                  <w:szCs w:val="22"/>
                </w:rPr>
              </w:rPrChange>
            </w:rPr>
          </w:pPr>
          <w:ins w:id="1405" w:author="William" w:date="2016-06-28T20:30:00Z">
            <w:del w:id="1406" w:author="Osnir Estevam" w:date="2016-08-20T16:45:00Z">
              <w:r w:rsidRPr="007A38D2" w:rsidDel="007A38D2">
                <w:rPr>
                  <w:rStyle w:val="Hyperlink"/>
                  <w:b w:val="0"/>
                </w:rPr>
                <w:delText>2.2.3.</w:delText>
              </w:r>
              <w:r w:rsidRPr="00946032" w:rsidDel="007A38D2">
                <w:rPr>
                  <w:rFonts w:eastAsiaTheme="minorEastAsia"/>
                  <w:color w:val="auto"/>
                  <w:sz w:val="22"/>
                  <w:szCs w:val="22"/>
                  <w:rPrChange w:id="1407"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Atributo</w:delText>
              </w:r>
              <w:r w:rsidRPr="00946032" w:rsidDel="007A38D2">
                <w:rPr>
                  <w:webHidden/>
                </w:rPr>
                <w:tab/>
                <w:delText>7</w:delText>
              </w:r>
            </w:del>
          </w:ins>
        </w:p>
        <w:p w14:paraId="6E136EF3" w14:textId="5C95D425" w:rsidR="006F1EEB" w:rsidRPr="00946032" w:rsidDel="007A38D2" w:rsidRDefault="006F1EEB">
          <w:pPr>
            <w:pStyle w:val="Sumrio1"/>
            <w:rPr>
              <w:ins w:id="1408" w:author="William" w:date="2016-06-28T20:30:00Z"/>
              <w:del w:id="1409" w:author="Osnir Estevam" w:date="2016-08-20T16:45:00Z"/>
              <w:rFonts w:eastAsiaTheme="minorEastAsia"/>
              <w:b w:val="0"/>
              <w:color w:val="auto"/>
              <w:sz w:val="22"/>
              <w:szCs w:val="22"/>
              <w:rPrChange w:id="1410" w:author="William" w:date="2016-06-28T20:55:00Z">
                <w:rPr>
                  <w:ins w:id="1411" w:author="William" w:date="2016-06-28T20:30:00Z"/>
                  <w:del w:id="1412" w:author="Osnir Estevam" w:date="2016-08-20T16:45:00Z"/>
                  <w:rFonts w:asciiTheme="minorHAnsi" w:eastAsiaTheme="minorEastAsia" w:hAnsiTheme="minorHAnsi" w:cstheme="minorBidi"/>
                  <w:b w:val="0"/>
                  <w:color w:val="auto"/>
                  <w:sz w:val="22"/>
                  <w:szCs w:val="22"/>
                </w:rPr>
              </w:rPrChange>
            </w:rPr>
          </w:pPr>
          <w:ins w:id="1413" w:author="William" w:date="2016-06-28T20:30:00Z">
            <w:del w:id="1414" w:author="Osnir Estevam" w:date="2016-08-20T16:45:00Z">
              <w:r w:rsidRPr="007A38D2" w:rsidDel="007A38D2">
                <w:rPr>
                  <w:rStyle w:val="Hyperlink"/>
                  <w:b w:val="0"/>
                </w:rPr>
                <w:delText>2.3.</w:delText>
              </w:r>
              <w:r w:rsidRPr="00946032" w:rsidDel="007A38D2">
                <w:rPr>
                  <w:rFonts w:eastAsiaTheme="minorEastAsia"/>
                  <w:color w:val="auto"/>
                  <w:sz w:val="22"/>
                  <w:szCs w:val="22"/>
                  <w:rPrChange w:id="1415"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BPM (Business Process Model)</w:delText>
              </w:r>
              <w:r w:rsidRPr="00946032" w:rsidDel="007A38D2">
                <w:rPr>
                  <w:webHidden/>
                </w:rPr>
                <w:tab/>
                <w:delText>8</w:delText>
              </w:r>
            </w:del>
          </w:ins>
        </w:p>
        <w:p w14:paraId="7A945922" w14:textId="02AD1E1A" w:rsidR="006F1EEB" w:rsidRPr="00946032" w:rsidDel="007A38D2" w:rsidRDefault="006F1EEB">
          <w:pPr>
            <w:pStyle w:val="Sumrio1"/>
            <w:rPr>
              <w:ins w:id="1416" w:author="William" w:date="2016-06-28T20:30:00Z"/>
              <w:del w:id="1417" w:author="Osnir Estevam" w:date="2016-08-20T16:45:00Z"/>
              <w:rFonts w:eastAsiaTheme="minorEastAsia"/>
              <w:b w:val="0"/>
              <w:color w:val="auto"/>
              <w:sz w:val="22"/>
              <w:szCs w:val="22"/>
              <w:rPrChange w:id="1418" w:author="William" w:date="2016-06-28T20:55:00Z">
                <w:rPr>
                  <w:ins w:id="1419" w:author="William" w:date="2016-06-28T20:30:00Z"/>
                  <w:del w:id="1420" w:author="Osnir Estevam" w:date="2016-08-20T16:45:00Z"/>
                  <w:rFonts w:asciiTheme="minorHAnsi" w:eastAsiaTheme="minorEastAsia" w:hAnsiTheme="minorHAnsi" w:cstheme="minorBidi"/>
                  <w:b w:val="0"/>
                  <w:color w:val="auto"/>
                  <w:sz w:val="22"/>
                  <w:szCs w:val="22"/>
                </w:rPr>
              </w:rPrChange>
            </w:rPr>
          </w:pPr>
          <w:ins w:id="1421" w:author="William" w:date="2016-06-28T20:30:00Z">
            <w:del w:id="1422" w:author="Osnir Estevam" w:date="2016-08-20T16:45:00Z">
              <w:r w:rsidRPr="007A38D2" w:rsidDel="007A38D2">
                <w:rPr>
                  <w:rStyle w:val="Hyperlink"/>
                  <w:b w:val="0"/>
                </w:rPr>
                <w:delText>2.4.</w:delText>
              </w:r>
              <w:r w:rsidRPr="00946032" w:rsidDel="007A38D2">
                <w:rPr>
                  <w:rFonts w:eastAsiaTheme="minorEastAsia"/>
                  <w:color w:val="auto"/>
                  <w:sz w:val="22"/>
                  <w:szCs w:val="22"/>
                  <w:rPrChange w:id="1423"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Protocolo HTTP (Hyper Transfer Protocol)</w:delText>
              </w:r>
              <w:r w:rsidRPr="00946032" w:rsidDel="007A38D2">
                <w:rPr>
                  <w:webHidden/>
                </w:rPr>
                <w:tab/>
                <w:delText>8</w:delText>
              </w:r>
            </w:del>
          </w:ins>
        </w:p>
        <w:p w14:paraId="282C6D1B" w14:textId="5FA5B8D2" w:rsidR="006F1EEB" w:rsidRPr="00946032" w:rsidDel="007A38D2" w:rsidRDefault="006F1EEB">
          <w:pPr>
            <w:pStyle w:val="Sumrio1"/>
            <w:rPr>
              <w:ins w:id="1424" w:author="William" w:date="2016-06-28T20:30:00Z"/>
              <w:del w:id="1425" w:author="Osnir Estevam" w:date="2016-08-20T16:45:00Z"/>
              <w:rFonts w:eastAsiaTheme="minorEastAsia"/>
              <w:b w:val="0"/>
              <w:color w:val="auto"/>
              <w:sz w:val="22"/>
              <w:szCs w:val="22"/>
              <w:rPrChange w:id="1426" w:author="William" w:date="2016-06-28T20:55:00Z">
                <w:rPr>
                  <w:ins w:id="1427" w:author="William" w:date="2016-06-28T20:30:00Z"/>
                  <w:del w:id="1428" w:author="Osnir Estevam" w:date="2016-08-20T16:45:00Z"/>
                  <w:rFonts w:asciiTheme="minorHAnsi" w:eastAsiaTheme="minorEastAsia" w:hAnsiTheme="minorHAnsi" w:cstheme="minorBidi"/>
                  <w:b w:val="0"/>
                  <w:color w:val="auto"/>
                  <w:sz w:val="22"/>
                  <w:szCs w:val="22"/>
                </w:rPr>
              </w:rPrChange>
            </w:rPr>
          </w:pPr>
          <w:ins w:id="1429" w:author="William" w:date="2016-06-28T20:30:00Z">
            <w:del w:id="1430" w:author="Osnir Estevam" w:date="2016-08-20T16:45:00Z">
              <w:r w:rsidRPr="007A38D2" w:rsidDel="007A38D2">
                <w:rPr>
                  <w:rStyle w:val="Hyperlink"/>
                  <w:b w:val="0"/>
                </w:rPr>
                <w:delText>2.5.</w:delText>
              </w:r>
              <w:r w:rsidRPr="00946032" w:rsidDel="007A38D2">
                <w:rPr>
                  <w:rFonts w:eastAsiaTheme="minorEastAsia"/>
                  <w:color w:val="auto"/>
                  <w:sz w:val="22"/>
                  <w:szCs w:val="22"/>
                  <w:rPrChange w:id="1431"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Arquitetura REST</w:delText>
              </w:r>
              <w:r w:rsidRPr="00946032" w:rsidDel="007A38D2">
                <w:rPr>
                  <w:webHidden/>
                </w:rPr>
                <w:tab/>
                <w:delText>8</w:delText>
              </w:r>
            </w:del>
          </w:ins>
        </w:p>
        <w:p w14:paraId="4B62731C" w14:textId="1B78141D" w:rsidR="006F1EEB" w:rsidRPr="00946032" w:rsidDel="007A38D2" w:rsidRDefault="006F1EEB">
          <w:pPr>
            <w:pStyle w:val="Sumrio1"/>
            <w:rPr>
              <w:ins w:id="1432" w:author="William" w:date="2016-06-28T20:30:00Z"/>
              <w:del w:id="1433" w:author="Osnir Estevam" w:date="2016-08-20T16:45:00Z"/>
              <w:rFonts w:eastAsiaTheme="minorEastAsia"/>
              <w:b w:val="0"/>
              <w:color w:val="auto"/>
              <w:sz w:val="22"/>
              <w:szCs w:val="22"/>
              <w:rPrChange w:id="1434" w:author="William" w:date="2016-06-28T20:55:00Z">
                <w:rPr>
                  <w:ins w:id="1435" w:author="William" w:date="2016-06-28T20:30:00Z"/>
                  <w:del w:id="1436" w:author="Osnir Estevam" w:date="2016-08-20T16:45:00Z"/>
                  <w:rFonts w:asciiTheme="minorHAnsi" w:eastAsiaTheme="minorEastAsia" w:hAnsiTheme="minorHAnsi" w:cstheme="minorBidi"/>
                  <w:b w:val="0"/>
                  <w:color w:val="auto"/>
                  <w:sz w:val="22"/>
                  <w:szCs w:val="22"/>
                </w:rPr>
              </w:rPrChange>
            </w:rPr>
          </w:pPr>
          <w:ins w:id="1437" w:author="William" w:date="2016-06-28T20:30:00Z">
            <w:del w:id="1438" w:author="Osnir Estevam" w:date="2016-08-20T16:45:00Z">
              <w:r w:rsidRPr="007A38D2" w:rsidDel="007A38D2">
                <w:rPr>
                  <w:rStyle w:val="Hyperlink"/>
                  <w:b w:val="0"/>
                </w:rPr>
                <w:delText>2.6.</w:delText>
              </w:r>
              <w:r w:rsidRPr="00946032" w:rsidDel="007A38D2">
                <w:rPr>
                  <w:rFonts w:eastAsiaTheme="minorEastAsia"/>
                  <w:color w:val="auto"/>
                  <w:sz w:val="22"/>
                  <w:szCs w:val="22"/>
                  <w:rPrChange w:id="1439"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RESTful</w:delText>
              </w:r>
              <w:r w:rsidRPr="00946032" w:rsidDel="007A38D2">
                <w:rPr>
                  <w:webHidden/>
                </w:rPr>
                <w:tab/>
                <w:delText>9</w:delText>
              </w:r>
            </w:del>
          </w:ins>
        </w:p>
        <w:p w14:paraId="1AE6CBE5" w14:textId="73ADEBD2" w:rsidR="006F1EEB" w:rsidRPr="00946032" w:rsidDel="007A38D2" w:rsidRDefault="006F1EEB">
          <w:pPr>
            <w:pStyle w:val="Sumrio1"/>
            <w:rPr>
              <w:ins w:id="1440" w:author="William" w:date="2016-06-28T20:30:00Z"/>
              <w:del w:id="1441" w:author="Osnir Estevam" w:date="2016-08-20T16:45:00Z"/>
              <w:rFonts w:eastAsiaTheme="minorEastAsia"/>
              <w:b w:val="0"/>
              <w:color w:val="auto"/>
              <w:sz w:val="22"/>
              <w:szCs w:val="22"/>
              <w:rPrChange w:id="1442" w:author="William" w:date="2016-06-28T20:55:00Z">
                <w:rPr>
                  <w:ins w:id="1443" w:author="William" w:date="2016-06-28T20:30:00Z"/>
                  <w:del w:id="1444" w:author="Osnir Estevam" w:date="2016-08-20T16:45:00Z"/>
                  <w:rFonts w:asciiTheme="minorHAnsi" w:eastAsiaTheme="minorEastAsia" w:hAnsiTheme="minorHAnsi" w:cstheme="minorBidi"/>
                  <w:b w:val="0"/>
                  <w:color w:val="auto"/>
                  <w:sz w:val="22"/>
                  <w:szCs w:val="22"/>
                </w:rPr>
              </w:rPrChange>
            </w:rPr>
          </w:pPr>
          <w:ins w:id="1445" w:author="William" w:date="2016-06-28T20:30:00Z">
            <w:del w:id="1446" w:author="Osnir Estevam" w:date="2016-08-20T16:45:00Z">
              <w:r w:rsidRPr="007A38D2" w:rsidDel="007A38D2">
                <w:rPr>
                  <w:rStyle w:val="Hyperlink"/>
                  <w:b w:val="0"/>
                </w:rPr>
                <w:delText>2.7.</w:delText>
              </w:r>
              <w:r w:rsidRPr="00946032" w:rsidDel="007A38D2">
                <w:rPr>
                  <w:rFonts w:eastAsiaTheme="minorEastAsia"/>
                  <w:color w:val="auto"/>
                  <w:sz w:val="22"/>
                  <w:szCs w:val="22"/>
                  <w:rPrChange w:id="1447"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Swagger</w:delText>
              </w:r>
              <w:r w:rsidRPr="00946032" w:rsidDel="007A38D2">
                <w:rPr>
                  <w:webHidden/>
                </w:rPr>
                <w:tab/>
                <w:delText>11</w:delText>
              </w:r>
            </w:del>
          </w:ins>
        </w:p>
        <w:p w14:paraId="2328D80D" w14:textId="36E32C34" w:rsidR="006F1EEB" w:rsidRPr="00946032" w:rsidDel="007A38D2" w:rsidRDefault="006F1EEB">
          <w:pPr>
            <w:pStyle w:val="Sumrio1"/>
            <w:rPr>
              <w:ins w:id="1448" w:author="William" w:date="2016-06-28T20:30:00Z"/>
              <w:del w:id="1449" w:author="Osnir Estevam" w:date="2016-08-20T16:45:00Z"/>
              <w:rFonts w:eastAsiaTheme="minorEastAsia"/>
              <w:b w:val="0"/>
              <w:color w:val="auto"/>
              <w:sz w:val="22"/>
              <w:szCs w:val="22"/>
              <w:rPrChange w:id="1450" w:author="William" w:date="2016-06-28T20:55:00Z">
                <w:rPr>
                  <w:ins w:id="1451" w:author="William" w:date="2016-06-28T20:30:00Z"/>
                  <w:del w:id="1452" w:author="Osnir Estevam" w:date="2016-08-20T16:45:00Z"/>
                  <w:rFonts w:asciiTheme="minorHAnsi" w:eastAsiaTheme="minorEastAsia" w:hAnsiTheme="minorHAnsi" w:cstheme="minorBidi"/>
                  <w:b w:val="0"/>
                  <w:color w:val="auto"/>
                  <w:sz w:val="22"/>
                  <w:szCs w:val="22"/>
                </w:rPr>
              </w:rPrChange>
            </w:rPr>
          </w:pPr>
          <w:ins w:id="1453" w:author="William" w:date="2016-06-28T20:30:00Z">
            <w:del w:id="1454" w:author="Osnir Estevam" w:date="2016-08-20T16:45:00Z">
              <w:r w:rsidRPr="007A38D2" w:rsidDel="007A38D2">
                <w:rPr>
                  <w:rStyle w:val="Hyperlink"/>
                  <w:b w:val="0"/>
                </w:rPr>
                <w:delText>2.8.</w:delText>
              </w:r>
              <w:r w:rsidRPr="00946032" w:rsidDel="007A38D2">
                <w:rPr>
                  <w:rFonts w:eastAsiaTheme="minorEastAsia"/>
                  <w:color w:val="auto"/>
                  <w:sz w:val="22"/>
                  <w:szCs w:val="22"/>
                  <w:rPrChange w:id="1455"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TDD (Test Driven Development)</w:delText>
              </w:r>
              <w:r w:rsidRPr="00946032" w:rsidDel="007A38D2">
                <w:rPr>
                  <w:webHidden/>
                </w:rPr>
                <w:tab/>
                <w:delText>11</w:delText>
              </w:r>
            </w:del>
          </w:ins>
        </w:p>
        <w:p w14:paraId="70F5259D" w14:textId="5A405088" w:rsidR="006F1EEB" w:rsidRPr="00946032" w:rsidDel="007A38D2" w:rsidRDefault="006F1EEB">
          <w:pPr>
            <w:pStyle w:val="Sumrio1"/>
            <w:rPr>
              <w:ins w:id="1456" w:author="William" w:date="2016-06-28T20:30:00Z"/>
              <w:del w:id="1457" w:author="Osnir Estevam" w:date="2016-08-20T16:45:00Z"/>
              <w:rFonts w:eastAsiaTheme="minorEastAsia"/>
              <w:b w:val="0"/>
              <w:color w:val="auto"/>
              <w:sz w:val="22"/>
              <w:szCs w:val="22"/>
              <w:rPrChange w:id="1458" w:author="William" w:date="2016-06-28T20:55:00Z">
                <w:rPr>
                  <w:ins w:id="1459" w:author="William" w:date="2016-06-28T20:30:00Z"/>
                  <w:del w:id="1460" w:author="Osnir Estevam" w:date="2016-08-20T16:45:00Z"/>
                  <w:rFonts w:asciiTheme="minorHAnsi" w:eastAsiaTheme="minorEastAsia" w:hAnsiTheme="minorHAnsi" w:cstheme="minorBidi"/>
                  <w:b w:val="0"/>
                  <w:color w:val="auto"/>
                  <w:sz w:val="22"/>
                  <w:szCs w:val="22"/>
                </w:rPr>
              </w:rPrChange>
            </w:rPr>
          </w:pPr>
          <w:ins w:id="1461" w:author="William" w:date="2016-06-28T20:30:00Z">
            <w:del w:id="1462" w:author="Osnir Estevam" w:date="2016-08-20T16:45:00Z">
              <w:r w:rsidRPr="007A38D2" w:rsidDel="007A38D2">
                <w:rPr>
                  <w:rStyle w:val="Hyperlink"/>
                  <w:b w:val="0"/>
                </w:rPr>
                <w:delText>2.8.1.</w:delText>
              </w:r>
              <w:r w:rsidRPr="00946032" w:rsidDel="007A38D2">
                <w:rPr>
                  <w:rFonts w:eastAsiaTheme="minorEastAsia"/>
                  <w:color w:val="auto"/>
                  <w:sz w:val="22"/>
                  <w:szCs w:val="22"/>
                  <w:rPrChange w:id="1463"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Teste de Unidade</w:delText>
              </w:r>
              <w:r w:rsidRPr="00946032" w:rsidDel="007A38D2">
                <w:rPr>
                  <w:webHidden/>
                </w:rPr>
                <w:tab/>
                <w:delText>12</w:delText>
              </w:r>
            </w:del>
          </w:ins>
        </w:p>
        <w:p w14:paraId="07B0EF66" w14:textId="5AC677F3" w:rsidR="006F1EEB" w:rsidRPr="00946032" w:rsidDel="007A38D2" w:rsidRDefault="006F1EEB">
          <w:pPr>
            <w:pStyle w:val="Sumrio1"/>
            <w:rPr>
              <w:ins w:id="1464" w:author="William" w:date="2016-06-28T20:30:00Z"/>
              <w:del w:id="1465" w:author="Osnir Estevam" w:date="2016-08-20T16:45:00Z"/>
              <w:rFonts w:eastAsiaTheme="minorEastAsia"/>
              <w:b w:val="0"/>
              <w:color w:val="auto"/>
              <w:sz w:val="22"/>
              <w:szCs w:val="22"/>
              <w:rPrChange w:id="1466" w:author="William" w:date="2016-06-28T20:55:00Z">
                <w:rPr>
                  <w:ins w:id="1467" w:author="William" w:date="2016-06-28T20:30:00Z"/>
                  <w:del w:id="1468" w:author="Osnir Estevam" w:date="2016-08-20T16:45:00Z"/>
                  <w:rFonts w:asciiTheme="minorHAnsi" w:eastAsiaTheme="minorEastAsia" w:hAnsiTheme="minorHAnsi" w:cstheme="minorBidi"/>
                  <w:b w:val="0"/>
                  <w:color w:val="auto"/>
                  <w:sz w:val="22"/>
                  <w:szCs w:val="22"/>
                </w:rPr>
              </w:rPrChange>
            </w:rPr>
          </w:pPr>
          <w:ins w:id="1469" w:author="William" w:date="2016-06-28T20:30:00Z">
            <w:del w:id="1470" w:author="Osnir Estevam" w:date="2016-08-20T16:45:00Z">
              <w:r w:rsidRPr="007A38D2" w:rsidDel="007A38D2">
                <w:rPr>
                  <w:rStyle w:val="Hyperlink"/>
                  <w:b w:val="0"/>
                </w:rPr>
                <w:delText>2.9.</w:delText>
              </w:r>
              <w:r w:rsidRPr="00946032" w:rsidDel="007A38D2">
                <w:rPr>
                  <w:rFonts w:eastAsiaTheme="minorEastAsia"/>
                  <w:color w:val="auto"/>
                  <w:sz w:val="22"/>
                  <w:szCs w:val="22"/>
                  <w:rPrChange w:id="1471"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Personas</w:delText>
              </w:r>
              <w:r w:rsidRPr="00946032" w:rsidDel="007A38D2">
                <w:rPr>
                  <w:webHidden/>
                </w:rPr>
                <w:tab/>
                <w:delText>13</w:delText>
              </w:r>
            </w:del>
          </w:ins>
        </w:p>
        <w:p w14:paraId="29DCDD2B" w14:textId="6E442768" w:rsidR="006F1EEB" w:rsidRPr="00946032" w:rsidDel="007A38D2" w:rsidRDefault="006F1EEB">
          <w:pPr>
            <w:pStyle w:val="Sumrio1"/>
            <w:rPr>
              <w:ins w:id="1472" w:author="William" w:date="2016-06-28T20:30:00Z"/>
              <w:del w:id="1473" w:author="Osnir Estevam" w:date="2016-08-20T16:45:00Z"/>
              <w:rFonts w:eastAsiaTheme="minorEastAsia"/>
              <w:b w:val="0"/>
              <w:color w:val="auto"/>
              <w:sz w:val="22"/>
              <w:szCs w:val="22"/>
              <w:rPrChange w:id="1474" w:author="William" w:date="2016-06-28T20:55:00Z">
                <w:rPr>
                  <w:ins w:id="1475" w:author="William" w:date="2016-06-28T20:30:00Z"/>
                  <w:del w:id="1476" w:author="Osnir Estevam" w:date="2016-08-20T16:45:00Z"/>
                  <w:rFonts w:asciiTheme="minorHAnsi" w:eastAsiaTheme="minorEastAsia" w:hAnsiTheme="minorHAnsi" w:cstheme="minorBidi"/>
                  <w:b w:val="0"/>
                  <w:color w:val="auto"/>
                  <w:sz w:val="22"/>
                  <w:szCs w:val="22"/>
                </w:rPr>
              </w:rPrChange>
            </w:rPr>
          </w:pPr>
          <w:ins w:id="1477" w:author="William" w:date="2016-06-28T20:30:00Z">
            <w:del w:id="1478" w:author="Osnir Estevam" w:date="2016-08-20T16:45:00Z">
              <w:r w:rsidRPr="007A38D2" w:rsidDel="007A38D2">
                <w:rPr>
                  <w:rStyle w:val="Hyperlink"/>
                  <w:b w:val="0"/>
                </w:rPr>
                <w:delText>2.10.</w:delText>
              </w:r>
              <w:r w:rsidRPr="00946032" w:rsidDel="007A38D2">
                <w:rPr>
                  <w:rFonts w:eastAsiaTheme="minorEastAsia"/>
                  <w:color w:val="auto"/>
                  <w:sz w:val="22"/>
                  <w:szCs w:val="22"/>
                  <w:rPrChange w:id="1479"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Design de Interação</w:delText>
              </w:r>
              <w:r w:rsidRPr="00946032" w:rsidDel="007A38D2">
                <w:rPr>
                  <w:webHidden/>
                </w:rPr>
                <w:tab/>
                <w:delText>14</w:delText>
              </w:r>
            </w:del>
          </w:ins>
        </w:p>
        <w:p w14:paraId="191D8E8B" w14:textId="7118930F" w:rsidR="006F1EEB" w:rsidRPr="00946032" w:rsidDel="007A38D2" w:rsidRDefault="006F1EEB">
          <w:pPr>
            <w:pStyle w:val="Sumrio1"/>
            <w:rPr>
              <w:ins w:id="1480" w:author="William" w:date="2016-06-28T20:30:00Z"/>
              <w:del w:id="1481" w:author="Osnir Estevam" w:date="2016-08-20T16:45:00Z"/>
              <w:rFonts w:eastAsiaTheme="minorEastAsia"/>
              <w:b w:val="0"/>
              <w:color w:val="auto"/>
              <w:sz w:val="22"/>
              <w:szCs w:val="22"/>
              <w:rPrChange w:id="1482" w:author="William" w:date="2016-06-28T20:55:00Z">
                <w:rPr>
                  <w:ins w:id="1483" w:author="William" w:date="2016-06-28T20:30:00Z"/>
                  <w:del w:id="1484" w:author="Osnir Estevam" w:date="2016-08-20T16:45:00Z"/>
                  <w:rFonts w:asciiTheme="minorHAnsi" w:eastAsiaTheme="minorEastAsia" w:hAnsiTheme="minorHAnsi" w:cstheme="minorBidi"/>
                  <w:b w:val="0"/>
                  <w:color w:val="auto"/>
                  <w:sz w:val="22"/>
                  <w:szCs w:val="22"/>
                </w:rPr>
              </w:rPrChange>
            </w:rPr>
          </w:pPr>
          <w:ins w:id="1485" w:author="William" w:date="2016-06-28T20:30:00Z">
            <w:del w:id="1486" w:author="Osnir Estevam" w:date="2016-08-20T16:45:00Z">
              <w:r w:rsidRPr="007A38D2" w:rsidDel="007A38D2">
                <w:rPr>
                  <w:rStyle w:val="Hyperlink"/>
                  <w:b w:val="0"/>
                </w:rPr>
                <w:delText>2.11.</w:delText>
              </w:r>
              <w:r w:rsidRPr="00946032" w:rsidDel="007A38D2">
                <w:rPr>
                  <w:rFonts w:eastAsiaTheme="minorEastAsia"/>
                  <w:color w:val="auto"/>
                  <w:sz w:val="22"/>
                  <w:szCs w:val="22"/>
                  <w:rPrChange w:id="1487"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Framework Material Design</w:delText>
              </w:r>
              <w:r w:rsidRPr="00946032" w:rsidDel="007A38D2">
                <w:rPr>
                  <w:webHidden/>
                </w:rPr>
                <w:tab/>
                <w:delText>14</w:delText>
              </w:r>
            </w:del>
          </w:ins>
        </w:p>
        <w:p w14:paraId="1DF22EC2" w14:textId="7C75F5F4" w:rsidR="006F1EEB" w:rsidRPr="00946032" w:rsidDel="007A38D2" w:rsidRDefault="006F1EEB">
          <w:pPr>
            <w:pStyle w:val="Sumrio1"/>
            <w:rPr>
              <w:ins w:id="1488" w:author="William" w:date="2016-06-28T20:30:00Z"/>
              <w:del w:id="1489" w:author="Osnir Estevam" w:date="2016-08-20T16:45:00Z"/>
              <w:rFonts w:eastAsiaTheme="minorEastAsia"/>
              <w:b w:val="0"/>
              <w:color w:val="auto"/>
              <w:sz w:val="22"/>
              <w:szCs w:val="22"/>
              <w:rPrChange w:id="1490" w:author="William" w:date="2016-06-28T20:55:00Z">
                <w:rPr>
                  <w:ins w:id="1491" w:author="William" w:date="2016-06-28T20:30:00Z"/>
                  <w:del w:id="1492" w:author="Osnir Estevam" w:date="2016-08-20T16:45:00Z"/>
                  <w:rFonts w:asciiTheme="minorHAnsi" w:eastAsiaTheme="minorEastAsia" w:hAnsiTheme="minorHAnsi" w:cstheme="minorBidi"/>
                  <w:b w:val="0"/>
                  <w:color w:val="auto"/>
                  <w:sz w:val="22"/>
                  <w:szCs w:val="22"/>
                </w:rPr>
              </w:rPrChange>
            </w:rPr>
          </w:pPr>
          <w:ins w:id="1493" w:author="William" w:date="2016-06-28T20:30:00Z">
            <w:del w:id="1494" w:author="Osnir Estevam" w:date="2016-08-20T16:45:00Z">
              <w:r w:rsidRPr="007A38D2" w:rsidDel="007A38D2">
                <w:rPr>
                  <w:rStyle w:val="Hyperlink"/>
                  <w:b w:val="0"/>
                </w:rPr>
                <w:delText>2.12.</w:delText>
              </w:r>
              <w:r w:rsidRPr="00946032" w:rsidDel="007A38D2">
                <w:rPr>
                  <w:rFonts w:eastAsiaTheme="minorEastAsia"/>
                  <w:color w:val="auto"/>
                  <w:sz w:val="22"/>
                  <w:szCs w:val="22"/>
                  <w:rPrChange w:id="1495"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Framework AngularJS</w:delText>
              </w:r>
              <w:r w:rsidRPr="00946032" w:rsidDel="007A38D2">
                <w:rPr>
                  <w:webHidden/>
                </w:rPr>
                <w:tab/>
                <w:delText>15</w:delText>
              </w:r>
            </w:del>
          </w:ins>
        </w:p>
        <w:p w14:paraId="6EF88E28" w14:textId="03922EE7" w:rsidR="006F1EEB" w:rsidRPr="00946032" w:rsidDel="007A38D2" w:rsidRDefault="006F1EEB">
          <w:pPr>
            <w:pStyle w:val="Sumrio1"/>
            <w:rPr>
              <w:ins w:id="1496" w:author="William" w:date="2016-06-28T20:30:00Z"/>
              <w:del w:id="1497" w:author="Osnir Estevam" w:date="2016-08-20T16:45:00Z"/>
              <w:rFonts w:eastAsiaTheme="minorEastAsia"/>
              <w:b w:val="0"/>
              <w:color w:val="auto"/>
              <w:sz w:val="22"/>
              <w:szCs w:val="22"/>
              <w:rPrChange w:id="1498" w:author="William" w:date="2016-06-28T20:55:00Z">
                <w:rPr>
                  <w:ins w:id="1499" w:author="William" w:date="2016-06-28T20:30:00Z"/>
                  <w:del w:id="1500" w:author="Osnir Estevam" w:date="2016-08-20T16:45:00Z"/>
                  <w:rFonts w:asciiTheme="minorHAnsi" w:eastAsiaTheme="minorEastAsia" w:hAnsiTheme="minorHAnsi" w:cstheme="minorBidi"/>
                  <w:b w:val="0"/>
                  <w:color w:val="auto"/>
                  <w:sz w:val="22"/>
                  <w:szCs w:val="22"/>
                </w:rPr>
              </w:rPrChange>
            </w:rPr>
          </w:pPr>
          <w:ins w:id="1501" w:author="William" w:date="2016-06-28T20:30:00Z">
            <w:del w:id="1502" w:author="Osnir Estevam" w:date="2016-08-20T16:45:00Z">
              <w:r w:rsidRPr="007A38D2" w:rsidDel="007A38D2">
                <w:rPr>
                  <w:rStyle w:val="Hyperlink"/>
                  <w:b w:val="0"/>
                </w:rPr>
                <w:delText>2.13.</w:delText>
              </w:r>
              <w:r w:rsidRPr="00946032" w:rsidDel="007A38D2">
                <w:rPr>
                  <w:rFonts w:eastAsiaTheme="minorEastAsia"/>
                  <w:color w:val="auto"/>
                  <w:sz w:val="22"/>
                  <w:szCs w:val="22"/>
                  <w:rPrChange w:id="1503"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Moodboard</w:delText>
              </w:r>
              <w:r w:rsidRPr="00946032" w:rsidDel="007A38D2">
                <w:rPr>
                  <w:webHidden/>
                </w:rPr>
                <w:tab/>
                <w:delText>15</w:delText>
              </w:r>
            </w:del>
          </w:ins>
        </w:p>
        <w:p w14:paraId="507291E3" w14:textId="48602D10" w:rsidR="006F1EEB" w:rsidRPr="00946032" w:rsidDel="007A38D2" w:rsidRDefault="006F1EEB">
          <w:pPr>
            <w:pStyle w:val="Sumrio1"/>
            <w:rPr>
              <w:ins w:id="1504" w:author="William" w:date="2016-06-28T20:30:00Z"/>
              <w:del w:id="1505" w:author="Osnir Estevam" w:date="2016-08-20T16:45:00Z"/>
              <w:rFonts w:eastAsiaTheme="minorEastAsia"/>
              <w:b w:val="0"/>
              <w:color w:val="auto"/>
              <w:sz w:val="22"/>
              <w:szCs w:val="22"/>
              <w:rPrChange w:id="1506" w:author="William" w:date="2016-06-28T20:55:00Z">
                <w:rPr>
                  <w:ins w:id="1507" w:author="William" w:date="2016-06-28T20:30:00Z"/>
                  <w:del w:id="1508" w:author="Osnir Estevam" w:date="2016-08-20T16:45:00Z"/>
                  <w:rFonts w:asciiTheme="minorHAnsi" w:eastAsiaTheme="minorEastAsia" w:hAnsiTheme="minorHAnsi" w:cstheme="minorBidi"/>
                  <w:b w:val="0"/>
                  <w:color w:val="auto"/>
                  <w:sz w:val="22"/>
                  <w:szCs w:val="22"/>
                </w:rPr>
              </w:rPrChange>
            </w:rPr>
          </w:pPr>
          <w:ins w:id="1509" w:author="William" w:date="2016-06-28T20:30:00Z">
            <w:del w:id="1510" w:author="Osnir Estevam" w:date="2016-08-20T16:45:00Z">
              <w:r w:rsidRPr="007A38D2" w:rsidDel="007A38D2">
                <w:rPr>
                  <w:rStyle w:val="Hyperlink"/>
                  <w:b w:val="0"/>
                </w:rPr>
                <w:delText>2.14.</w:delText>
              </w:r>
              <w:r w:rsidRPr="00946032" w:rsidDel="007A38D2">
                <w:rPr>
                  <w:rFonts w:eastAsiaTheme="minorEastAsia"/>
                  <w:color w:val="auto"/>
                  <w:sz w:val="22"/>
                  <w:szCs w:val="22"/>
                  <w:rPrChange w:id="1511"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StyleGuide</w:delText>
              </w:r>
              <w:r w:rsidRPr="00946032" w:rsidDel="007A38D2">
                <w:rPr>
                  <w:webHidden/>
                </w:rPr>
                <w:tab/>
                <w:delText>15</w:delText>
              </w:r>
            </w:del>
          </w:ins>
        </w:p>
        <w:p w14:paraId="565386F5" w14:textId="25CA3883" w:rsidR="006F1EEB" w:rsidRPr="00946032" w:rsidDel="007A38D2" w:rsidRDefault="006F1EEB">
          <w:pPr>
            <w:pStyle w:val="Sumrio1"/>
            <w:rPr>
              <w:ins w:id="1512" w:author="William" w:date="2016-06-28T20:30:00Z"/>
              <w:del w:id="1513" w:author="Osnir Estevam" w:date="2016-08-20T16:45:00Z"/>
              <w:rFonts w:eastAsiaTheme="minorEastAsia"/>
              <w:b w:val="0"/>
              <w:color w:val="auto"/>
              <w:sz w:val="22"/>
              <w:szCs w:val="22"/>
              <w:rPrChange w:id="1514" w:author="William" w:date="2016-06-28T20:55:00Z">
                <w:rPr>
                  <w:ins w:id="1515" w:author="William" w:date="2016-06-28T20:30:00Z"/>
                  <w:del w:id="1516" w:author="Osnir Estevam" w:date="2016-08-20T16:45:00Z"/>
                  <w:rFonts w:asciiTheme="minorHAnsi" w:eastAsiaTheme="minorEastAsia" w:hAnsiTheme="minorHAnsi" w:cstheme="minorBidi"/>
                  <w:b w:val="0"/>
                  <w:color w:val="auto"/>
                  <w:sz w:val="22"/>
                  <w:szCs w:val="22"/>
                </w:rPr>
              </w:rPrChange>
            </w:rPr>
          </w:pPr>
          <w:ins w:id="1517" w:author="William" w:date="2016-06-28T20:30:00Z">
            <w:del w:id="1518" w:author="Osnir Estevam" w:date="2016-08-20T16:45:00Z">
              <w:r w:rsidRPr="007A38D2" w:rsidDel="007A38D2">
                <w:rPr>
                  <w:rStyle w:val="Hyperlink"/>
                  <w:b w:val="0"/>
                </w:rPr>
                <w:delText>2.15.</w:delText>
              </w:r>
              <w:r w:rsidRPr="00946032" w:rsidDel="007A38D2">
                <w:rPr>
                  <w:rFonts w:eastAsiaTheme="minorEastAsia"/>
                  <w:color w:val="auto"/>
                  <w:sz w:val="22"/>
                  <w:szCs w:val="22"/>
                  <w:rPrChange w:id="1519"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Story board</w:delText>
              </w:r>
              <w:r w:rsidRPr="00946032" w:rsidDel="007A38D2">
                <w:rPr>
                  <w:webHidden/>
                </w:rPr>
                <w:tab/>
                <w:delText>16</w:delText>
              </w:r>
            </w:del>
          </w:ins>
        </w:p>
        <w:p w14:paraId="5D6D4882" w14:textId="43B6F60F" w:rsidR="006F1EEB" w:rsidRPr="00946032" w:rsidDel="007A38D2" w:rsidRDefault="006F1EEB">
          <w:pPr>
            <w:pStyle w:val="Sumrio1"/>
            <w:rPr>
              <w:ins w:id="1520" w:author="William" w:date="2016-06-28T20:30:00Z"/>
              <w:del w:id="1521" w:author="Osnir Estevam" w:date="2016-08-20T16:45:00Z"/>
              <w:rFonts w:eastAsiaTheme="minorEastAsia"/>
              <w:b w:val="0"/>
              <w:color w:val="auto"/>
              <w:sz w:val="22"/>
              <w:szCs w:val="22"/>
              <w:rPrChange w:id="1522" w:author="William" w:date="2016-06-28T20:55:00Z">
                <w:rPr>
                  <w:ins w:id="1523" w:author="William" w:date="2016-06-28T20:30:00Z"/>
                  <w:del w:id="1524" w:author="Osnir Estevam" w:date="2016-08-20T16:45:00Z"/>
                  <w:rFonts w:asciiTheme="minorHAnsi" w:eastAsiaTheme="minorEastAsia" w:hAnsiTheme="minorHAnsi" w:cstheme="minorBidi"/>
                  <w:b w:val="0"/>
                  <w:color w:val="auto"/>
                  <w:sz w:val="22"/>
                  <w:szCs w:val="22"/>
                </w:rPr>
              </w:rPrChange>
            </w:rPr>
          </w:pPr>
          <w:ins w:id="1525" w:author="William" w:date="2016-06-28T20:30:00Z">
            <w:del w:id="1526" w:author="Osnir Estevam" w:date="2016-08-20T16:45:00Z">
              <w:r w:rsidRPr="007A38D2" w:rsidDel="007A38D2">
                <w:rPr>
                  <w:rStyle w:val="Hyperlink"/>
                  <w:b w:val="0"/>
                </w:rPr>
                <w:delText>3.</w:delText>
              </w:r>
              <w:r w:rsidRPr="00946032" w:rsidDel="007A38D2">
                <w:rPr>
                  <w:rFonts w:eastAsiaTheme="minorEastAsia"/>
                  <w:color w:val="auto"/>
                  <w:sz w:val="22"/>
                  <w:szCs w:val="22"/>
                  <w:rPrChange w:id="1527"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A COTAÇÃO DE PRODUTOS EM ATACADISTAS</w:delText>
              </w:r>
              <w:r w:rsidRPr="00946032" w:rsidDel="007A38D2">
                <w:rPr>
                  <w:webHidden/>
                </w:rPr>
                <w:tab/>
                <w:delText>18</w:delText>
              </w:r>
            </w:del>
          </w:ins>
        </w:p>
        <w:p w14:paraId="44838575" w14:textId="7532AA83" w:rsidR="006F1EEB" w:rsidRPr="00946032" w:rsidDel="007A38D2" w:rsidRDefault="006F1EEB">
          <w:pPr>
            <w:pStyle w:val="Sumrio1"/>
            <w:rPr>
              <w:ins w:id="1528" w:author="William" w:date="2016-06-28T20:30:00Z"/>
              <w:del w:id="1529" w:author="Osnir Estevam" w:date="2016-08-20T16:45:00Z"/>
              <w:rFonts w:eastAsiaTheme="minorEastAsia"/>
              <w:b w:val="0"/>
              <w:color w:val="auto"/>
              <w:sz w:val="22"/>
              <w:szCs w:val="22"/>
              <w:rPrChange w:id="1530" w:author="William" w:date="2016-06-28T20:55:00Z">
                <w:rPr>
                  <w:ins w:id="1531" w:author="William" w:date="2016-06-28T20:30:00Z"/>
                  <w:del w:id="1532" w:author="Osnir Estevam" w:date="2016-08-20T16:45:00Z"/>
                  <w:rFonts w:asciiTheme="minorHAnsi" w:eastAsiaTheme="minorEastAsia" w:hAnsiTheme="minorHAnsi" w:cstheme="minorBidi"/>
                  <w:b w:val="0"/>
                  <w:color w:val="auto"/>
                  <w:sz w:val="22"/>
                  <w:szCs w:val="22"/>
                </w:rPr>
              </w:rPrChange>
            </w:rPr>
          </w:pPr>
          <w:ins w:id="1533" w:author="William" w:date="2016-06-28T20:30:00Z">
            <w:del w:id="1534" w:author="Osnir Estevam" w:date="2016-08-20T16:45:00Z">
              <w:r w:rsidRPr="007A38D2" w:rsidDel="007A38D2">
                <w:rPr>
                  <w:rStyle w:val="Hyperlink"/>
                  <w:b w:val="0"/>
                </w:rPr>
                <w:delText>3.1.</w:delText>
              </w:r>
              <w:r w:rsidRPr="00946032" w:rsidDel="007A38D2">
                <w:rPr>
                  <w:rFonts w:eastAsiaTheme="minorEastAsia"/>
                  <w:color w:val="auto"/>
                  <w:sz w:val="22"/>
                  <w:szCs w:val="22"/>
                  <w:rPrChange w:id="1535"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Dificuldade em encontrar o melhor custo benefício</w:delText>
              </w:r>
              <w:r w:rsidRPr="00946032" w:rsidDel="007A38D2">
                <w:rPr>
                  <w:webHidden/>
                </w:rPr>
                <w:tab/>
                <w:delText>18</w:delText>
              </w:r>
            </w:del>
          </w:ins>
        </w:p>
        <w:p w14:paraId="04A3B85E" w14:textId="565B892B" w:rsidR="006F1EEB" w:rsidRPr="00946032" w:rsidDel="007A38D2" w:rsidRDefault="006F1EEB">
          <w:pPr>
            <w:pStyle w:val="Sumrio1"/>
            <w:rPr>
              <w:ins w:id="1536" w:author="William" w:date="2016-06-28T20:30:00Z"/>
              <w:del w:id="1537" w:author="Osnir Estevam" w:date="2016-08-20T16:45:00Z"/>
              <w:rFonts w:eastAsiaTheme="minorEastAsia"/>
              <w:b w:val="0"/>
              <w:color w:val="auto"/>
              <w:sz w:val="22"/>
              <w:szCs w:val="22"/>
              <w:rPrChange w:id="1538" w:author="William" w:date="2016-06-28T20:55:00Z">
                <w:rPr>
                  <w:ins w:id="1539" w:author="William" w:date="2016-06-28T20:30:00Z"/>
                  <w:del w:id="1540" w:author="Osnir Estevam" w:date="2016-08-20T16:45:00Z"/>
                  <w:rFonts w:asciiTheme="minorHAnsi" w:eastAsiaTheme="minorEastAsia" w:hAnsiTheme="minorHAnsi" w:cstheme="minorBidi"/>
                  <w:b w:val="0"/>
                  <w:color w:val="auto"/>
                  <w:sz w:val="22"/>
                  <w:szCs w:val="22"/>
                </w:rPr>
              </w:rPrChange>
            </w:rPr>
          </w:pPr>
          <w:ins w:id="1541" w:author="William" w:date="2016-06-28T20:30:00Z">
            <w:del w:id="1542" w:author="Osnir Estevam" w:date="2016-08-20T16:45:00Z">
              <w:r w:rsidRPr="007A38D2" w:rsidDel="007A38D2">
                <w:rPr>
                  <w:rStyle w:val="Hyperlink"/>
                  <w:b w:val="0"/>
                </w:rPr>
                <w:delText>3.2.</w:delText>
              </w:r>
              <w:r w:rsidRPr="00946032" w:rsidDel="007A38D2">
                <w:rPr>
                  <w:rFonts w:eastAsiaTheme="minorEastAsia"/>
                  <w:color w:val="auto"/>
                  <w:sz w:val="22"/>
                  <w:szCs w:val="22"/>
                  <w:rPrChange w:id="1543"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Cotando os produtos em apenas um local</w:delText>
              </w:r>
              <w:r w:rsidRPr="00946032" w:rsidDel="007A38D2">
                <w:rPr>
                  <w:webHidden/>
                </w:rPr>
                <w:tab/>
                <w:delText>19</w:delText>
              </w:r>
            </w:del>
          </w:ins>
        </w:p>
        <w:p w14:paraId="17E49FFB" w14:textId="4C3B1AD5" w:rsidR="006F1EEB" w:rsidRPr="00946032" w:rsidDel="007A38D2" w:rsidRDefault="006F1EEB">
          <w:pPr>
            <w:pStyle w:val="Sumrio1"/>
            <w:rPr>
              <w:ins w:id="1544" w:author="William" w:date="2016-06-28T20:30:00Z"/>
              <w:del w:id="1545" w:author="Osnir Estevam" w:date="2016-08-20T16:45:00Z"/>
              <w:rFonts w:eastAsiaTheme="minorEastAsia"/>
              <w:b w:val="0"/>
              <w:color w:val="auto"/>
              <w:sz w:val="22"/>
              <w:szCs w:val="22"/>
              <w:rPrChange w:id="1546" w:author="William" w:date="2016-06-28T20:55:00Z">
                <w:rPr>
                  <w:ins w:id="1547" w:author="William" w:date="2016-06-28T20:30:00Z"/>
                  <w:del w:id="1548" w:author="Osnir Estevam" w:date="2016-08-20T16:45:00Z"/>
                  <w:rFonts w:asciiTheme="minorHAnsi" w:eastAsiaTheme="minorEastAsia" w:hAnsiTheme="minorHAnsi" w:cstheme="minorBidi"/>
                  <w:b w:val="0"/>
                  <w:color w:val="auto"/>
                  <w:sz w:val="22"/>
                  <w:szCs w:val="22"/>
                </w:rPr>
              </w:rPrChange>
            </w:rPr>
          </w:pPr>
          <w:ins w:id="1549" w:author="William" w:date="2016-06-28T20:30:00Z">
            <w:del w:id="1550" w:author="Osnir Estevam" w:date="2016-08-20T16:45:00Z">
              <w:r w:rsidRPr="007A38D2" w:rsidDel="007A38D2">
                <w:rPr>
                  <w:rStyle w:val="Hyperlink"/>
                  <w:b w:val="0"/>
                </w:rPr>
                <w:delText>4.</w:delText>
              </w:r>
              <w:r w:rsidRPr="00946032" w:rsidDel="007A38D2">
                <w:rPr>
                  <w:rFonts w:eastAsiaTheme="minorEastAsia"/>
                  <w:color w:val="auto"/>
                  <w:sz w:val="22"/>
                  <w:szCs w:val="22"/>
                  <w:rPrChange w:id="1551"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DESENVOLVIMENTO DA API PARA COTAÇÃO DOS PRODUTOS</w:delText>
              </w:r>
              <w:r w:rsidRPr="00946032" w:rsidDel="007A38D2">
                <w:rPr>
                  <w:webHidden/>
                </w:rPr>
                <w:tab/>
                <w:delText>21</w:delText>
              </w:r>
            </w:del>
          </w:ins>
        </w:p>
        <w:p w14:paraId="38DA0BA5" w14:textId="55A74C37" w:rsidR="006F1EEB" w:rsidRPr="00946032" w:rsidDel="007A38D2" w:rsidRDefault="006F1EEB">
          <w:pPr>
            <w:pStyle w:val="Sumrio1"/>
            <w:rPr>
              <w:ins w:id="1552" w:author="William" w:date="2016-06-28T20:30:00Z"/>
              <w:del w:id="1553" w:author="Osnir Estevam" w:date="2016-08-20T16:45:00Z"/>
              <w:rFonts w:eastAsiaTheme="minorEastAsia"/>
              <w:b w:val="0"/>
              <w:color w:val="auto"/>
              <w:sz w:val="22"/>
              <w:szCs w:val="22"/>
              <w:rPrChange w:id="1554" w:author="William" w:date="2016-06-28T20:55:00Z">
                <w:rPr>
                  <w:ins w:id="1555" w:author="William" w:date="2016-06-28T20:30:00Z"/>
                  <w:del w:id="1556" w:author="Osnir Estevam" w:date="2016-08-20T16:45:00Z"/>
                  <w:rFonts w:asciiTheme="minorHAnsi" w:eastAsiaTheme="minorEastAsia" w:hAnsiTheme="minorHAnsi" w:cstheme="minorBidi"/>
                  <w:b w:val="0"/>
                  <w:color w:val="auto"/>
                  <w:sz w:val="22"/>
                  <w:szCs w:val="22"/>
                </w:rPr>
              </w:rPrChange>
            </w:rPr>
          </w:pPr>
          <w:ins w:id="1557" w:author="William" w:date="2016-06-28T20:30:00Z">
            <w:del w:id="1558" w:author="Osnir Estevam" w:date="2016-08-20T16:45:00Z">
              <w:r w:rsidRPr="007A38D2" w:rsidDel="007A38D2">
                <w:rPr>
                  <w:rStyle w:val="Hyperlink"/>
                  <w:b w:val="0"/>
                </w:rPr>
                <w:delText>4.1.</w:delText>
              </w:r>
              <w:r w:rsidRPr="00946032" w:rsidDel="007A38D2">
                <w:rPr>
                  <w:rFonts w:eastAsiaTheme="minorEastAsia"/>
                  <w:color w:val="auto"/>
                  <w:sz w:val="22"/>
                  <w:szCs w:val="22"/>
                  <w:rPrChange w:id="1559"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BPM (Business Process Model)</w:delText>
              </w:r>
              <w:r w:rsidRPr="00946032" w:rsidDel="007A38D2">
                <w:rPr>
                  <w:webHidden/>
                </w:rPr>
                <w:tab/>
                <w:delText>21</w:delText>
              </w:r>
            </w:del>
          </w:ins>
        </w:p>
        <w:p w14:paraId="1FFD79E8" w14:textId="68E2B804" w:rsidR="006F1EEB" w:rsidRPr="00946032" w:rsidDel="007A38D2" w:rsidRDefault="006F1EEB">
          <w:pPr>
            <w:pStyle w:val="Sumrio1"/>
            <w:rPr>
              <w:ins w:id="1560" w:author="William" w:date="2016-06-28T20:30:00Z"/>
              <w:del w:id="1561" w:author="Osnir Estevam" w:date="2016-08-20T16:45:00Z"/>
              <w:rFonts w:eastAsiaTheme="minorEastAsia"/>
              <w:b w:val="0"/>
              <w:color w:val="auto"/>
              <w:sz w:val="22"/>
              <w:szCs w:val="22"/>
              <w:rPrChange w:id="1562" w:author="William" w:date="2016-06-28T20:55:00Z">
                <w:rPr>
                  <w:ins w:id="1563" w:author="William" w:date="2016-06-28T20:30:00Z"/>
                  <w:del w:id="1564" w:author="Osnir Estevam" w:date="2016-08-20T16:45:00Z"/>
                  <w:rFonts w:asciiTheme="minorHAnsi" w:eastAsiaTheme="minorEastAsia" w:hAnsiTheme="minorHAnsi" w:cstheme="minorBidi"/>
                  <w:b w:val="0"/>
                  <w:color w:val="auto"/>
                  <w:sz w:val="22"/>
                  <w:szCs w:val="22"/>
                </w:rPr>
              </w:rPrChange>
            </w:rPr>
          </w:pPr>
          <w:ins w:id="1565" w:author="William" w:date="2016-06-28T20:30:00Z">
            <w:del w:id="1566" w:author="Osnir Estevam" w:date="2016-08-20T16:45:00Z">
              <w:r w:rsidRPr="007A38D2" w:rsidDel="007A38D2">
                <w:rPr>
                  <w:rStyle w:val="Hyperlink"/>
                  <w:b w:val="0"/>
                </w:rPr>
                <w:delText>4.2.</w:delText>
              </w:r>
              <w:r w:rsidRPr="00946032" w:rsidDel="007A38D2">
                <w:rPr>
                  <w:rFonts w:eastAsiaTheme="minorEastAsia"/>
                  <w:color w:val="auto"/>
                  <w:sz w:val="22"/>
                  <w:szCs w:val="22"/>
                  <w:rPrChange w:id="1567"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Requisitos</w:delText>
              </w:r>
              <w:r w:rsidRPr="00946032" w:rsidDel="007A38D2">
                <w:rPr>
                  <w:webHidden/>
                </w:rPr>
                <w:tab/>
                <w:delText>22</w:delText>
              </w:r>
            </w:del>
          </w:ins>
        </w:p>
        <w:p w14:paraId="5A3A7F43" w14:textId="57058873" w:rsidR="006F1EEB" w:rsidRPr="00946032" w:rsidDel="007A38D2" w:rsidRDefault="006F1EEB">
          <w:pPr>
            <w:pStyle w:val="Sumrio1"/>
            <w:rPr>
              <w:ins w:id="1568" w:author="William" w:date="2016-06-28T20:30:00Z"/>
              <w:del w:id="1569" w:author="Osnir Estevam" w:date="2016-08-20T16:45:00Z"/>
              <w:rFonts w:eastAsiaTheme="minorEastAsia"/>
              <w:b w:val="0"/>
              <w:color w:val="auto"/>
              <w:sz w:val="22"/>
              <w:szCs w:val="22"/>
              <w:rPrChange w:id="1570" w:author="William" w:date="2016-06-28T20:55:00Z">
                <w:rPr>
                  <w:ins w:id="1571" w:author="William" w:date="2016-06-28T20:30:00Z"/>
                  <w:del w:id="1572" w:author="Osnir Estevam" w:date="2016-08-20T16:45:00Z"/>
                  <w:rFonts w:asciiTheme="minorHAnsi" w:eastAsiaTheme="minorEastAsia" w:hAnsiTheme="minorHAnsi" w:cstheme="minorBidi"/>
                  <w:b w:val="0"/>
                  <w:color w:val="auto"/>
                  <w:sz w:val="22"/>
                  <w:szCs w:val="22"/>
                </w:rPr>
              </w:rPrChange>
            </w:rPr>
          </w:pPr>
          <w:ins w:id="1573" w:author="William" w:date="2016-06-28T20:30:00Z">
            <w:del w:id="1574" w:author="Osnir Estevam" w:date="2016-08-20T16:45:00Z">
              <w:r w:rsidRPr="007A38D2" w:rsidDel="007A38D2">
                <w:rPr>
                  <w:rStyle w:val="Hyperlink"/>
                  <w:b w:val="0"/>
                </w:rPr>
                <w:delText>4.2.1.</w:delText>
              </w:r>
              <w:r w:rsidRPr="00946032" w:rsidDel="007A38D2">
                <w:rPr>
                  <w:rFonts w:eastAsiaTheme="minorEastAsia"/>
                  <w:color w:val="auto"/>
                  <w:sz w:val="22"/>
                  <w:szCs w:val="22"/>
                  <w:rPrChange w:id="1575"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Requisitos Funcionais</w:delText>
              </w:r>
              <w:r w:rsidRPr="00946032" w:rsidDel="007A38D2">
                <w:rPr>
                  <w:webHidden/>
                </w:rPr>
                <w:tab/>
                <w:delText>22</w:delText>
              </w:r>
            </w:del>
          </w:ins>
        </w:p>
        <w:p w14:paraId="11312035" w14:textId="510BC5F5" w:rsidR="006F1EEB" w:rsidRPr="00946032" w:rsidDel="007A38D2" w:rsidRDefault="006F1EEB">
          <w:pPr>
            <w:pStyle w:val="Sumrio1"/>
            <w:rPr>
              <w:ins w:id="1576" w:author="William" w:date="2016-06-28T20:30:00Z"/>
              <w:del w:id="1577" w:author="Osnir Estevam" w:date="2016-08-20T16:45:00Z"/>
              <w:rFonts w:eastAsiaTheme="minorEastAsia"/>
              <w:b w:val="0"/>
              <w:color w:val="auto"/>
              <w:sz w:val="22"/>
              <w:szCs w:val="22"/>
              <w:rPrChange w:id="1578" w:author="William" w:date="2016-06-28T20:55:00Z">
                <w:rPr>
                  <w:ins w:id="1579" w:author="William" w:date="2016-06-28T20:30:00Z"/>
                  <w:del w:id="1580" w:author="Osnir Estevam" w:date="2016-08-20T16:45:00Z"/>
                  <w:rFonts w:asciiTheme="minorHAnsi" w:eastAsiaTheme="minorEastAsia" w:hAnsiTheme="minorHAnsi" w:cstheme="minorBidi"/>
                  <w:b w:val="0"/>
                  <w:color w:val="auto"/>
                  <w:sz w:val="22"/>
                  <w:szCs w:val="22"/>
                </w:rPr>
              </w:rPrChange>
            </w:rPr>
          </w:pPr>
          <w:ins w:id="1581" w:author="William" w:date="2016-06-28T20:30:00Z">
            <w:del w:id="1582" w:author="Osnir Estevam" w:date="2016-08-20T16:45:00Z">
              <w:r w:rsidRPr="007A38D2" w:rsidDel="007A38D2">
                <w:rPr>
                  <w:rStyle w:val="Hyperlink"/>
                  <w:b w:val="0"/>
                </w:rPr>
                <w:delText>4.2.2.</w:delText>
              </w:r>
              <w:r w:rsidRPr="00946032" w:rsidDel="007A38D2">
                <w:rPr>
                  <w:rFonts w:eastAsiaTheme="minorEastAsia"/>
                  <w:color w:val="auto"/>
                  <w:sz w:val="22"/>
                  <w:szCs w:val="22"/>
                  <w:rPrChange w:id="1583"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Requisitos Não Funcionais</w:delText>
              </w:r>
              <w:r w:rsidRPr="00946032" w:rsidDel="007A38D2">
                <w:rPr>
                  <w:webHidden/>
                </w:rPr>
                <w:tab/>
                <w:delText>22</w:delText>
              </w:r>
            </w:del>
          </w:ins>
        </w:p>
        <w:p w14:paraId="24AD5631" w14:textId="76D85097" w:rsidR="006F1EEB" w:rsidRPr="00946032" w:rsidDel="007A38D2" w:rsidRDefault="006F1EEB">
          <w:pPr>
            <w:pStyle w:val="Sumrio1"/>
            <w:rPr>
              <w:ins w:id="1584" w:author="William" w:date="2016-06-28T20:30:00Z"/>
              <w:del w:id="1585" w:author="Osnir Estevam" w:date="2016-08-20T16:45:00Z"/>
              <w:rFonts w:eastAsiaTheme="minorEastAsia"/>
              <w:b w:val="0"/>
              <w:color w:val="auto"/>
              <w:sz w:val="22"/>
              <w:szCs w:val="22"/>
              <w:rPrChange w:id="1586" w:author="William" w:date="2016-06-28T20:55:00Z">
                <w:rPr>
                  <w:ins w:id="1587" w:author="William" w:date="2016-06-28T20:30:00Z"/>
                  <w:del w:id="1588" w:author="Osnir Estevam" w:date="2016-08-20T16:45:00Z"/>
                  <w:rFonts w:asciiTheme="minorHAnsi" w:eastAsiaTheme="minorEastAsia" w:hAnsiTheme="minorHAnsi" w:cstheme="minorBidi"/>
                  <w:b w:val="0"/>
                  <w:color w:val="auto"/>
                  <w:sz w:val="22"/>
                  <w:szCs w:val="22"/>
                </w:rPr>
              </w:rPrChange>
            </w:rPr>
          </w:pPr>
          <w:ins w:id="1589" w:author="William" w:date="2016-06-28T20:30:00Z">
            <w:del w:id="1590" w:author="Osnir Estevam" w:date="2016-08-20T16:45:00Z">
              <w:r w:rsidRPr="007A38D2" w:rsidDel="007A38D2">
                <w:rPr>
                  <w:rStyle w:val="Hyperlink"/>
                  <w:b w:val="0"/>
                </w:rPr>
                <w:delText>4.3.</w:delText>
              </w:r>
              <w:r w:rsidRPr="00946032" w:rsidDel="007A38D2">
                <w:rPr>
                  <w:rFonts w:eastAsiaTheme="minorEastAsia"/>
                  <w:color w:val="auto"/>
                  <w:sz w:val="22"/>
                  <w:szCs w:val="22"/>
                  <w:rPrChange w:id="1591"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URIs (Recursos) da API</w:delText>
              </w:r>
              <w:r w:rsidRPr="00946032" w:rsidDel="007A38D2">
                <w:rPr>
                  <w:webHidden/>
                </w:rPr>
                <w:tab/>
                <w:delText>23</w:delText>
              </w:r>
            </w:del>
          </w:ins>
        </w:p>
        <w:p w14:paraId="28D04D79" w14:textId="074A1A86" w:rsidR="006F1EEB" w:rsidRPr="00946032" w:rsidDel="007A38D2" w:rsidRDefault="006F1EEB">
          <w:pPr>
            <w:pStyle w:val="Sumrio1"/>
            <w:rPr>
              <w:ins w:id="1592" w:author="William" w:date="2016-06-28T20:30:00Z"/>
              <w:del w:id="1593" w:author="Osnir Estevam" w:date="2016-08-20T16:45:00Z"/>
              <w:rFonts w:eastAsiaTheme="minorEastAsia"/>
              <w:b w:val="0"/>
              <w:color w:val="auto"/>
              <w:sz w:val="22"/>
              <w:szCs w:val="22"/>
              <w:rPrChange w:id="1594" w:author="William" w:date="2016-06-28T20:55:00Z">
                <w:rPr>
                  <w:ins w:id="1595" w:author="William" w:date="2016-06-28T20:30:00Z"/>
                  <w:del w:id="1596" w:author="Osnir Estevam" w:date="2016-08-20T16:45:00Z"/>
                  <w:rFonts w:asciiTheme="minorHAnsi" w:eastAsiaTheme="minorEastAsia" w:hAnsiTheme="minorHAnsi" w:cstheme="minorBidi"/>
                  <w:b w:val="0"/>
                  <w:color w:val="auto"/>
                  <w:sz w:val="22"/>
                  <w:szCs w:val="22"/>
                </w:rPr>
              </w:rPrChange>
            </w:rPr>
          </w:pPr>
          <w:ins w:id="1597" w:author="William" w:date="2016-06-28T20:30:00Z">
            <w:del w:id="1598" w:author="Osnir Estevam" w:date="2016-08-20T16:45:00Z">
              <w:r w:rsidRPr="007A38D2" w:rsidDel="007A38D2">
                <w:rPr>
                  <w:rStyle w:val="Hyperlink"/>
                  <w:b w:val="0"/>
                </w:rPr>
                <w:delText>4.3.1.</w:delText>
              </w:r>
              <w:r w:rsidRPr="00946032" w:rsidDel="007A38D2">
                <w:rPr>
                  <w:rFonts w:eastAsiaTheme="minorEastAsia"/>
                  <w:color w:val="auto"/>
                  <w:sz w:val="22"/>
                  <w:szCs w:val="22"/>
                  <w:rPrChange w:id="1599"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Descrição dos Parâmetros</w:delText>
              </w:r>
              <w:r w:rsidRPr="00946032" w:rsidDel="007A38D2">
                <w:rPr>
                  <w:webHidden/>
                </w:rPr>
                <w:tab/>
                <w:delText>23</w:delText>
              </w:r>
            </w:del>
          </w:ins>
        </w:p>
        <w:p w14:paraId="5A38F339" w14:textId="46BAB73F" w:rsidR="006F1EEB" w:rsidRPr="00946032" w:rsidDel="007A38D2" w:rsidRDefault="006F1EEB">
          <w:pPr>
            <w:pStyle w:val="Sumrio1"/>
            <w:rPr>
              <w:ins w:id="1600" w:author="William" w:date="2016-06-28T20:30:00Z"/>
              <w:del w:id="1601" w:author="Osnir Estevam" w:date="2016-08-20T16:45:00Z"/>
              <w:rFonts w:eastAsiaTheme="minorEastAsia"/>
              <w:b w:val="0"/>
              <w:color w:val="auto"/>
              <w:sz w:val="22"/>
              <w:szCs w:val="22"/>
              <w:rPrChange w:id="1602" w:author="William" w:date="2016-06-28T20:55:00Z">
                <w:rPr>
                  <w:ins w:id="1603" w:author="William" w:date="2016-06-28T20:30:00Z"/>
                  <w:del w:id="1604" w:author="Osnir Estevam" w:date="2016-08-20T16:45:00Z"/>
                  <w:rFonts w:asciiTheme="minorHAnsi" w:eastAsiaTheme="minorEastAsia" w:hAnsiTheme="minorHAnsi" w:cstheme="minorBidi"/>
                  <w:b w:val="0"/>
                  <w:color w:val="auto"/>
                  <w:sz w:val="22"/>
                  <w:szCs w:val="22"/>
                </w:rPr>
              </w:rPrChange>
            </w:rPr>
          </w:pPr>
          <w:ins w:id="1605" w:author="William" w:date="2016-06-28T20:30:00Z">
            <w:del w:id="1606" w:author="Osnir Estevam" w:date="2016-08-20T16:45:00Z">
              <w:r w:rsidRPr="007A38D2" w:rsidDel="007A38D2">
                <w:rPr>
                  <w:rStyle w:val="Hyperlink"/>
                  <w:b w:val="0"/>
                </w:rPr>
                <w:delText>4.4.</w:delText>
              </w:r>
              <w:r w:rsidRPr="00946032" w:rsidDel="007A38D2">
                <w:rPr>
                  <w:rFonts w:eastAsiaTheme="minorEastAsia"/>
                  <w:color w:val="auto"/>
                  <w:sz w:val="22"/>
                  <w:szCs w:val="22"/>
                  <w:rPrChange w:id="1607"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MER (Modelo Entidade Relacional)</w:delText>
              </w:r>
              <w:r w:rsidRPr="00946032" w:rsidDel="007A38D2">
                <w:rPr>
                  <w:webHidden/>
                </w:rPr>
                <w:tab/>
                <w:delText>24</w:delText>
              </w:r>
            </w:del>
          </w:ins>
        </w:p>
        <w:p w14:paraId="55D7AA7F" w14:textId="771F1B3F" w:rsidR="006F1EEB" w:rsidRPr="00946032" w:rsidDel="007A38D2" w:rsidRDefault="006F1EEB">
          <w:pPr>
            <w:pStyle w:val="Sumrio1"/>
            <w:rPr>
              <w:ins w:id="1608" w:author="William" w:date="2016-06-28T20:30:00Z"/>
              <w:del w:id="1609" w:author="Osnir Estevam" w:date="2016-08-20T16:45:00Z"/>
              <w:rFonts w:eastAsiaTheme="minorEastAsia"/>
              <w:b w:val="0"/>
              <w:color w:val="auto"/>
              <w:sz w:val="22"/>
              <w:szCs w:val="22"/>
              <w:rPrChange w:id="1610" w:author="William" w:date="2016-06-28T20:55:00Z">
                <w:rPr>
                  <w:ins w:id="1611" w:author="William" w:date="2016-06-28T20:30:00Z"/>
                  <w:del w:id="1612" w:author="Osnir Estevam" w:date="2016-08-20T16:45:00Z"/>
                  <w:rFonts w:asciiTheme="minorHAnsi" w:eastAsiaTheme="minorEastAsia" w:hAnsiTheme="minorHAnsi" w:cstheme="minorBidi"/>
                  <w:b w:val="0"/>
                  <w:color w:val="auto"/>
                  <w:sz w:val="22"/>
                  <w:szCs w:val="22"/>
                </w:rPr>
              </w:rPrChange>
            </w:rPr>
          </w:pPr>
          <w:ins w:id="1613" w:author="William" w:date="2016-06-28T20:30:00Z">
            <w:del w:id="1614" w:author="Osnir Estevam" w:date="2016-08-20T16:45:00Z">
              <w:r w:rsidRPr="007A38D2" w:rsidDel="007A38D2">
                <w:rPr>
                  <w:rStyle w:val="Hyperlink"/>
                  <w:b w:val="0"/>
                </w:rPr>
                <w:delText>4.5.</w:delText>
              </w:r>
              <w:r w:rsidRPr="00946032" w:rsidDel="007A38D2">
                <w:rPr>
                  <w:rFonts w:eastAsiaTheme="minorEastAsia"/>
                  <w:color w:val="auto"/>
                  <w:sz w:val="22"/>
                  <w:szCs w:val="22"/>
                  <w:rPrChange w:id="1615"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Big Picture (Arquitetura da Solução)</w:delText>
              </w:r>
              <w:r w:rsidRPr="00946032" w:rsidDel="007A38D2">
                <w:rPr>
                  <w:webHidden/>
                </w:rPr>
                <w:tab/>
                <w:delText>25</w:delText>
              </w:r>
            </w:del>
          </w:ins>
        </w:p>
        <w:p w14:paraId="4DB4AD57" w14:textId="29B3C4F1" w:rsidR="006F1EEB" w:rsidRPr="00946032" w:rsidDel="007A38D2" w:rsidRDefault="006F1EEB">
          <w:pPr>
            <w:pStyle w:val="Sumrio1"/>
            <w:rPr>
              <w:ins w:id="1616" w:author="William" w:date="2016-06-28T20:30:00Z"/>
              <w:del w:id="1617" w:author="Osnir Estevam" w:date="2016-08-20T16:45:00Z"/>
              <w:rFonts w:eastAsiaTheme="minorEastAsia"/>
              <w:b w:val="0"/>
              <w:color w:val="auto"/>
              <w:sz w:val="22"/>
              <w:szCs w:val="22"/>
              <w:rPrChange w:id="1618" w:author="William" w:date="2016-06-28T20:55:00Z">
                <w:rPr>
                  <w:ins w:id="1619" w:author="William" w:date="2016-06-28T20:30:00Z"/>
                  <w:del w:id="1620" w:author="Osnir Estevam" w:date="2016-08-20T16:45:00Z"/>
                  <w:rFonts w:asciiTheme="minorHAnsi" w:eastAsiaTheme="minorEastAsia" w:hAnsiTheme="minorHAnsi" w:cstheme="minorBidi"/>
                  <w:b w:val="0"/>
                  <w:color w:val="auto"/>
                  <w:sz w:val="22"/>
                  <w:szCs w:val="22"/>
                </w:rPr>
              </w:rPrChange>
            </w:rPr>
          </w:pPr>
          <w:ins w:id="1621" w:author="William" w:date="2016-06-28T20:30:00Z">
            <w:del w:id="1622" w:author="Osnir Estevam" w:date="2016-08-20T16:45:00Z">
              <w:r w:rsidRPr="007A38D2" w:rsidDel="007A38D2">
                <w:rPr>
                  <w:rStyle w:val="Hyperlink"/>
                  <w:b w:val="0"/>
                </w:rPr>
                <w:delText>4.6.</w:delText>
              </w:r>
              <w:r w:rsidRPr="00946032" w:rsidDel="007A38D2">
                <w:rPr>
                  <w:rFonts w:eastAsiaTheme="minorEastAsia"/>
                  <w:color w:val="auto"/>
                  <w:sz w:val="22"/>
                  <w:szCs w:val="22"/>
                  <w:rPrChange w:id="1623"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Plano de Teste</w:delText>
              </w:r>
              <w:r w:rsidRPr="00946032" w:rsidDel="007A38D2">
                <w:rPr>
                  <w:webHidden/>
                </w:rPr>
                <w:tab/>
                <w:delText>26</w:delText>
              </w:r>
            </w:del>
          </w:ins>
        </w:p>
        <w:p w14:paraId="276ACF54" w14:textId="209CC56C" w:rsidR="006F1EEB" w:rsidRPr="00946032" w:rsidDel="007A38D2" w:rsidRDefault="006F1EEB">
          <w:pPr>
            <w:pStyle w:val="Sumrio1"/>
            <w:rPr>
              <w:ins w:id="1624" w:author="William" w:date="2016-06-28T20:30:00Z"/>
              <w:del w:id="1625" w:author="Osnir Estevam" w:date="2016-08-20T16:45:00Z"/>
              <w:rFonts w:eastAsiaTheme="minorEastAsia"/>
              <w:b w:val="0"/>
              <w:color w:val="auto"/>
              <w:sz w:val="22"/>
              <w:szCs w:val="22"/>
              <w:rPrChange w:id="1626" w:author="William" w:date="2016-06-28T20:55:00Z">
                <w:rPr>
                  <w:ins w:id="1627" w:author="William" w:date="2016-06-28T20:30:00Z"/>
                  <w:del w:id="1628" w:author="Osnir Estevam" w:date="2016-08-20T16:45:00Z"/>
                  <w:rFonts w:asciiTheme="minorHAnsi" w:eastAsiaTheme="minorEastAsia" w:hAnsiTheme="minorHAnsi" w:cstheme="minorBidi"/>
                  <w:b w:val="0"/>
                  <w:color w:val="auto"/>
                  <w:sz w:val="22"/>
                  <w:szCs w:val="22"/>
                </w:rPr>
              </w:rPrChange>
            </w:rPr>
          </w:pPr>
          <w:ins w:id="1629" w:author="William" w:date="2016-06-28T20:30:00Z">
            <w:del w:id="1630" w:author="Osnir Estevam" w:date="2016-08-20T16:45:00Z">
              <w:r w:rsidRPr="007A38D2" w:rsidDel="007A38D2">
                <w:rPr>
                  <w:rStyle w:val="Hyperlink"/>
                  <w:b w:val="0"/>
                </w:rPr>
                <w:delText>4.6.1.</w:delText>
              </w:r>
              <w:r w:rsidRPr="00946032" w:rsidDel="007A38D2">
                <w:rPr>
                  <w:rFonts w:eastAsiaTheme="minorEastAsia"/>
                  <w:color w:val="auto"/>
                  <w:sz w:val="22"/>
                  <w:szCs w:val="22"/>
                  <w:rPrChange w:id="1631"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Testes URI</w:delText>
              </w:r>
              <w:r w:rsidRPr="00946032" w:rsidDel="007A38D2">
                <w:rPr>
                  <w:webHidden/>
                </w:rPr>
                <w:tab/>
                <w:delText>26</w:delText>
              </w:r>
            </w:del>
          </w:ins>
        </w:p>
        <w:p w14:paraId="47A0927F" w14:textId="4931ECBE" w:rsidR="006F1EEB" w:rsidRPr="00946032" w:rsidDel="007A38D2" w:rsidRDefault="006F1EEB">
          <w:pPr>
            <w:pStyle w:val="Sumrio1"/>
            <w:rPr>
              <w:ins w:id="1632" w:author="William" w:date="2016-06-28T20:30:00Z"/>
              <w:del w:id="1633" w:author="Osnir Estevam" w:date="2016-08-20T16:45:00Z"/>
              <w:rFonts w:eastAsiaTheme="minorEastAsia"/>
              <w:b w:val="0"/>
              <w:color w:val="auto"/>
              <w:sz w:val="22"/>
              <w:szCs w:val="22"/>
              <w:rPrChange w:id="1634" w:author="William" w:date="2016-06-28T20:55:00Z">
                <w:rPr>
                  <w:ins w:id="1635" w:author="William" w:date="2016-06-28T20:30:00Z"/>
                  <w:del w:id="1636" w:author="Osnir Estevam" w:date="2016-08-20T16:45:00Z"/>
                  <w:rFonts w:asciiTheme="minorHAnsi" w:eastAsiaTheme="minorEastAsia" w:hAnsiTheme="minorHAnsi" w:cstheme="minorBidi"/>
                  <w:b w:val="0"/>
                  <w:color w:val="auto"/>
                  <w:sz w:val="22"/>
                  <w:szCs w:val="22"/>
                </w:rPr>
              </w:rPrChange>
            </w:rPr>
          </w:pPr>
          <w:ins w:id="1637" w:author="William" w:date="2016-06-28T20:30:00Z">
            <w:del w:id="1638" w:author="Osnir Estevam" w:date="2016-08-20T16:45:00Z">
              <w:r w:rsidRPr="007A38D2" w:rsidDel="007A38D2">
                <w:rPr>
                  <w:rStyle w:val="Hyperlink"/>
                  <w:b w:val="0"/>
                </w:rPr>
                <w:delText>4.6.2.</w:delText>
              </w:r>
              <w:r w:rsidRPr="00946032" w:rsidDel="007A38D2">
                <w:rPr>
                  <w:rFonts w:eastAsiaTheme="minorEastAsia"/>
                  <w:color w:val="auto"/>
                  <w:sz w:val="22"/>
                  <w:szCs w:val="22"/>
                  <w:rPrChange w:id="1639"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TDD</w:delText>
              </w:r>
              <w:r w:rsidRPr="00946032" w:rsidDel="007A38D2">
                <w:rPr>
                  <w:webHidden/>
                </w:rPr>
                <w:tab/>
                <w:delText>27</w:delText>
              </w:r>
            </w:del>
          </w:ins>
        </w:p>
        <w:p w14:paraId="7620E8D3" w14:textId="7B658181" w:rsidR="006F1EEB" w:rsidRPr="00946032" w:rsidDel="007A38D2" w:rsidRDefault="006F1EEB">
          <w:pPr>
            <w:pStyle w:val="Sumrio1"/>
            <w:rPr>
              <w:ins w:id="1640" w:author="William" w:date="2016-06-28T20:30:00Z"/>
              <w:del w:id="1641" w:author="Osnir Estevam" w:date="2016-08-20T16:45:00Z"/>
              <w:rFonts w:eastAsiaTheme="minorEastAsia"/>
              <w:b w:val="0"/>
              <w:color w:val="auto"/>
              <w:sz w:val="22"/>
              <w:szCs w:val="22"/>
              <w:rPrChange w:id="1642" w:author="William" w:date="2016-06-28T20:55:00Z">
                <w:rPr>
                  <w:ins w:id="1643" w:author="William" w:date="2016-06-28T20:30:00Z"/>
                  <w:del w:id="1644" w:author="Osnir Estevam" w:date="2016-08-20T16:45:00Z"/>
                  <w:rFonts w:asciiTheme="minorHAnsi" w:eastAsiaTheme="minorEastAsia" w:hAnsiTheme="minorHAnsi" w:cstheme="minorBidi"/>
                  <w:b w:val="0"/>
                  <w:color w:val="auto"/>
                  <w:sz w:val="22"/>
                  <w:szCs w:val="22"/>
                </w:rPr>
              </w:rPrChange>
            </w:rPr>
          </w:pPr>
          <w:ins w:id="1645" w:author="William" w:date="2016-06-28T20:30:00Z">
            <w:del w:id="1646" w:author="Osnir Estevam" w:date="2016-08-20T16:45:00Z">
              <w:r w:rsidRPr="007A38D2" w:rsidDel="007A38D2">
                <w:rPr>
                  <w:rStyle w:val="Hyperlink"/>
                  <w:b w:val="0"/>
                </w:rPr>
                <w:delText>4.6.3.</w:delText>
              </w:r>
              <w:r w:rsidRPr="00946032" w:rsidDel="007A38D2">
                <w:rPr>
                  <w:rFonts w:eastAsiaTheme="minorEastAsia"/>
                  <w:color w:val="auto"/>
                  <w:sz w:val="22"/>
                  <w:szCs w:val="22"/>
                  <w:rPrChange w:id="1647"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Consumo da API</w:delText>
              </w:r>
              <w:r w:rsidRPr="00946032" w:rsidDel="007A38D2">
                <w:rPr>
                  <w:webHidden/>
                </w:rPr>
                <w:tab/>
                <w:delText>27</w:delText>
              </w:r>
            </w:del>
          </w:ins>
        </w:p>
        <w:p w14:paraId="6790ECEC" w14:textId="0451F1CE" w:rsidR="006F1EEB" w:rsidRPr="00946032" w:rsidDel="007A38D2" w:rsidRDefault="006F1EEB">
          <w:pPr>
            <w:pStyle w:val="Sumrio1"/>
            <w:rPr>
              <w:ins w:id="1648" w:author="William" w:date="2016-06-28T20:30:00Z"/>
              <w:del w:id="1649" w:author="Osnir Estevam" w:date="2016-08-20T16:45:00Z"/>
              <w:rFonts w:eastAsiaTheme="minorEastAsia"/>
              <w:b w:val="0"/>
              <w:color w:val="auto"/>
              <w:sz w:val="22"/>
              <w:szCs w:val="22"/>
              <w:rPrChange w:id="1650" w:author="William" w:date="2016-06-28T20:55:00Z">
                <w:rPr>
                  <w:ins w:id="1651" w:author="William" w:date="2016-06-28T20:30:00Z"/>
                  <w:del w:id="1652" w:author="Osnir Estevam" w:date="2016-08-20T16:45:00Z"/>
                  <w:rFonts w:asciiTheme="minorHAnsi" w:eastAsiaTheme="minorEastAsia" w:hAnsiTheme="minorHAnsi" w:cstheme="minorBidi"/>
                  <w:b w:val="0"/>
                  <w:color w:val="auto"/>
                  <w:sz w:val="22"/>
                  <w:szCs w:val="22"/>
                </w:rPr>
              </w:rPrChange>
            </w:rPr>
          </w:pPr>
          <w:ins w:id="1653" w:author="William" w:date="2016-06-28T20:30:00Z">
            <w:del w:id="1654" w:author="Osnir Estevam" w:date="2016-08-20T16:45:00Z">
              <w:r w:rsidRPr="007A38D2" w:rsidDel="007A38D2">
                <w:rPr>
                  <w:rStyle w:val="Hyperlink"/>
                  <w:b w:val="0"/>
                </w:rPr>
                <w:delText>4.7.</w:delText>
              </w:r>
              <w:r w:rsidRPr="00946032" w:rsidDel="007A38D2">
                <w:rPr>
                  <w:rFonts w:eastAsiaTheme="minorEastAsia"/>
                  <w:color w:val="auto"/>
                  <w:sz w:val="22"/>
                  <w:szCs w:val="22"/>
                  <w:rPrChange w:id="1655"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Desenvolvimento do Protótipo</w:delText>
              </w:r>
              <w:r w:rsidRPr="00946032" w:rsidDel="007A38D2">
                <w:rPr>
                  <w:webHidden/>
                </w:rPr>
                <w:tab/>
                <w:delText>27</w:delText>
              </w:r>
            </w:del>
          </w:ins>
        </w:p>
        <w:p w14:paraId="3DDE06C1" w14:textId="00685B76" w:rsidR="006F1EEB" w:rsidRPr="00946032" w:rsidDel="007A38D2" w:rsidRDefault="006F1EEB">
          <w:pPr>
            <w:pStyle w:val="Sumrio1"/>
            <w:rPr>
              <w:ins w:id="1656" w:author="William" w:date="2016-06-28T20:30:00Z"/>
              <w:del w:id="1657" w:author="Osnir Estevam" w:date="2016-08-20T16:45:00Z"/>
              <w:rFonts w:eastAsiaTheme="minorEastAsia"/>
              <w:b w:val="0"/>
              <w:color w:val="auto"/>
              <w:sz w:val="22"/>
              <w:szCs w:val="22"/>
              <w:rPrChange w:id="1658" w:author="William" w:date="2016-06-28T20:55:00Z">
                <w:rPr>
                  <w:ins w:id="1659" w:author="William" w:date="2016-06-28T20:30:00Z"/>
                  <w:del w:id="1660" w:author="Osnir Estevam" w:date="2016-08-20T16:45:00Z"/>
                  <w:rFonts w:asciiTheme="minorHAnsi" w:eastAsiaTheme="minorEastAsia" w:hAnsiTheme="minorHAnsi" w:cstheme="minorBidi"/>
                  <w:b w:val="0"/>
                  <w:color w:val="auto"/>
                  <w:sz w:val="22"/>
                  <w:szCs w:val="22"/>
                </w:rPr>
              </w:rPrChange>
            </w:rPr>
          </w:pPr>
          <w:ins w:id="1661" w:author="William" w:date="2016-06-28T20:30:00Z">
            <w:del w:id="1662" w:author="Osnir Estevam" w:date="2016-08-20T16:45:00Z">
              <w:r w:rsidRPr="007A38D2" w:rsidDel="007A38D2">
                <w:rPr>
                  <w:rStyle w:val="Hyperlink"/>
                  <w:b w:val="0"/>
                </w:rPr>
                <w:delText>4.7.1.</w:delText>
              </w:r>
              <w:r w:rsidRPr="00946032" w:rsidDel="007A38D2">
                <w:rPr>
                  <w:rFonts w:eastAsiaTheme="minorEastAsia"/>
                  <w:color w:val="auto"/>
                  <w:sz w:val="22"/>
                  <w:szCs w:val="22"/>
                  <w:rPrChange w:id="1663"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Personas</w:delText>
              </w:r>
              <w:r w:rsidRPr="00946032" w:rsidDel="007A38D2">
                <w:rPr>
                  <w:webHidden/>
                </w:rPr>
                <w:tab/>
                <w:delText>27</w:delText>
              </w:r>
            </w:del>
          </w:ins>
        </w:p>
        <w:p w14:paraId="09B5FEF8" w14:textId="6D9849F8" w:rsidR="006F1EEB" w:rsidRPr="00946032" w:rsidDel="007A38D2" w:rsidRDefault="006F1EEB">
          <w:pPr>
            <w:pStyle w:val="Sumrio1"/>
            <w:rPr>
              <w:ins w:id="1664" w:author="William" w:date="2016-06-28T20:30:00Z"/>
              <w:del w:id="1665" w:author="Osnir Estevam" w:date="2016-08-20T16:45:00Z"/>
              <w:rFonts w:eastAsiaTheme="minorEastAsia"/>
              <w:b w:val="0"/>
              <w:color w:val="auto"/>
              <w:sz w:val="22"/>
              <w:szCs w:val="22"/>
              <w:rPrChange w:id="1666" w:author="William" w:date="2016-06-28T20:55:00Z">
                <w:rPr>
                  <w:ins w:id="1667" w:author="William" w:date="2016-06-28T20:30:00Z"/>
                  <w:del w:id="1668" w:author="Osnir Estevam" w:date="2016-08-20T16:45:00Z"/>
                  <w:rFonts w:asciiTheme="minorHAnsi" w:eastAsiaTheme="minorEastAsia" w:hAnsiTheme="minorHAnsi" w:cstheme="minorBidi"/>
                  <w:b w:val="0"/>
                  <w:color w:val="auto"/>
                  <w:sz w:val="22"/>
                  <w:szCs w:val="22"/>
                </w:rPr>
              </w:rPrChange>
            </w:rPr>
          </w:pPr>
          <w:ins w:id="1669" w:author="William" w:date="2016-06-28T20:30:00Z">
            <w:del w:id="1670" w:author="Osnir Estevam" w:date="2016-08-20T16:45:00Z">
              <w:r w:rsidRPr="007A38D2" w:rsidDel="007A38D2">
                <w:rPr>
                  <w:rStyle w:val="Hyperlink"/>
                  <w:b w:val="0"/>
                </w:rPr>
                <w:delText>4.7.2.</w:delText>
              </w:r>
              <w:r w:rsidRPr="00946032" w:rsidDel="007A38D2">
                <w:rPr>
                  <w:rFonts w:eastAsiaTheme="minorEastAsia"/>
                  <w:color w:val="auto"/>
                  <w:sz w:val="22"/>
                  <w:szCs w:val="22"/>
                  <w:rPrChange w:id="1671"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Design de Interação</w:delText>
              </w:r>
              <w:r w:rsidRPr="00946032" w:rsidDel="007A38D2">
                <w:rPr>
                  <w:webHidden/>
                </w:rPr>
                <w:tab/>
                <w:delText>29</w:delText>
              </w:r>
            </w:del>
          </w:ins>
        </w:p>
        <w:p w14:paraId="2603364E" w14:textId="352E6070" w:rsidR="006F1EEB" w:rsidRPr="00946032" w:rsidDel="007A38D2" w:rsidRDefault="006F1EEB">
          <w:pPr>
            <w:pStyle w:val="Sumrio1"/>
            <w:rPr>
              <w:ins w:id="1672" w:author="William" w:date="2016-06-28T20:30:00Z"/>
              <w:del w:id="1673" w:author="Osnir Estevam" w:date="2016-08-20T16:45:00Z"/>
              <w:rFonts w:eastAsiaTheme="minorEastAsia"/>
              <w:b w:val="0"/>
              <w:color w:val="auto"/>
              <w:sz w:val="22"/>
              <w:szCs w:val="22"/>
              <w:rPrChange w:id="1674" w:author="William" w:date="2016-06-28T20:55:00Z">
                <w:rPr>
                  <w:ins w:id="1675" w:author="William" w:date="2016-06-28T20:30:00Z"/>
                  <w:del w:id="1676" w:author="Osnir Estevam" w:date="2016-08-20T16:45:00Z"/>
                  <w:rFonts w:asciiTheme="minorHAnsi" w:eastAsiaTheme="minorEastAsia" w:hAnsiTheme="minorHAnsi" w:cstheme="minorBidi"/>
                  <w:b w:val="0"/>
                  <w:color w:val="auto"/>
                  <w:sz w:val="22"/>
                  <w:szCs w:val="22"/>
                </w:rPr>
              </w:rPrChange>
            </w:rPr>
          </w:pPr>
          <w:ins w:id="1677" w:author="William" w:date="2016-06-28T20:30:00Z">
            <w:del w:id="1678" w:author="Osnir Estevam" w:date="2016-08-20T16:45:00Z">
              <w:r w:rsidRPr="007A38D2" w:rsidDel="007A38D2">
                <w:rPr>
                  <w:rStyle w:val="Hyperlink"/>
                  <w:b w:val="0"/>
                </w:rPr>
                <w:delText>4.7.3.</w:delText>
              </w:r>
              <w:r w:rsidRPr="00946032" w:rsidDel="007A38D2">
                <w:rPr>
                  <w:rFonts w:eastAsiaTheme="minorEastAsia"/>
                  <w:color w:val="auto"/>
                  <w:sz w:val="22"/>
                  <w:szCs w:val="22"/>
                  <w:rPrChange w:id="1679"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Moodboard</w:delText>
              </w:r>
              <w:r w:rsidRPr="00946032" w:rsidDel="007A38D2">
                <w:rPr>
                  <w:webHidden/>
                </w:rPr>
                <w:tab/>
                <w:delText>29</w:delText>
              </w:r>
            </w:del>
          </w:ins>
        </w:p>
        <w:p w14:paraId="64470961" w14:textId="028483BA" w:rsidR="006F1EEB" w:rsidRPr="00946032" w:rsidDel="007A38D2" w:rsidRDefault="006F1EEB">
          <w:pPr>
            <w:pStyle w:val="Sumrio1"/>
            <w:rPr>
              <w:ins w:id="1680" w:author="William" w:date="2016-06-28T20:30:00Z"/>
              <w:del w:id="1681" w:author="Osnir Estevam" w:date="2016-08-20T16:45:00Z"/>
              <w:rFonts w:eastAsiaTheme="minorEastAsia"/>
              <w:b w:val="0"/>
              <w:color w:val="auto"/>
              <w:sz w:val="22"/>
              <w:szCs w:val="22"/>
              <w:rPrChange w:id="1682" w:author="William" w:date="2016-06-28T20:55:00Z">
                <w:rPr>
                  <w:ins w:id="1683" w:author="William" w:date="2016-06-28T20:30:00Z"/>
                  <w:del w:id="1684" w:author="Osnir Estevam" w:date="2016-08-20T16:45:00Z"/>
                  <w:rFonts w:asciiTheme="minorHAnsi" w:eastAsiaTheme="minorEastAsia" w:hAnsiTheme="minorHAnsi" w:cstheme="minorBidi"/>
                  <w:b w:val="0"/>
                  <w:color w:val="auto"/>
                  <w:sz w:val="22"/>
                  <w:szCs w:val="22"/>
                </w:rPr>
              </w:rPrChange>
            </w:rPr>
          </w:pPr>
          <w:ins w:id="1685" w:author="William" w:date="2016-06-28T20:30:00Z">
            <w:del w:id="1686" w:author="Osnir Estevam" w:date="2016-08-20T16:45:00Z">
              <w:r w:rsidRPr="007A38D2" w:rsidDel="007A38D2">
                <w:rPr>
                  <w:rStyle w:val="Hyperlink"/>
                  <w:b w:val="0"/>
                </w:rPr>
                <w:delText>4.7.4.</w:delText>
              </w:r>
              <w:r w:rsidRPr="00946032" w:rsidDel="007A38D2">
                <w:rPr>
                  <w:rFonts w:eastAsiaTheme="minorEastAsia"/>
                  <w:color w:val="auto"/>
                  <w:sz w:val="22"/>
                  <w:szCs w:val="22"/>
                  <w:rPrChange w:id="1687"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Style Guide</w:delText>
              </w:r>
              <w:r w:rsidRPr="00946032" w:rsidDel="007A38D2">
                <w:rPr>
                  <w:webHidden/>
                </w:rPr>
                <w:tab/>
                <w:delText>30</w:delText>
              </w:r>
            </w:del>
          </w:ins>
        </w:p>
        <w:p w14:paraId="143FAD2D" w14:textId="79E6ABA5" w:rsidR="006F1EEB" w:rsidRPr="00946032" w:rsidDel="007A38D2" w:rsidRDefault="006F1EEB">
          <w:pPr>
            <w:pStyle w:val="Sumrio1"/>
            <w:rPr>
              <w:ins w:id="1688" w:author="William" w:date="2016-06-28T20:30:00Z"/>
              <w:del w:id="1689" w:author="Osnir Estevam" w:date="2016-08-20T16:45:00Z"/>
              <w:rFonts w:eastAsiaTheme="minorEastAsia"/>
              <w:b w:val="0"/>
              <w:color w:val="auto"/>
              <w:sz w:val="22"/>
              <w:szCs w:val="22"/>
              <w:rPrChange w:id="1690" w:author="William" w:date="2016-06-28T20:55:00Z">
                <w:rPr>
                  <w:ins w:id="1691" w:author="William" w:date="2016-06-28T20:30:00Z"/>
                  <w:del w:id="1692" w:author="Osnir Estevam" w:date="2016-08-20T16:45:00Z"/>
                  <w:rFonts w:asciiTheme="minorHAnsi" w:eastAsiaTheme="minorEastAsia" w:hAnsiTheme="minorHAnsi" w:cstheme="minorBidi"/>
                  <w:b w:val="0"/>
                  <w:color w:val="auto"/>
                  <w:sz w:val="22"/>
                  <w:szCs w:val="22"/>
                </w:rPr>
              </w:rPrChange>
            </w:rPr>
          </w:pPr>
          <w:ins w:id="1693" w:author="William" w:date="2016-06-28T20:30:00Z">
            <w:del w:id="1694" w:author="Osnir Estevam" w:date="2016-08-20T16:45:00Z">
              <w:r w:rsidRPr="007A38D2" w:rsidDel="007A38D2">
                <w:rPr>
                  <w:rStyle w:val="Hyperlink"/>
                  <w:b w:val="0"/>
                </w:rPr>
                <w:delText>4.7.5.</w:delText>
              </w:r>
              <w:r w:rsidRPr="00946032" w:rsidDel="007A38D2">
                <w:rPr>
                  <w:rFonts w:eastAsiaTheme="minorEastAsia"/>
                  <w:color w:val="auto"/>
                  <w:sz w:val="22"/>
                  <w:szCs w:val="22"/>
                  <w:rPrChange w:id="1695"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Tipografia</w:delText>
              </w:r>
              <w:r w:rsidRPr="00946032" w:rsidDel="007A38D2">
                <w:rPr>
                  <w:webHidden/>
                </w:rPr>
                <w:tab/>
                <w:delText>30</w:delText>
              </w:r>
            </w:del>
          </w:ins>
        </w:p>
        <w:p w14:paraId="69E35024" w14:textId="66EFDACA" w:rsidR="006F1EEB" w:rsidRPr="00946032" w:rsidDel="007A38D2" w:rsidRDefault="006F1EEB">
          <w:pPr>
            <w:pStyle w:val="Sumrio1"/>
            <w:rPr>
              <w:ins w:id="1696" w:author="William" w:date="2016-06-28T20:30:00Z"/>
              <w:del w:id="1697" w:author="Osnir Estevam" w:date="2016-08-20T16:45:00Z"/>
              <w:rFonts w:eastAsiaTheme="minorEastAsia"/>
              <w:b w:val="0"/>
              <w:color w:val="auto"/>
              <w:sz w:val="22"/>
              <w:szCs w:val="22"/>
              <w:rPrChange w:id="1698" w:author="William" w:date="2016-06-28T20:55:00Z">
                <w:rPr>
                  <w:ins w:id="1699" w:author="William" w:date="2016-06-28T20:30:00Z"/>
                  <w:del w:id="1700" w:author="Osnir Estevam" w:date="2016-08-20T16:45:00Z"/>
                  <w:rFonts w:asciiTheme="minorHAnsi" w:eastAsiaTheme="minorEastAsia" w:hAnsiTheme="minorHAnsi" w:cstheme="minorBidi"/>
                  <w:b w:val="0"/>
                  <w:color w:val="auto"/>
                  <w:sz w:val="22"/>
                  <w:szCs w:val="22"/>
                </w:rPr>
              </w:rPrChange>
            </w:rPr>
          </w:pPr>
          <w:ins w:id="1701" w:author="William" w:date="2016-06-28T20:30:00Z">
            <w:del w:id="1702" w:author="Osnir Estevam" w:date="2016-08-20T16:45:00Z">
              <w:r w:rsidRPr="007A38D2" w:rsidDel="007A38D2">
                <w:rPr>
                  <w:rStyle w:val="Hyperlink"/>
                  <w:b w:val="0"/>
                </w:rPr>
                <w:delText>4.7.6.</w:delText>
              </w:r>
              <w:r w:rsidRPr="00946032" w:rsidDel="007A38D2">
                <w:rPr>
                  <w:rFonts w:eastAsiaTheme="minorEastAsia"/>
                  <w:color w:val="auto"/>
                  <w:sz w:val="22"/>
                  <w:szCs w:val="22"/>
                  <w:rPrChange w:id="1703"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Cores</w:delText>
              </w:r>
              <w:r w:rsidRPr="00946032" w:rsidDel="007A38D2">
                <w:rPr>
                  <w:webHidden/>
                </w:rPr>
                <w:tab/>
                <w:delText>31</w:delText>
              </w:r>
            </w:del>
          </w:ins>
        </w:p>
        <w:p w14:paraId="50866924" w14:textId="72867A65" w:rsidR="006F1EEB" w:rsidRPr="00946032" w:rsidDel="007A38D2" w:rsidRDefault="006F1EEB">
          <w:pPr>
            <w:pStyle w:val="Sumrio1"/>
            <w:rPr>
              <w:ins w:id="1704" w:author="William" w:date="2016-06-28T20:30:00Z"/>
              <w:del w:id="1705" w:author="Osnir Estevam" w:date="2016-08-20T16:45:00Z"/>
              <w:rFonts w:eastAsiaTheme="minorEastAsia"/>
              <w:b w:val="0"/>
              <w:color w:val="auto"/>
              <w:sz w:val="22"/>
              <w:szCs w:val="22"/>
              <w:rPrChange w:id="1706" w:author="William" w:date="2016-06-28T20:55:00Z">
                <w:rPr>
                  <w:ins w:id="1707" w:author="William" w:date="2016-06-28T20:30:00Z"/>
                  <w:del w:id="1708" w:author="Osnir Estevam" w:date="2016-08-20T16:45:00Z"/>
                  <w:rFonts w:asciiTheme="minorHAnsi" w:eastAsiaTheme="minorEastAsia" w:hAnsiTheme="minorHAnsi" w:cstheme="minorBidi"/>
                  <w:b w:val="0"/>
                  <w:color w:val="auto"/>
                  <w:sz w:val="22"/>
                  <w:szCs w:val="22"/>
                </w:rPr>
              </w:rPrChange>
            </w:rPr>
          </w:pPr>
          <w:ins w:id="1709" w:author="William" w:date="2016-06-28T20:30:00Z">
            <w:del w:id="1710" w:author="Osnir Estevam" w:date="2016-08-20T16:45:00Z">
              <w:r w:rsidRPr="007A38D2" w:rsidDel="007A38D2">
                <w:rPr>
                  <w:rStyle w:val="Hyperlink"/>
                  <w:b w:val="0"/>
                </w:rPr>
                <w:delText>4.7.7.</w:delText>
              </w:r>
              <w:r w:rsidRPr="00946032" w:rsidDel="007A38D2">
                <w:rPr>
                  <w:rFonts w:eastAsiaTheme="minorEastAsia"/>
                  <w:color w:val="auto"/>
                  <w:sz w:val="22"/>
                  <w:szCs w:val="22"/>
                  <w:rPrChange w:id="1711"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Ícones</w:delText>
              </w:r>
              <w:r w:rsidRPr="00946032" w:rsidDel="007A38D2">
                <w:rPr>
                  <w:webHidden/>
                </w:rPr>
                <w:tab/>
                <w:delText>32</w:delText>
              </w:r>
            </w:del>
          </w:ins>
        </w:p>
        <w:p w14:paraId="4F7C71C7" w14:textId="43D4E643" w:rsidR="006F1EEB" w:rsidRPr="00946032" w:rsidDel="007A38D2" w:rsidRDefault="006F1EEB">
          <w:pPr>
            <w:pStyle w:val="Sumrio1"/>
            <w:rPr>
              <w:ins w:id="1712" w:author="William" w:date="2016-06-28T20:30:00Z"/>
              <w:del w:id="1713" w:author="Osnir Estevam" w:date="2016-08-20T16:45:00Z"/>
              <w:rFonts w:eastAsiaTheme="minorEastAsia"/>
              <w:b w:val="0"/>
              <w:color w:val="auto"/>
              <w:sz w:val="22"/>
              <w:szCs w:val="22"/>
              <w:rPrChange w:id="1714" w:author="William" w:date="2016-06-28T20:55:00Z">
                <w:rPr>
                  <w:ins w:id="1715" w:author="William" w:date="2016-06-28T20:30:00Z"/>
                  <w:del w:id="1716" w:author="Osnir Estevam" w:date="2016-08-20T16:45:00Z"/>
                  <w:rFonts w:asciiTheme="minorHAnsi" w:eastAsiaTheme="minorEastAsia" w:hAnsiTheme="minorHAnsi" w:cstheme="minorBidi"/>
                  <w:b w:val="0"/>
                  <w:color w:val="auto"/>
                  <w:sz w:val="22"/>
                  <w:szCs w:val="22"/>
                </w:rPr>
              </w:rPrChange>
            </w:rPr>
          </w:pPr>
          <w:ins w:id="1717" w:author="William" w:date="2016-06-28T20:30:00Z">
            <w:del w:id="1718" w:author="Osnir Estevam" w:date="2016-08-20T16:45:00Z">
              <w:r w:rsidRPr="007A38D2" w:rsidDel="007A38D2">
                <w:rPr>
                  <w:rStyle w:val="Hyperlink"/>
                  <w:b w:val="0"/>
                </w:rPr>
                <w:delText>4.7.8.</w:delText>
              </w:r>
              <w:r w:rsidRPr="00946032" w:rsidDel="007A38D2">
                <w:rPr>
                  <w:rFonts w:eastAsiaTheme="minorEastAsia"/>
                  <w:color w:val="auto"/>
                  <w:sz w:val="22"/>
                  <w:szCs w:val="22"/>
                  <w:rPrChange w:id="1719"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Story board</w:delText>
              </w:r>
              <w:r w:rsidRPr="00946032" w:rsidDel="007A38D2">
                <w:rPr>
                  <w:webHidden/>
                </w:rPr>
                <w:tab/>
                <w:delText>33</w:delText>
              </w:r>
            </w:del>
          </w:ins>
        </w:p>
        <w:p w14:paraId="7425C81D" w14:textId="5C104E5D" w:rsidR="006F1EEB" w:rsidRPr="00946032" w:rsidDel="007A38D2" w:rsidRDefault="006F1EEB">
          <w:pPr>
            <w:pStyle w:val="Sumrio1"/>
            <w:rPr>
              <w:ins w:id="1720" w:author="William" w:date="2016-06-28T20:30:00Z"/>
              <w:del w:id="1721" w:author="Osnir Estevam" w:date="2016-08-20T16:45:00Z"/>
              <w:rFonts w:eastAsiaTheme="minorEastAsia"/>
              <w:b w:val="0"/>
              <w:color w:val="auto"/>
              <w:sz w:val="22"/>
              <w:szCs w:val="22"/>
              <w:rPrChange w:id="1722" w:author="William" w:date="2016-06-28T20:55:00Z">
                <w:rPr>
                  <w:ins w:id="1723" w:author="William" w:date="2016-06-28T20:30:00Z"/>
                  <w:del w:id="1724" w:author="Osnir Estevam" w:date="2016-08-20T16:45:00Z"/>
                  <w:rFonts w:asciiTheme="minorHAnsi" w:eastAsiaTheme="minorEastAsia" w:hAnsiTheme="minorHAnsi" w:cstheme="minorBidi"/>
                  <w:b w:val="0"/>
                  <w:color w:val="auto"/>
                  <w:sz w:val="22"/>
                  <w:szCs w:val="22"/>
                </w:rPr>
              </w:rPrChange>
            </w:rPr>
          </w:pPr>
          <w:ins w:id="1725" w:author="William" w:date="2016-06-28T20:30:00Z">
            <w:del w:id="1726" w:author="Osnir Estevam" w:date="2016-08-20T16:45:00Z">
              <w:r w:rsidRPr="007A38D2" w:rsidDel="007A38D2">
                <w:rPr>
                  <w:rStyle w:val="Hyperlink"/>
                  <w:b w:val="0"/>
                </w:rPr>
                <w:delText>5.</w:delText>
              </w:r>
              <w:r w:rsidRPr="00946032" w:rsidDel="007A38D2">
                <w:rPr>
                  <w:rFonts w:eastAsiaTheme="minorEastAsia"/>
                  <w:color w:val="auto"/>
                  <w:sz w:val="22"/>
                  <w:szCs w:val="22"/>
                  <w:rPrChange w:id="1727"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METODOLOGIA DE PESQUISA</w:delText>
              </w:r>
              <w:r w:rsidRPr="00946032" w:rsidDel="007A38D2">
                <w:rPr>
                  <w:webHidden/>
                </w:rPr>
                <w:tab/>
                <w:delText>35</w:delText>
              </w:r>
            </w:del>
          </w:ins>
        </w:p>
        <w:p w14:paraId="687B0528" w14:textId="3F83D63C" w:rsidR="006F1EEB" w:rsidRPr="00946032" w:rsidDel="007A38D2" w:rsidRDefault="006F1EEB">
          <w:pPr>
            <w:pStyle w:val="Sumrio1"/>
            <w:rPr>
              <w:ins w:id="1728" w:author="William" w:date="2016-06-28T20:30:00Z"/>
              <w:del w:id="1729" w:author="Osnir Estevam" w:date="2016-08-20T16:45:00Z"/>
              <w:rFonts w:eastAsiaTheme="minorEastAsia"/>
              <w:b w:val="0"/>
              <w:color w:val="auto"/>
              <w:sz w:val="22"/>
              <w:szCs w:val="22"/>
              <w:rPrChange w:id="1730" w:author="William" w:date="2016-06-28T20:55:00Z">
                <w:rPr>
                  <w:ins w:id="1731" w:author="William" w:date="2016-06-28T20:30:00Z"/>
                  <w:del w:id="1732" w:author="Osnir Estevam" w:date="2016-08-20T16:45:00Z"/>
                  <w:rFonts w:asciiTheme="minorHAnsi" w:eastAsiaTheme="minorEastAsia" w:hAnsiTheme="minorHAnsi" w:cstheme="minorBidi"/>
                  <w:b w:val="0"/>
                  <w:color w:val="auto"/>
                  <w:sz w:val="22"/>
                  <w:szCs w:val="22"/>
                </w:rPr>
              </w:rPrChange>
            </w:rPr>
          </w:pPr>
          <w:ins w:id="1733" w:author="William" w:date="2016-06-28T20:30:00Z">
            <w:del w:id="1734" w:author="Osnir Estevam" w:date="2016-08-20T16:45:00Z">
              <w:r w:rsidRPr="007A38D2" w:rsidDel="007A38D2">
                <w:rPr>
                  <w:rStyle w:val="Hyperlink"/>
                  <w:b w:val="0"/>
                </w:rPr>
                <w:delText>5.1.1.</w:delText>
              </w:r>
              <w:r w:rsidRPr="00946032" w:rsidDel="007A38D2">
                <w:rPr>
                  <w:rFonts w:eastAsiaTheme="minorEastAsia"/>
                  <w:color w:val="auto"/>
                  <w:sz w:val="22"/>
                  <w:szCs w:val="22"/>
                  <w:rPrChange w:id="1735"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Instrumentos de Pesquisa</w:delText>
              </w:r>
              <w:r w:rsidRPr="00946032" w:rsidDel="007A38D2">
                <w:rPr>
                  <w:webHidden/>
                </w:rPr>
                <w:tab/>
                <w:delText>35</w:delText>
              </w:r>
            </w:del>
          </w:ins>
        </w:p>
        <w:p w14:paraId="5281BCDA" w14:textId="51B0A941" w:rsidR="006F1EEB" w:rsidRPr="00946032" w:rsidDel="007A38D2" w:rsidRDefault="006F1EEB">
          <w:pPr>
            <w:pStyle w:val="Sumrio1"/>
            <w:rPr>
              <w:ins w:id="1736" w:author="William" w:date="2016-06-28T20:30:00Z"/>
              <w:del w:id="1737" w:author="Osnir Estevam" w:date="2016-08-20T16:45:00Z"/>
              <w:rFonts w:eastAsiaTheme="minorEastAsia"/>
              <w:b w:val="0"/>
              <w:color w:val="auto"/>
              <w:sz w:val="22"/>
              <w:szCs w:val="22"/>
              <w:rPrChange w:id="1738" w:author="William" w:date="2016-06-28T20:55:00Z">
                <w:rPr>
                  <w:ins w:id="1739" w:author="William" w:date="2016-06-28T20:30:00Z"/>
                  <w:del w:id="1740" w:author="Osnir Estevam" w:date="2016-08-20T16:45:00Z"/>
                  <w:rFonts w:asciiTheme="minorHAnsi" w:eastAsiaTheme="minorEastAsia" w:hAnsiTheme="minorHAnsi" w:cstheme="minorBidi"/>
                  <w:b w:val="0"/>
                  <w:color w:val="auto"/>
                  <w:sz w:val="22"/>
                  <w:szCs w:val="22"/>
                </w:rPr>
              </w:rPrChange>
            </w:rPr>
          </w:pPr>
          <w:ins w:id="1741" w:author="William" w:date="2016-06-28T20:30:00Z">
            <w:del w:id="1742" w:author="Osnir Estevam" w:date="2016-08-20T16:45:00Z">
              <w:r w:rsidRPr="007A38D2" w:rsidDel="007A38D2">
                <w:rPr>
                  <w:rStyle w:val="Hyperlink"/>
                  <w:b w:val="0"/>
                </w:rPr>
                <w:delText>5.1.1.1.</w:delText>
              </w:r>
              <w:r w:rsidRPr="00946032" w:rsidDel="007A38D2">
                <w:rPr>
                  <w:rFonts w:eastAsiaTheme="minorEastAsia"/>
                  <w:color w:val="auto"/>
                  <w:sz w:val="22"/>
                  <w:szCs w:val="22"/>
                  <w:rPrChange w:id="1743"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Mercado</w:delText>
              </w:r>
              <w:r w:rsidRPr="00946032" w:rsidDel="007A38D2">
                <w:rPr>
                  <w:webHidden/>
                </w:rPr>
                <w:tab/>
                <w:delText>35</w:delText>
              </w:r>
            </w:del>
          </w:ins>
        </w:p>
        <w:p w14:paraId="5636D18F" w14:textId="5F85FFAD" w:rsidR="006F1EEB" w:rsidRPr="00946032" w:rsidDel="007A38D2" w:rsidRDefault="006F1EEB">
          <w:pPr>
            <w:pStyle w:val="Sumrio1"/>
            <w:rPr>
              <w:ins w:id="1744" w:author="William" w:date="2016-06-28T20:30:00Z"/>
              <w:del w:id="1745" w:author="Osnir Estevam" w:date="2016-08-20T16:45:00Z"/>
              <w:rFonts w:eastAsiaTheme="minorEastAsia"/>
              <w:b w:val="0"/>
              <w:color w:val="auto"/>
              <w:sz w:val="22"/>
              <w:szCs w:val="22"/>
              <w:rPrChange w:id="1746" w:author="William" w:date="2016-06-28T20:55:00Z">
                <w:rPr>
                  <w:ins w:id="1747" w:author="William" w:date="2016-06-28T20:30:00Z"/>
                  <w:del w:id="1748" w:author="Osnir Estevam" w:date="2016-08-20T16:45:00Z"/>
                  <w:rFonts w:asciiTheme="minorHAnsi" w:eastAsiaTheme="minorEastAsia" w:hAnsiTheme="minorHAnsi" w:cstheme="minorBidi"/>
                  <w:b w:val="0"/>
                  <w:color w:val="auto"/>
                  <w:sz w:val="22"/>
                  <w:szCs w:val="22"/>
                </w:rPr>
              </w:rPrChange>
            </w:rPr>
          </w:pPr>
          <w:ins w:id="1749" w:author="William" w:date="2016-06-28T20:30:00Z">
            <w:del w:id="1750" w:author="Osnir Estevam" w:date="2016-08-20T16:45:00Z">
              <w:r w:rsidRPr="007A38D2" w:rsidDel="007A38D2">
                <w:rPr>
                  <w:rStyle w:val="Hyperlink"/>
                  <w:b w:val="0"/>
                </w:rPr>
                <w:delText>5.1.1.2.</w:delText>
              </w:r>
              <w:r w:rsidRPr="00946032" w:rsidDel="007A38D2">
                <w:rPr>
                  <w:rFonts w:eastAsiaTheme="minorEastAsia"/>
                  <w:color w:val="auto"/>
                  <w:sz w:val="22"/>
                  <w:szCs w:val="22"/>
                  <w:rPrChange w:id="1751"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Cientifico</w:delText>
              </w:r>
              <w:r w:rsidRPr="00946032" w:rsidDel="007A38D2">
                <w:rPr>
                  <w:webHidden/>
                </w:rPr>
                <w:tab/>
                <w:delText>35</w:delText>
              </w:r>
            </w:del>
          </w:ins>
        </w:p>
        <w:p w14:paraId="1012370A" w14:textId="4B3E9E8D" w:rsidR="006F1EEB" w:rsidRPr="00946032" w:rsidDel="007A38D2" w:rsidRDefault="006F1EEB">
          <w:pPr>
            <w:pStyle w:val="Sumrio1"/>
            <w:rPr>
              <w:ins w:id="1752" w:author="William" w:date="2016-06-28T20:30:00Z"/>
              <w:del w:id="1753" w:author="Osnir Estevam" w:date="2016-08-20T16:45:00Z"/>
              <w:rFonts w:eastAsiaTheme="minorEastAsia"/>
              <w:b w:val="0"/>
              <w:color w:val="auto"/>
              <w:sz w:val="22"/>
              <w:szCs w:val="22"/>
              <w:rPrChange w:id="1754" w:author="William" w:date="2016-06-28T20:55:00Z">
                <w:rPr>
                  <w:ins w:id="1755" w:author="William" w:date="2016-06-28T20:30:00Z"/>
                  <w:del w:id="1756" w:author="Osnir Estevam" w:date="2016-08-20T16:45:00Z"/>
                  <w:rFonts w:asciiTheme="minorHAnsi" w:eastAsiaTheme="minorEastAsia" w:hAnsiTheme="minorHAnsi" w:cstheme="minorBidi"/>
                  <w:b w:val="0"/>
                  <w:color w:val="auto"/>
                  <w:sz w:val="22"/>
                  <w:szCs w:val="22"/>
                </w:rPr>
              </w:rPrChange>
            </w:rPr>
          </w:pPr>
          <w:ins w:id="1757" w:author="William" w:date="2016-06-28T20:30:00Z">
            <w:del w:id="1758" w:author="Osnir Estevam" w:date="2016-08-20T16:45:00Z">
              <w:r w:rsidRPr="007A38D2" w:rsidDel="007A38D2">
                <w:rPr>
                  <w:rStyle w:val="Hyperlink"/>
                  <w:b w:val="0"/>
                </w:rPr>
                <w:delText>5.1.2.</w:delText>
              </w:r>
              <w:r w:rsidRPr="00946032" w:rsidDel="007A38D2">
                <w:rPr>
                  <w:rFonts w:eastAsiaTheme="minorEastAsia"/>
                  <w:color w:val="auto"/>
                  <w:sz w:val="22"/>
                  <w:szCs w:val="22"/>
                  <w:rPrChange w:id="1759"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Coleta de Dados</w:delText>
              </w:r>
              <w:r w:rsidRPr="00946032" w:rsidDel="007A38D2">
                <w:rPr>
                  <w:webHidden/>
                </w:rPr>
                <w:tab/>
                <w:delText>35</w:delText>
              </w:r>
            </w:del>
          </w:ins>
        </w:p>
        <w:p w14:paraId="25D6372D" w14:textId="05DDE896" w:rsidR="006F1EEB" w:rsidRPr="00946032" w:rsidDel="007A38D2" w:rsidRDefault="006F1EEB">
          <w:pPr>
            <w:pStyle w:val="Sumrio1"/>
            <w:rPr>
              <w:ins w:id="1760" w:author="William" w:date="2016-06-28T20:30:00Z"/>
              <w:del w:id="1761" w:author="Osnir Estevam" w:date="2016-08-20T16:45:00Z"/>
              <w:rFonts w:eastAsiaTheme="minorEastAsia"/>
              <w:b w:val="0"/>
              <w:color w:val="auto"/>
              <w:sz w:val="22"/>
              <w:szCs w:val="22"/>
              <w:rPrChange w:id="1762" w:author="William" w:date="2016-06-28T20:55:00Z">
                <w:rPr>
                  <w:ins w:id="1763" w:author="William" w:date="2016-06-28T20:30:00Z"/>
                  <w:del w:id="1764" w:author="Osnir Estevam" w:date="2016-08-20T16:45:00Z"/>
                  <w:rFonts w:asciiTheme="minorHAnsi" w:eastAsiaTheme="minorEastAsia" w:hAnsiTheme="minorHAnsi" w:cstheme="minorBidi"/>
                  <w:b w:val="0"/>
                  <w:color w:val="auto"/>
                  <w:sz w:val="22"/>
                  <w:szCs w:val="22"/>
                </w:rPr>
              </w:rPrChange>
            </w:rPr>
          </w:pPr>
          <w:ins w:id="1765" w:author="William" w:date="2016-06-28T20:30:00Z">
            <w:del w:id="1766" w:author="Osnir Estevam" w:date="2016-08-20T16:45:00Z">
              <w:r w:rsidRPr="007A38D2" w:rsidDel="007A38D2">
                <w:rPr>
                  <w:rStyle w:val="Hyperlink"/>
                  <w:b w:val="0"/>
                </w:rPr>
                <w:delText>5.1.3.</w:delText>
              </w:r>
              <w:r w:rsidRPr="00946032" w:rsidDel="007A38D2">
                <w:rPr>
                  <w:rFonts w:eastAsiaTheme="minorEastAsia"/>
                  <w:color w:val="auto"/>
                  <w:sz w:val="22"/>
                  <w:szCs w:val="22"/>
                  <w:rPrChange w:id="1767"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Resultados Esperados</w:delText>
              </w:r>
              <w:r w:rsidRPr="00946032" w:rsidDel="007A38D2">
                <w:rPr>
                  <w:webHidden/>
                </w:rPr>
                <w:tab/>
                <w:delText>36</w:delText>
              </w:r>
            </w:del>
          </w:ins>
        </w:p>
        <w:p w14:paraId="260F8A32" w14:textId="7E3D67AD" w:rsidR="006F1EEB" w:rsidRPr="00946032" w:rsidDel="007A38D2" w:rsidRDefault="006F1EEB">
          <w:pPr>
            <w:pStyle w:val="Sumrio1"/>
            <w:rPr>
              <w:ins w:id="1768" w:author="William" w:date="2016-06-28T20:30:00Z"/>
              <w:del w:id="1769" w:author="Osnir Estevam" w:date="2016-08-20T16:45:00Z"/>
              <w:rFonts w:eastAsiaTheme="minorEastAsia"/>
              <w:b w:val="0"/>
              <w:color w:val="auto"/>
              <w:sz w:val="22"/>
              <w:szCs w:val="22"/>
              <w:rPrChange w:id="1770" w:author="William" w:date="2016-06-28T20:55:00Z">
                <w:rPr>
                  <w:ins w:id="1771" w:author="William" w:date="2016-06-28T20:30:00Z"/>
                  <w:del w:id="1772" w:author="Osnir Estevam" w:date="2016-08-20T16:45:00Z"/>
                  <w:rFonts w:asciiTheme="minorHAnsi" w:eastAsiaTheme="minorEastAsia" w:hAnsiTheme="minorHAnsi" w:cstheme="minorBidi"/>
                  <w:b w:val="0"/>
                  <w:color w:val="auto"/>
                  <w:sz w:val="22"/>
                  <w:szCs w:val="22"/>
                </w:rPr>
              </w:rPrChange>
            </w:rPr>
          </w:pPr>
          <w:ins w:id="1773" w:author="William" w:date="2016-06-28T20:30:00Z">
            <w:del w:id="1774" w:author="Osnir Estevam" w:date="2016-08-20T16:45:00Z">
              <w:r w:rsidRPr="007A38D2" w:rsidDel="007A38D2">
                <w:rPr>
                  <w:rStyle w:val="Hyperlink"/>
                  <w:b w:val="0"/>
                </w:rPr>
                <w:delText>6.</w:delText>
              </w:r>
              <w:r w:rsidRPr="00946032" w:rsidDel="007A38D2">
                <w:rPr>
                  <w:rFonts w:eastAsiaTheme="minorEastAsia"/>
                  <w:color w:val="auto"/>
                  <w:sz w:val="22"/>
                  <w:szCs w:val="22"/>
                  <w:rPrChange w:id="1775" w:author="William" w:date="2016-06-28T20:55:00Z">
                    <w:rPr>
                      <w:rFonts w:asciiTheme="minorHAnsi" w:eastAsiaTheme="minorEastAsia" w:hAnsiTheme="minorHAnsi" w:cstheme="minorBidi"/>
                      <w:color w:val="auto"/>
                      <w:sz w:val="22"/>
                      <w:szCs w:val="22"/>
                    </w:rPr>
                  </w:rPrChange>
                </w:rPr>
                <w:tab/>
              </w:r>
              <w:r w:rsidRPr="007A38D2" w:rsidDel="007A38D2">
                <w:rPr>
                  <w:rStyle w:val="Hyperlink"/>
                  <w:b w:val="0"/>
                </w:rPr>
                <w:delText>CONSIDERAÇÕES FINAIS</w:delText>
              </w:r>
              <w:r w:rsidRPr="00946032" w:rsidDel="007A38D2">
                <w:rPr>
                  <w:webHidden/>
                </w:rPr>
                <w:tab/>
                <w:delText>37</w:delText>
              </w:r>
            </w:del>
          </w:ins>
        </w:p>
        <w:p w14:paraId="3D3579A1" w14:textId="585AFD19" w:rsidR="006F1EEB" w:rsidRPr="00946032" w:rsidDel="007A38D2" w:rsidRDefault="006F1EEB">
          <w:pPr>
            <w:pStyle w:val="Sumrio1"/>
            <w:rPr>
              <w:ins w:id="1776" w:author="William" w:date="2016-06-28T20:30:00Z"/>
              <w:del w:id="1777" w:author="Osnir Estevam" w:date="2016-08-20T16:45:00Z"/>
              <w:rFonts w:eastAsiaTheme="minorEastAsia"/>
              <w:b w:val="0"/>
              <w:color w:val="auto"/>
              <w:sz w:val="22"/>
              <w:szCs w:val="22"/>
              <w:rPrChange w:id="1778" w:author="William" w:date="2016-06-28T20:55:00Z">
                <w:rPr>
                  <w:ins w:id="1779" w:author="William" w:date="2016-06-28T20:30:00Z"/>
                  <w:del w:id="1780" w:author="Osnir Estevam" w:date="2016-08-20T16:45:00Z"/>
                  <w:rFonts w:asciiTheme="minorHAnsi" w:eastAsiaTheme="minorEastAsia" w:hAnsiTheme="minorHAnsi" w:cstheme="minorBidi"/>
                  <w:b w:val="0"/>
                  <w:color w:val="auto"/>
                  <w:sz w:val="22"/>
                  <w:szCs w:val="22"/>
                </w:rPr>
              </w:rPrChange>
            </w:rPr>
          </w:pPr>
          <w:ins w:id="1781" w:author="William" w:date="2016-06-28T20:30:00Z">
            <w:del w:id="1782" w:author="Osnir Estevam" w:date="2016-08-20T16:45:00Z">
              <w:r w:rsidRPr="007A38D2" w:rsidDel="007A38D2">
                <w:rPr>
                  <w:rStyle w:val="Hyperlink"/>
                  <w:b w:val="0"/>
                </w:rPr>
                <w:delText>REFERÊNCIAS BIBLIOGRÁFICAS</w:delText>
              </w:r>
              <w:r w:rsidRPr="00946032" w:rsidDel="007A38D2">
                <w:rPr>
                  <w:webHidden/>
                </w:rPr>
                <w:tab/>
                <w:delText>38</w:delText>
              </w:r>
            </w:del>
          </w:ins>
        </w:p>
        <w:p w14:paraId="72CCB4FD" w14:textId="77777777" w:rsidR="00312307" w:rsidRPr="00946032" w:rsidDel="007A38D2" w:rsidRDefault="00312307">
          <w:pPr>
            <w:pStyle w:val="Sumrio1"/>
            <w:tabs>
              <w:tab w:val="left" w:pos="480"/>
            </w:tabs>
            <w:rPr>
              <w:ins w:id="1783" w:author="Dogus - William" w:date="2016-06-28T13:39:00Z"/>
              <w:del w:id="1784" w:author="Osnir Estevam" w:date="2016-08-20T16:45:00Z"/>
              <w:rFonts w:eastAsiaTheme="minorEastAsia"/>
              <w:b w:val="0"/>
              <w:color w:val="auto"/>
              <w:sz w:val="22"/>
              <w:szCs w:val="22"/>
              <w:rPrChange w:id="1785" w:author="William" w:date="2016-06-28T20:55:00Z">
                <w:rPr>
                  <w:ins w:id="1786" w:author="Dogus - William" w:date="2016-06-28T13:39:00Z"/>
                  <w:del w:id="1787" w:author="Osnir Estevam" w:date="2016-08-20T16:45:00Z"/>
                  <w:rFonts w:asciiTheme="minorHAnsi" w:eastAsiaTheme="minorEastAsia" w:hAnsiTheme="minorHAnsi" w:cstheme="minorBidi"/>
                  <w:b w:val="0"/>
                  <w:color w:val="auto"/>
                  <w:sz w:val="22"/>
                  <w:szCs w:val="22"/>
                </w:rPr>
              </w:rPrChange>
            </w:rPr>
          </w:pPr>
          <w:ins w:id="1788" w:author="Dogus - William" w:date="2016-06-28T13:39:00Z">
            <w:del w:id="1789" w:author="Osnir Estevam" w:date="2016-08-20T16:45:00Z">
              <w:r w:rsidRPr="00946032" w:rsidDel="007A38D2">
                <w:rPr>
                  <w:rStyle w:val="Hyperlink"/>
                </w:rPr>
                <w:delText>1.</w:delText>
              </w:r>
              <w:r w:rsidRPr="00946032" w:rsidDel="007A38D2">
                <w:rPr>
                  <w:rFonts w:eastAsiaTheme="minorEastAsia"/>
                  <w:b w:val="0"/>
                  <w:color w:val="auto"/>
                  <w:sz w:val="22"/>
                  <w:szCs w:val="22"/>
                  <w:rPrChange w:id="1790"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INTRODUÇÃO</w:delText>
              </w:r>
              <w:r w:rsidRPr="00946032" w:rsidDel="007A38D2">
                <w:rPr>
                  <w:webHidden/>
                </w:rPr>
                <w:tab/>
                <w:delText>1</w:delText>
              </w:r>
            </w:del>
          </w:ins>
        </w:p>
        <w:p w14:paraId="32485528" w14:textId="77777777" w:rsidR="00312307" w:rsidRPr="00946032" w:rsidDel="007A38D2" w:rsidRDefault="00312307">
          <w:pPr>
            <w:pStyle w:val="Sumrio1"/>
            <w:tabs>
              <w:tab w:val="left" w:pos="660"/>
            </w:tabs>
            <w:rPr>
              <w:ins w:id="1791" w:author="Dogus - William" w:date="2016-06-28T13:39:00Z"/>
              <w:del w:id="1792" w:author="Osnir Estevam" w:date="2016-08-20T16:45:00Z"/>
              <w:rFonts w:eastAsiaTheme="minorEastAsia"/>
              <w:b w:val="0"/>
              <w:color w:val="auto"/>
              <w:sz w:val="22"/>
              <w:szCs w:val="22"/>
              <w:rPrChange w:id="1793" w:author="William" w:date="2016-06-28T20:55:00Z">
                <w:rPr>
                  <w:ins w:id="1794" w:author="Dogus - William" w:date="2016-06-28T13:39:00Z"/>
                  <w:del w:id="1795" w:author="Osnir Estevam" w:date="2016-08-20T16:45:00Z"/>
                  <w:rFonts w:asciiTheme="minorHAnsi" w:eastAsiaTheme="minorEastAsia" w:hAnsiTheme="minorHAnsi" w:cstheme="minorBidi"/>
                  <w:b w:val="0"/>
                  <w:color w:val="auto"/>
                  <w:sz w:val="22"/>
                  <w:szCs w:val="22"/>
                </w:rPr>
              </w:rPrChange>
            </w:rPr>
          </w:pPr>
          <w:ins w:id="1796" w:author="Dogus - William" w:date="2016-06-28T13:39:00Z">
            <w:del w:id="1797" w:author="Osnir Estevam" w:date="2016-08-20T16:45:00Z">
              <w:r w:rsidRPr="00946032" w:rsidDel="007A38D2">
                <w:rPr>
                  <w:rStyle w:val="Hyperlink"/>
                </w:rPr>
                <w:delText>1.1.</w:delText>
              </w:r>
              <w:r w:rsidRPr="00946032" w:rsidDel="007A38D2">
                <w:rPr>
                  <w:rFonts w:eastAsiaTheme="minorEastAsia"/>
                  <w:b w:val="0"/>
                  <w:color w:val="auto"/>
                  <w:sz w:val="22"/>
                  <w:szCs w:val="22"/>
                  <w:rPrChange w:id="1798"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Contexto e Justificativa</w:delText>
              </w:r>
              <w:r w:rsidRPr="00946032" w:rsidDel="007A38D2">
                <w:rPr>
                  <w:webHidden/>
                </w:rPr>
                <w:tab/>
                <w:delText>1</w:delText>
              </w:r>
            </w:del>
          </w:ins>
        </w:p>
        <w:p w14:paraId="1BF7B421" w14:textId="77777777" w:rsidR="00312307" w:rsidRPr="00946032" w:rsidDel="007A38D2" w:rsidRDefault="00312307">
          <w:pPr>
            <w:pStyle w:val="Sumrio1"/>
            <w:tabs>
              <w:tab w:val="left" w:pos="660"/>
            </w:tabs>
            <w:rPr>
              <w:ins w:id="1799" w:author="Dogus - William" w:date="2016-06-28T13:39:00Z"/>
              <w:del w:id="1800" w:author="Osnir Estevam" w:date="2016-08-20T16:45:00Z"/>
              <w:rFonts w:eastAsiaTheme="minorEastAsia"/>
              <w:b w:val="0"/>
              <w:color w:val="auto"/>
              <w:sz w:val="22"/>
              <w:szCs w:val="22"/>
              <w:rPrChange w:id="1801" w:author="William" w:date="2016-06-28T20:55:00Z">
                <w:rPr>
                  <w:ins w:id="1802" w:author="Dogus - William" w:date="2016-06-28T13:39:00Z"/>
                  <w:del w:id="1803" w:author="Osnir Estevam" w:date="2016-08-20T16:45:00Z"/>
                  <w:rFonts w:asciiTheme="minorHAnsi" w:eastAsiaTheme="minorEastAsia" w:hAnsiTheme="minorHAnsi" w:cstheme="minorBidi"/>
                  <w:b w:val="0"/>
                  <w:color w:val="auto"/>
                  <w:sz w:val="22"/>
                  <w:szCs w:val="22"/>
                </w:rPr>
              </w:rPrChange>
            </w:rPr>
          </w:pPr>
          <w:ins w:id="1804" w:author="Dogus - William" w:date="2016-06-28T13:39:00Z">
            <w:del w:id="1805" w:author="Osnir Estevam" w:date="2016-08-20T16:45:00Z">
              <w:r w:rsidRPr="00946032" w:rsidDel="007A38D2">
                <w:rPr>
                  <w:rStyle w:val="Hyperlink"/>
                </w:rPr>
                <w:delText>1.2.</w:delText>
              </w:r>
              <w:r w:rsidRPr="00946032" w:rsidDel="007A38D2">
                <w:rPr>
                  <w:rFonts w:eastAsiaTheme="minorEastAsia"/>
                  <w:b w:val="0"/>
                  <w:color w:val="auto"/>
                  <w:sz w:val="22"/>
                  <w:szCs w:val="22"/>
                  <w:rPrChange w:id="1806"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Problema de Pesquisa</w:delText>
              </w:r>
              <w:r w:rsidRPr="00946032" w:rsidDel="007A38D2">
                <w:rPr>
                  <w:webHidden/>
                </w:rPr>
                <w:tab/>
                <w:delText>1</w:delText>
              </w:r>
            </w:del>
          </w:ins>
        </w:p>
        <w:p w14:paraId="08C60C3D" w14:textId="77777777" w:rsidR="00312307" w:rsidRPr="00946032" w:rsidDel="007A38D2" w:rsidRDefault="00312307">
          <w:pPr>
            <w:pStyle w:val="Sumrio1"/>
            <w:tabs>
              <w:tab w:val="left" w:pos="660"/>
            </w:tabs>
            <w:rPr>
              <w:ins w:id="1807" w:author="Dogus - William" w:date="2016-06-28T13:39:00Z"/>
              <w:del w:id="1808" w:author="Osnir Estevam" w:date="2016-08-20T16:45:00Z"/>
              <w:rFonts w:eastAsiaTheme="minorEastAsia"/>
              <w:b w:val="0"/>
              <w:color w:val="auto"/>
              <w:sz w:val="22"/>
              <w:szCs w:val="22"/>
              <w:rPrChange w:id="1809" w:author="William" w:date="2016-06-28T20:55:00Z">
                <w:rPr>
                  <w:ins w:id="1810" w:author="Dogus - William" w:date="2016-06-28T13:39:00Z"/>
                  <w:del w:id="1811" w:author="Osnir Estevam" w:date="2016-08-20T16:45:00Z"/>
                  <w:rFonts w:asciiTheme="minorHAnsi" w:eastAsiaTheme="minorEastAsia" w:hAnsiTheme="minorHAnsi" w:cstheme="minorBidi"/>
                  <w:b w:val="0"/>
                  <w:color w:val="auto"/>
                  <w:sz w:val="22"/>
                  <w:szCs w:val="22"/>
                </w:rPr>
              </w:rPrChange>
            </w:rPr>
          </w:pPr>
          <w:ins w:id="1812" w:author="Dogus - William" w:date="2016-06-28T13:39:00Z">
            <w:del w:id="1813" w:author="Osnir Estevam" w:date="2016-08-20T16:45:00Z">
              <w:r w:rsidRPr="00946032" w:rsidDel="007A38D2">
                <w:rPr>
                  <w:rStyle w:val="Hyperlink"/>
                </w:rPr>
                <w:delText>1.3.</w:delText>
              </w:r>
              <w:r w:rsidRPr="00946032" w:rsidDel="007A38D2">
                <w:rPr>
                  <w:rFonts w:eastAsiaTheme="minorEastAsia"/>
                  <w:b w:val="0"/>
                  <w:color w:val="auto"/>
                  <w:sz w:val="22"/>
                  <w:szCs w:val="22"/>
                  <w:rPrChange w:id="1814"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Objetivo</w:delText>
              </w:r>
              <w:r w:rsidRPr="00946032" w:rsidDel="007A38D2">
                <w:rPr>
                  <w:webHidden/>
                </w:rPr>
                <w:tab/>
                <w:delText>2</w:delText>
              </w:r>
            </w:del>
          </w:ins>
        </w:p>
        <w:p w14:paraId="30D0471E" w14:textId="77777777" w:rsidR="00312307" w:rsidRPr="00946032" w:rsidDel="007A38D2" w:rsidRDefault="00312307">
          <w:pPr>
            <w:pStyle w:val="Sumrio1"/>
            <w:tabs>
              <w:tab w:val="left" w:pos="660"/>
            </w:tabs>
            <w:rPr>
              <w:ins w:id="1815" w:author="Dogus - William" w:date="2016-06-28T13:39:00Z"/>
              <w:del w:id="1816" w:author="Osnir Estevam" w:date="2016-08-20T16:45:00Z"/>
              <w:rFonts w:eastAsiaTheme="minorEastAsia"/>
              <w:b w:val="0"/>
              <w:color w:val="auto"/>
              <w:sz w:val="22"/>
              <w:szCs w:val="22"/>
              <w:rPrChange w:id="1817" w:author="William" w:date="2016-06-28T20:55:00Z">
                <w:rPr>
                  <w:ins w:id="1818" w:author="Dogus - William" w:date="2016-06-28T13:39:00Z"/>
                  <w:del w:id="1819" w:author="Osnir Estevam" w:date="2016-08-20T16:45:00Z"/>
                  <w:rFonts w:asciiTheme="minorHAnsi" w:eastAsiaTheme="minorEastAsia" w:hAnsiTheme="minorHAnsi" w:cstheme="minorBidi"/>
                  <w:b w:val="0"/>
                  <w:color w:val="auto"/>
                  <w:sz w:val="22"/>
                  <w:szCs w:val="22"/>
                </w:rPr>
              </w:rPrChange>
            </w:rPr>
          </w:pPr>
          <w:ins w:id="1820" w:author="Dogus - William" w:date="2016-06-28T13:39:00Z">
            <w:del w:id="1821" w:author="Osnir Estevam" w:date="2016-08-20T16:45:00Z">
              <w:r w:rsidRPr="00946032" w:rsidDel="007A38D2">
                <w:rPr>
                  <w:rStyle w:val="Hyperlink"/>
                </w:rPr>
                <w:delText>1.4.</w:delText>
              </w:r>
              <w:r w:rsidRPr="00946032" w:rsidDel="007A38D2">
                <w:rPr>
                  <w:rFonts w:eastAsiaTheme="minorEastAsia"/>
                  <w:b w:val="0"/>
                  <w:color w:val="auto"/>
                  <w:sz w:val="22"/>
                  <w:szCs w:val="22"/>
                  <w:rPrChange w:id="1822"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Escopo</w:delText>
              </w:r>
              <w:r w:rsidRPr="00946032" w:rsidDel="007A38D2">
                <w:rPr>
                  <w:webHidden/>
                </w:rPr>
                <w:tab/>
                <w:delText>2</w:delText>
              </w:r>
            </w:del>
          </w:ins>
        </w:p>
        <w:p w14:paraId="41452443" w14:textId="77777777" w:rsidR="00312307" w:rsidRPr="00946032" w:rsidDel="007A38D2" w:rsidRDefault="00312307">
          <w:pPr>
            <w:pStyle w:val="Sumrio1"/>
            <w:tabs>
              <w:tab w:val="left" w:pos="660"/>
            </w:tabs>
            <w:rPr>
              <w:ins w:id="1823" w:author="Dogus - William" w:date="2016-06-28T13:39:00Z"/>
              <w:del w:id="1824" w:author="Osnir Estevam" w:date="2016-08-20T16:45:00Z"/>
              <w:rFonts w:eastAsiaTheme="minorEastAsia"/>
              <w:b w:val="0"/>
              <w:color w:val="auto"/>
              <w:sz w:val="22"/>
              <w:szCs w:val="22"/>
              <w:rPrChange w:id="1825" w:author="William" w:date="2016-06-28T20:55:00Z">
                <w:rPr>
                  <w:ins w:id="1826" w:author="Dogus - William" w:date="2016-06-28T13:39:00Z"/>
                  <w:del w:id="1827" w:author="Osnir Estevam" w:date="2016-08-20T16:45:00Z"/>
                  <w:rFonts w:asciiTheme="minorHAnsi" w:eastAsiaTheme="minorEastAsia" w:hAnsiTheme="minorHAnsi" w:cstheme="minorBidi"/>
                  <w:b w:val="0"/>
                  <w:color w:val="auto"/>
                  <w:sz w:val="22"/>
                  <w:szCs w:val="22"/>
                </w:rPr>
              </w:rPrChange>
            </w:rPr>
          </w:pPr>
          <w:ins w:id="1828" w:author="Dogus - William" w:date="2016-06-28T13:39:00Z">
            <w:del w:id="1829" w:author="Osnir Estevam" w:date="2016-08-20T16:45:00Z">
              <w:r w:rsidRPr="00946032" w:rsidDel="007A38D2">
                <w:rPr>
                  <w:rStyle w:val="Hyperlink"/>
                </w:rPr>
                <w:delText>1.5.</w:delText>
              </w:r>
              <w:r w:rsidRPr="00946032" w:rsidDel="007A38D2">
                <w:rPr>
                  <w:rFonts w:eastAsiaTheme="minorEastAsia"/>
                  <w:b w:val="0"/>
                  <w:color w:val="auto"/>
                  <w:sz w:val="22"/>
                  <w:szCs w:val="22"/>
                  <w:rPrChange w:id="1830"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Metodologia</w:delText>
              </w:r>
              <w:r w:rsidRPr="00946032" w:rsidDel="007A38D2">
                <w:rPr>
                  <w:webHidden/>
                </w:rPr>
                <w:tab/>
                <w:delText>3</w:delText>
              </w:r>
            </w:del>
          </w:ins>
        </w:p>
        <w:p w14:paraId="148CFA6E" w14:textId="77777777" w:rsidR="00312307" w:rsidRPr="00946032" w:rsidDel="007A38D2" w:rsidRDefault="00312307">
          <w:pPr>
            <w:pStyle w:val="Sumrio1"/>
            <w:tabs>
              <w:tab w:val="left" w:pos="660"/>
            </w:tabs>
            <w:rPr>
              <w:ins w:id="1831" w:author="Dogus - William" w:date="2016-06-28T13:39:00Z"/>
              <w:del w:id="1832" w:author="Osnir Estevam" w:date="2016-08-20T16:45:00Z"/>
              <w:rFonts w:eastAsiaTheme="minorEastAsia"/>
              <w:b w:val="0"/>
              <w:color w:val="auto"/>
              <w:sz w:val="22"/>
              <w:szCs w:val="22"/>
              <w:rPrChange w:id="1833" w:author="William" w:date="2016-06-28T20:55:00Z">
                <w:rPr>
                  <w:ins w:id="1834" w:author="Dogus - William" w:date="2016-06-28T13:39:00Z"/>
                  <w:del w:id="1835" w:author="Osnir Estevam" w:date="2016-08-20T16:45:00Z"/>
                  <w:rFonts w:asciiTheme="minorHAnsi" w:eastAsiaTheme="minorEastAsia" w:hAnsiTheme="minorHAnsi" w:cstheme="minorBidi"/>
                  <w:b w:val="0"/>
                  <w:color w:val="auto"/>
                  <w:sz w:val="22"/>
                  <w:szCs w:val="22"/>
                </w:rPr>
              </w:rPrChange>
            </w:rPr>
          </w:pPr>
          <w:ins w:id="1836" w:author="Dogus - William" w:date="2016-06-28T13:39:00Z">
            <w:del w:id="1837" w:author="Osnir Estevam" w:date="2016-08-20T16:45:00Z">
              <w:r w:rsidRPr="00946032" w:rsidDel="007A38D2">
                <w:rPr>
                  <w:rStyle w:val="Hyperlink"/>
                </w:rPr>
                <w:delText>1.6.</w:delText>
              </w:r>
              <w:r w:rsidRPr="00946032" w:rsidDel="007A38D2">
                <w:rPr>
                  <w:rFonts w:eastAsiaTheme="minorEastAsia"/>
                  <w:b w:val="0"/>
                  <w:color w:val="auto"/>
                  <w:sz w:val="22"/>
                  <w:szCs w:val="22"/>
                  <w:rPrChange w:id="1838"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Organização do Trabalho</w:delText>
              </w:r>
              <w:r w:rsidRPr="00946032" w:rsidDel="007A38D2">
                <w:rPr>
                  <w:webHidden/>
                </w:rPr>
                <w:tab/>
                <w:delText>3</w:delText>
              </w:r>
            </w:del>
          </w:ins>
        </w:p>
        <w:p w14:paraId="7F700A80" w14:textId="77777777" w:rsidR="00312307" w:rsidRPr="00946032" w:rsidDel="007A38D2" w:rsidRDefault="00312307">
          <w:pPr>
            <w:pStyle w:val="Sumrio1"/>
            <w:tabs>
              <w:tab w:val="left" w:pos="480"/>
            </w:tabs>
            <w:rPr>
              <w:ins w:id="1839" w:author="Dogus - William" w:date="2016-06-28T13:39:00Z"/>
              <w:del w:id="1840" w:author="Osnir Estevam" w:date="2016-08-20T16:45:00Z"/>
              <w:rFonts w:eastAsiaTheme="minorEastAsia"/>
              <w:b w:val="0"/>
              <w:color w:val="auto"/>
              <w:sz w:val="22"/>
              <w:szCs w:val="22"/>
              <w:rPrChange w:id="1841" w:author="William" w:date="2016-06-28T20:55:00Z">
                <w:rPr>
                  <w:ins w:id="1842" w:author="Dogus - William" w:date="2016-06-28T13:39:00Z"/>
                  <w:del w:id="1843" w:author="Osnir Estevam" w:date="2016-08-20T16:45:00Z"/>
                  <w:rFonts w:asciiTheme="minorHAnsi" w:eastAsiaTheme="minorEastAsia" w:hAnsiTheme="minorHAnsi" w:cstheme="minorBidi"/>
                  <w:b w:val="0"/>
                  <w:color w:val="auto"/>
                  <w:sz w:val="22"/>
                  <w:szCs w:val="22"/>
                </w:rPr>
              </w:rPrChange>
            </w:rPr>
          </w:pPr>
          <w:ins w:id="1844" w:author="Dogus - William" w:date="2016-06-28T13:39:00Z">
            <w:del w:id="1845" w:author="Osnir Estevam" w:date="2016-08-20T16:45:00Z">
              <w:r w:rsidRPr="00946032" w:rsidDel="007A38D2">
                <w:rPr>
                  <w:rStyle w:val="Hyperlink"/>
                </w:rPr>
                <w:delText>2.</w:delText>
              </w:r>
              <w:r w:rsidRPr="00946032" w:rsidDel="007A38D2">
                <w:rPr>
                  <w:rFonts w:eastAsiaTheme="minorEastAsia"/>
                  <w:b w:val="0"/>
                  <w:color w:val="auto"/>
                  <w:sz w:val="22"/>
                  <w:szCs w:val="22"/>
                  <w:rPrChange w:id="1846"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REVISÃO DA LITERATURA</w:delText>
              </w:r>
              <w:r w:rsidRPr="00946032" w:rsidDel="007A38D2">
                <w:rPr>
                  <w:webHidden/>
                </w:rPr>
                <w:tab/>
                <w:delText>5</w:delText>
              </w:r>
            </w:del>
          </w:ins>
        </w:p>
        <w:p w14:paraId="084FC7B7" w14:textId="77777777" w:rsidR="00312307" w:rsidRPr="00946032" w:rsidDel="007A38D2" w:rsidRDefault="00312307">
          <w:pPr>
            <w:pStyle w:val="Sumrio1"/>
            <w:tabs>
              <w:tab w:val="left" w:pos="660"/>
            </w:tabs>
            <w:rPr>
              <w:ins w:id="1847" w:author="Dogus - William" w:date="2016-06-28T13:39:00Z"/>
              <w:del w:id="1848" w:author="Osnir Estevam" w:date="2016-08-20T16:45:00Z"/>
              <w:rFonts w:eastAsiaTheme="minorEastAsia"/>
              <w:b w:val="0"/>
              <w:color w:val="auto"/>
              <w:sz w:val="22"/>
              <w:szCs w:val="22"/>
              <w:rPrChange w:id="1849" w:author="William" w:date="2016-06-28T20:55:00Z">
                <w:rPr>
                  <w:ins w:id="1850" w:author="Dogus - William" w:date="2016-06-28T13:39:00Z"/>
                  <w:del w:id="1851" w:author="Osnir Estevam" w:date="2016-08-20T16:45:00Z"/>
                  <w:rFonts w:asciiTheme="minorHAnsi" w:eastAsiaTheme="minorEastAsia" w:hAnsiTheme="minorHAnsi" w:cstheme="minorBidi"/>
                  <w:b w:val="0"/>
                  <w:color w:val="auto"/>
                  <w:sz w:val="22"/>
                  <w:szCs w:val="22"/>
                </w:rPr>
              </w:rPrChange>
            </w:rPr>
          </w:pPr>
          <w:ins w:id="1852" w:author="Dogus - William" w:date="2016-06-28T13:39:00Z">
            <w:del w:id="1853" w:author="Osnir Estevam" w:date="2016-08-20T16:45:00Z">
              <w:r w:rsidRPr="00946032" w:rsidDel="007A38D2">
                <w:rPr>
                  <w:rStyle w:val="Hyperlink"/>
                </w:rPr>
                <w:delText>2.1.</w:delText>
              </w:r>
              <w:r w:rsidRPr="00946032" w:rsidDel="007A38D2">
                <w:rPr>
                  <w:rFonts w:eastAsiaTheme="minorEastAsia"/>
                  <w:b w:val="0"/>
                  <w:color w:val="auto"/>
                  <w:sz w:val="22"/>
                  <w:szCs w:val="22"/>
                  <w:rPrChange w:id="1854"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API</w:delText>
              </w:r>
              <w:r w:rsidRPr="00946032" w:rsidDel="007A38D2">
                <w:rPr>
                  <w:webHidden/>
                </w:rPr>
                <w:tab/>
                <w:delText>5</w:delText>
              </w:r>
            </w:del>
          </w:ins>
        </w:p>
        <w:p w14:paraId="77AD6AA7" w14:textId="77777777" w:rsidR="00312307" w:rsidRPr="00946032" w:rsidDel="007A38D2" w:rsidRDefault="00312307">
          <w:pPr>
            <w:pStyle w:val="Sumrio1"/>
            <w:tabs>
              <w:tab w:val="left" w:pos="660"/>
            </w:tabs>
            <w:rPr>
              <w:ins w:id="1855" w:author="Dogus - William" w:date="2016-06-28T13:39:00Z"/>
              <w:del w:id="1856" w:author="Osnir Estevam" w:date="2016-08-20T16:45:00Z"/>
              <w:rFonts w:eastAsiaTheme="minorEastAsia"/>
              <w:b w:val="0"/>
              <w:color w:val="auto"/>
              <w:sz w:val="22"/>
              <w:szCs w:val="22"/>
              <w:rPrChange w:id="1857" w:author="William" w:date="2016-06-28T20:55:00Z">
                <w:rPr>
                  <w:ins w:id="1858" w:author="Dogus - William" w:date="2016-06-28T13:39:00Z"/>
                  <w:del w:id="1859" w:author="Osnir Estevam" w:date="2016-08-20T16:45:00Z"/>
                  <w:rFonts w:asciiTheme="minorHAnsi" w:eastAsiaTheme="minorEastAsia" w:hAnsiTheme="minorHAnsi" w:cstheme="minorBidi"/>
                  <w:b w:val="0"/>
                  <w:color w:val="auto"/>
                  <w:sz w:val="22"/>
                  <w:szCs w:val="22"/>
                </w:rPr>
              </w:rPrChange>
            </w:rPr>
          </w:pPr>
          <w:ins w:id="1860" w:author="Dogus - William" w:date="2016-06-28T13:39:00Z">
            <w:del w:id="1861" w:author="Osnir Estevam" w:date="2016-08-20T16:45:00Z">
              <w:r w:rsidRPr="00946032" w:rsidDel="007A38D2">
                <w:rPr>
                  <w:rStyle w:val="Hyperlink"/>
                </w:rPr>
                <w:delText>2.2.</w:delText>
              </w:r>
              <w:r w:rsidRPr="00946032" w:rsidDel="007A38D2">
                <w:rPr>
                  <w:rFonts w:eastAsiaTheme="minorEastAsia"/>
                  <w:b w:val="0"/>
                  <w:color w:val="auto"/>
                  <w:sz w:val="22"/>
                  <w:szCs w:val="22"/>
                  <w:rPrChange w:id="1862"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Modelo de Entidade Relacional (MER):</w:delText>
              </w:r>
              <w:r w:rsidRPr="00946032" w:rsidDel="007A38D2">
                <w:rPr>
                  <w:webHidden/>
                </w:rPr>
                <w:tab/>
                <w:delText>6</w:delText>
              </w:r>
            </w:del>
          </w:ins>
        </w:p>
        <w:p w14:paraId="52E18B31" w14:textId="77777777" w:rsidR="00312307" w:rsidRPr="00946032" w:rsidDel="007A38D2" w:rsidRDefault="00312307">
          <w:pPr>
            <w:pStyle w:val="Sumrio1"/>
            <w:rPr>
              <w:ins w:id="1863" w:author="Dogus - William" w:date="2016-06-28T13:39:00Z"/>
              <w:del w:id="1864" w:author="Osnir Estevam" w:date="2016-08-20T16:45:00Z"/>
              <w:rFonts w:eastAsiaTheme="minorEastAsia"/>
              <w:b w:val="0"/>
              <w:color w:val="auto"/>
              <w:sz w:val="22"/>
              <w:szCs w:val="22"/>
              <w:rPrChange w:id="1865" w:author="William" w:date="2016-06-28T20:55:00Z">
                <w:rPr>
                  <w:ins w:id="1866" w:author="Dogus - William" w:date="2016-06-28T13:39:00Z"/>
                  <w:del w:id="1867" w:author="Osnir Estevam" w:date="2016-08-20T16:45:00Z"/>
                  <w:rFonts w:asciiTheme="minorHAnsi" w:eastAsiaTheme="minorEastAsia" w:hAnsiTheme="minorHAnsi" w:cstheme="minorBidi"/>
                  <w:b w:val="0"/>
                  <w:color w:val="auto"/>
                  <w:sz w:val="22"/>
                  <w:szCs w:val="22"/>
                </w:rPr>
              </w:rPrChange>
            </w:rPr>
          </w:pPr>
          <w:ins w:id="1868" w:author="Dogus - William" w:date="2016-06-28T13:39:00Z">
            <w:del w:id="1869" w:author="Osnir Estevam" w:date="2016-08-20T16:45:00Z">
              <w:r w:rsidRPr="00946032" w:rsidDel="007A38D2">
                <w:rPr>
                  <w:rStyle w:val="Hyperlink"/>
                </w:rPr>
                <w:delText>2.2.1.</w:delText>
              </w:r>
              <w:r w:rsidRPr="00946032" w:rsidDel="007A38D2">
                <w:rPr>
                  <w:rFonts w:eastAsiaTheme="minorEastAsia"/>
                  <w:b w:val="0"/>
                  <w:color w:val="auto"/>
                  <w:sz w:val="22"/>
                  <w:szCs w:val="22"/>
                  <w:rPrChange w:id="1870"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Entidades</w:delText>
              </w:r>
              <w:r w:rsidRPr="00946032" w:rsidDel="007A38D2">
                <w:rPr>
                  <w:webHidden/>
                </w:rPr>
                <w:tab/>
                <w:delText>6</w:delText>
              </w:r>
            </w:del>
          </w:ins>
        </w:p>
        <w:p w14:paraId="31A5C0D3" w14:textId="77777777" w:rsidR="00312307" w:rsidRPr="00946032" w:rsidDel="007A38D2" w:rsidRDefault="00312307">
          <w:pPr>
            <w:pStyle w:val="Sumrio1"/>
            <w:rPr>
              <w:ins w:id="1871" w:author="Dogus - William" w:date="2016-06-28T13:39:00Z"/>
              <w:del w:id="1872" w:author="Osnir Estevam" w:date="2016-08-20T16:45:00Z"/>
              <w:rFonts w:eastAsiaTheme="minorEastAsia"/>
              <w:b w:val="0"/>
              <w:color w:val="auto"/>
              <w:sz w:val="22"/>
              <w:szCs w:val="22"/>
              <w:rPrChange w:id="1873" w:author="William" w:date="2016-06-28T20:55:00Z">
                <w:rPr>
                  <w:ins w:id="1874" w:author="Dogus - William" w:date="2016-06-28T13:39:00Z"/>
                  <w:del w:id="1875" w:author="Osnir Estevam" w:date="2016-08-20T16:45:00Z"/>
                  <w:rFonts w:asciiTheme="minorHAnsi" w:eastAsiaTheme="minorEastAsia" w:hAnsiTheme="minorHAnsi" w:cstheme="minorBidi"/>
                  <w:b w:val="0"/>
                  <w:color w:val="auto"/>
                  <w:sz w:val="22"/>
                  <w:szCs w:val="22"/>
                </w:rPr>
              </w:rPrChange>
            </w:rPr>
          </w:pPr>
          <w:ins w:id="1876" w:author="Dogus - William" w:date="2016-06-28T13:39:00Z">
            <w:del w:id="1877" w:author="Osnir Estevam" w:date="2016-08-20T16:45:00Z">
              <w:r w:rsidRPr="00946032" w:rsidDel="007A38D2">
                <w:rPr>
                  <w:rStyle w:val="Hyperlink"/>
                </w:rPr>
                <w:delText>2.2.2.</w:delText>
              </w:r>
              <w:r w:rsidRPr="00946032" w:rsidDel="007A38D2">
                <w:rPr>
                  <w:rFonts w:eastAsiaTheme="minorEastAsia"/>
                  <w:b w:val="0"/>
                  <w:color w:val="auto"/>
                  <w:sz w:val="22"/>
                  <w:szCs w:val="22"/>
                  <w:rPrChange w:id="1878"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Relacionamentos</w:delText>
              </w:r>
              <w:r w:rsidRPr="00946032" w:rsidDel="007A38D2">
                <w:rPr>
                  <w:webHidden/>
                </w:rPr>
                <w:tab/>
                <w:delText>6</w:delText>
              </w:r>
            </w:del>
          </w:ins>
        </w:p>
        <w:p w14:paraId="3EE33951" w14:textId="77777777" w:rsidR="00312307" w:rsidRPr="00946032" w:rsidDel="007A38D2" w:rsidRDefault="00312307">
          <w:pPr>
            <w:pStyle w:val="Sumrio1"/>
            <w:rPr>
              <w:ins w:id="1879" w:author="Dogus - William" w:date="2016-06-28T13:39:00Z"/>
              <w:del w:id="1880" w:author="Osnir Estevam" w:date="2016-08-20T16:45:00Z"/>
              <w:rFonts w:eastAsiaTheme="minorEastAsia"/>
              <w:b w:val="0"/>
              <w:color w:val="auto"/>
              <w:sz w:val="22"/>
              <w:szCs w:val="22"/>
              <w:rPrChange w:id="1881" w:author="William" w:date="2016-06-28T20:55:00Z">
                <w:rPr>
                  <w:ins w:id="1882" w:author="Dogus - William" w:date="2016-06-28T13:39:00Z"/>
                  <w:del w:id="1883" w:author="Osnir Estevam" w:date="2016-08-20T16:45:00Z"/>
                  <w:rFonts w:asciiTheme="minorHAnsi" w:eastAsiaTheme="minorEastAsia" w:hAnsiTheme="minorHAnsi" w:cstheme="minorBidi"/>
                  <w:b w:val="0"/>
                  <w:color w:val="auto"/>
                  <w:sz w:val="22"/>
                  <w:szCs w:val="22"/>
                </w:rPr>
              </w:rPrChange>
            </w:rPr>
          </w:pPr>
          <w:ins w:id="1884" w:author="Dogus - William" w:date="2016-06-28T13:39:00Z">
            <w:del w:id="1885" w:author="Osnir Estevam" w:date="2016-08-20T16:45:00Z">
              <w:r w:rsidRPr="00946032" w:rsidDel="007A38D2">
                <w:rPr>
                  <w:rStyle w:val="Hyperlink"/>
                </w:rPr>
                <w:delText>2.2.3.</w:delText>
              </w:r>
              <w:r w:rsidRPr="00946032" w:rsidDel="007A38D2">
                <w:rPr>
                  <w:rFonts w:eastAsiaTheme="minorEastAsia"/>
                  <w:b w:val="0"/>
                  <w:color w:val="auto"/>
                  <w:sz w:val="22"/>
                  <w:szCs w:val="22"/>
                  <w:rPrChange w:id="1886"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Atributo</w:delText>
              </w:r>
              <w:r w:rsidRPr="00946032" w:rsidDel="007A38D2">
                <w:rPr>
                  <w:webHidden/>
                </w:rPr>
                <w:tab/>
                <w:delText>7</w:delText>
              </w:r>
            </w:del>
          </w:ins>
        </w:p>
        <w:p w14:paraId="2E1AAA06" w14:textId="77777777" w:rsidR="00312307" w:rsidRPr="00946032" w:rsidDel="007A38D2" w:rsidRDefault="00312307">
          <w:pPr>
            <w:pStyle w:val="Sumrio1"/>
            <w:tabs>
              <w:tab w:val="left" w:pos="660"/>
            </w:tabs>
            <w:rPr>
              <w:ins w:id="1887" w:author="Dogus - William" w:date="2016-06-28T13:39:00Z"/>
              <w:del w:id="1888" w:author="Osnir Estevam" w:date="2016-08-20T16:45:00Z"/>
              <w:rFonts w:eastAsiaTheme="minorEastAsia"/>
              <w:b w:val="0"/>
              <w:color w:val="auto"/>
              <w:sz w:val="22"/>
              <w:szCs w:val="22"/>
              <w:rPrChange w:id="1889" w:author="William" w:date="2016-06-28T20:55:00Z">
                <w:rPr>
                  <w:ins w:id="1890" w:author="Dogus - William" w:date="2016-06-28T13:39:00Z"/>
                  <w:del w:id="1891" w:author="Osnir Estevam" w:date="2016-08-20T16:45:00Z"/>
                  <w:rFonts w:asciiTheme="minorHAnsi" w:eastAsiaTheme="minorEastAsia" w:hAnsiTheme="minorHAnsi" w:cstheme="minorBidi"/>
                  <w:b w:val="0"/>
                  <w:color w:val="auto"/>
                  <w:sz w:val="22"/>
                  <w:szCs w:val="22"/>
                </w:rPr>
              </w:rPrChange>
            </w:rPr>
          </w:pPr>
          <w:ins w:id="1892" w:author="Dogus - William" w:date="2016-06-28T13:39:00Z">
            <w:del w:id="1893" w:author="Osnir Estevam" w:date="2016-08-20T16:45:00Z">
              <w:r w:rsidRPr="00946032" w:rsidDel="007A38D2">
                <w:rPr>
                  <w:rStyle w:val="Hyperlink"/>
                </w:rPr>
                <w:delText>2.3.</w:delText>
              </w:r>
              <w:r w:rsidRPr="00946032" w:rsidDel="007A38D2">
                <w:rPr>
                  <w:rFonts w:eastAsiaTheme="minorEastAsia"/>
                  <w:b w:val="0"/>
                  <w:color w:val="auto"/>
                  <w:sz w:val="22"/>
                  <w:szCs w:val="22"/>
                  <w:rPrChange w:id="1894"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BPM (Business Process Model)</w:delText>
              </w:r>
              <w:r w:rsidRPr="00946032" w:rsidDel="007A38D2">
                <w:rPr>
                  <w:webHidden/>
                </w:rPr>
                <w:tab/>
                <w:delText>8</w:delText>
              </w:r>
            </w:del>
          </w:ins>
        </w:p>
        <w:p w14:paraId="4FF97A9A" w14:textId="77777777" w:rsidR="00312307" w:rsidRPr="00946032" w:rsidDel="007A38D2" w:rsidRDefault="00312307">
          <w:pPr>
            <w:pStyle w:val="Sumrio1"/>
            <w:tabs>
              <w:tab w:val="left" w:pos="660"/>
            </w:tabs>
            <w:rPr>
              <w:ins w:id="1895" w:author="Dogus - William" w:date="2016-06-28T13:39:00Z"/>
              <w:del w:id="1896" w:author="Osnir Estevam" w:date="2016-08-20T16:45:00Z"/>
              <w:rFonts w:eastAsiaTheme="minorEastAsia"/>
              <w:b w:val="0"/>
              <w:color w:val="auto"/>
              <w:sz w:val="22"/>
              <w:szCs w:val="22"/>
              <w:rPrChange w:id="1897" w:author="William" w:date="2016-06-28T20:55:00Z">
                <w:rPr>
                  <w:ins w:id="1898" w:author="Dogus - William" w:date="2016-06-28T13:39:00Z"/>
                  <w:del w:id="1899" w:author="Osnir Estevam" w:date="2016-08-20T16:45:00Z"/>
                  <w:rFonts w:asciiTheme="minorHAnsi" w:eastAsiaTheme="minorEastAsia" w:hAnsiTheme="minorHAnsi" w:cstheme="minorBidi"/>
                  <w:b w:val="0"/>
                  <w:color w:val="auto"/>
                  <w:sz w:val="22"/>
                  <w:szCs w:val="22"/>
                </w:rPr>
              </w:rPrChange>
            </w:rPr>
          </w:pPr>
          <w:ins w:id="1900" w:author="Dogus - William" w:date="2016-06-28T13:39:00Z">
            <w:del w:id="1901" w:author="Osnir Estevam" w:date="2016-08-20T16:45:00Z">
              <w:r w:rsidRPr="00946032" w:rsidDel="007A38D2">
                <w:rPr>
                  <w:rStyle w:val="Hyperlink"/>
                </w:rPr>
                <w:delText>2.4.</w:delText>
              </w:r>
              <w:r w:rsidRPr="00946032" w:rsidDel="007A38D2">
                <w:rPr>
                  <w:rFonts w:eastAsiaTheme="minorEastAsia"/>
                  <w:b w:val="0"/>
                  <w:color w:val="auto"/>
                  <w:sz w:val="22"/>
                  <w:szCs w:val="22"/>
                  <w:rPrChange w:id="1902"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Protocolo HTTP (Hyper Transfer Protocol)</w:delText>
              </w:r>
              <w:r w:rsidRPr="00946032" w:rsidDel="007A38D2">
                <w:rPr>
                  <w:webHidden/>
                </w:rPr>
                <w:tab/>
                <w:delText>8</w:delText>
              </w:r>
            </w:del>
          </w:ins>
        </w:p>
        <w:p w14:paraId="30E1384B" w14:textId="77777777" w:rsidR="00312307" w:rsidRPr="00946032" w:rsidDel="007A38D2" w:rsidRDefault="00312307">
          <w:pPr>
            <w:pStyle w:val="Sumrio1"/>
            <w:tabs>
              <w:tab w:val="left" w:pos="660"/>
            </w:tabs>
            <w:rPr>
              <w:ins w:id="1903" w:author="Dogus - William" w:date="2016-06-28T13:39:00Z"/>
              <w:del w:id="1904" w:author="Osnir Estevam" w:date="2016-08-20T16:45:00Z"/>
              <w:rFonts w:eastAsiaTheme="minorEastAsia"/>
              <w:b w:val="0"/>
              <w:color w:val="auto"/>
              <w:sz w:val="22"/>
              <w:szCs w:val="22"/>
              <w:rPrChange w:id="1905" w:author="William" w:date="2016-06-28T20:55:00Z">
                <w:rPr>
                  <w:ins w:id="1906" w:author="Dogus - William" w:date="2016-06-28T13:39:00Z"/>
                  <w:del w:id="1907" w:author="Osnir Estevam" w:date="2016-08-20T16:45:00Z"/>
                  <w:rFonts w:asciiTheme="minorHAnsi" w:eastAsiaTheme="minorEastAsia" w:hAnsiTheme="minorHAnsi" w:cstheme="minorBidi"/>
                  <w:b w:val="0"/>
                  <w:color w:val="auto"/>
                  <w:sz w:val="22"/>
                  <w:szCs w:val="22"/>
                </w:rPr>
              </w:rPrChange>
            </w:rPr>
          </w:pPr>
          <w:ins w:id="1908" w:author="Dogus - William" w:date="2016-06-28T13:39:00Z">
            <w:del w:id="1909" w:author="Osnir Estevam" w:date="2016-08-20T16:45:00Z">
              <w:r w:rsidRPr="00946032" w:rsidDel="007A38D2">
                <w:rPr>
                  <w:rStyle w:val="Hyperlink"/>
                </w:rPr>
                <w:delText>2.5.</w:delText>
              </w:r>
              <w:r w:rsidRPr="00946032" w:rsidDel="007A38D2">
                <w:rPr>
                  <w:rFonts w:eastAsiaTheme="minorEastAsia"/>
                  <w:b w:val="0"/>
                  <w:color w:val="auto"/>
                  <w:sz w:val="22"/>
                  <w:szCs w:val="22"/>
                  <w:rPrChange w:id="1910"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Arquitetura REST</w:delText>
              </w:r>
              <w:r w:rsidRPr="00946032" w:rsidDel="007A38D2">
                <w:rPr>
                  <w:webHidden/>
                </w:rPr>
                <w:tab/>
                <w:delText>8</w:delText>
              </w:r>
            </w:del>
          </w:ins>
        </w:p>
        <w:p w14:paraId="4B3960A0" w14:textId="77777777" w:rsidR="00312307" w:rsidRPr="00946032" w:rsidDel="007A38D2" w:rsidRDefault="00312307">
          <w:pPr>
            <w:pStyle w:val="Sumrio1"/>
            <w:tabs>
              <w:tab w:val="left" w:pos="660"/>
            </w:tabs>
            <w:rPr>
              <w:ins w:id="1911" w:author="Dogus - William" w:date="2016-06-28T13:39:00Z"/>
              <w:del w:id="1912" w:author="Osnir Estevam" w:date="2016-08-20T16:45:00Z"/>
              <w:rFonts w:eastAsiaTheme="minorEastAsia"/>
              <w:b w:val="0"/>
              <w:color w:val="auto"/>
              <w:sz w:val="22"/>
              <w:szCs w:val="22"/>
              <w:rPrChange w:id="1913" w:author="William" w:date="2016-06-28T20:55:00Z">
                <w:rPr>
                  <w:ins w:id="1914" w:author="Dogus - William" w:date="2016-06-28T13:39:00Z"/>
                  <w:del w:id="1915" w:author="Osnir Estevam" w:date="2016-08-20T16:45:00Z"/>
                  <w:rFonts w:asciiTheme="minorHAnsi" w:eastAsiaTheme="minorEastAsia" w:hAnsiTheme="minorHAnsi" w:cstheme="minorBidi"/>
                  <w:b w:val="0"/>
                  <w:color w:val="auto"/>
                  <w:sz w:val="22"/>
                  <w:szCs w:val="22"/>
                </w:rPr>
              </w:rPrChange>
            </w:rPr>
          </w:pPr>
          <w:ins w:id="1916" w:author="Dogus - William" w:date="2016-06-28T13:39:00Z">
            <w:del w:id="1917" w:author="Osnir Estevam" w:date="2016-08-20T16:45:00Z">
              <w:r w:rsidRPr="00946032" w:rsidDel="007A38D2">
                <w:rPr>
                  <w:rStyle w:val="Hyperlink"/>
                </w:rPr>
                <w:delText>2.6.</w:delText>
              </w:r>
              <w:r w:rsidRPr="00946032" w:rsidDel="007A38D2">
                <w:rPr>
                  <w:rFonts w:eastAsiaTheme="minorEastAsia"/>
                  <w:b w:val="0"/>
                  <w:color w:val="auto"/>
                  <w:sz w:val="22"/>
                  <w:szCs w:val="22"/>
                  <w:rPrChange w:id="1918"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RESTful</w:delText>
              </w:r>
              <w:r w:rsidRPr="00946032" w:rsidDel="007A38D2">
                <w:rPr>
                  <w:webHidden/>
                </w:rPr>
                <w:tab/>
                <w:delText>9</w:delText>
              </w:r>
            </w:del>
          </w:ins>
        </w:p>
        <w:p w14:paraId="733CA99F" w14:textId="77777777" w:rsidR="00312307" w:rsidRPr="00946032" w:rsidDel="007A38D2" w:rsidRDefault="00312307">
          <w:pPr>
            <w:pStyle w:val="Sumrio1"/>
            <w:tabs>
              <w:tab w:val="left" w:pos="660"/>
            </w:tabs>
            <w:rPr>
              <w:ins w:id="1919" w:author="Dogus - William" w:date="2016-06-28T13:39:00Z"/>
              <w:del w:id="1920" w:author="Osnir Estevam" w:date="2016-08-20T16:45:00Z"/>
              <w:rFonts w:eastAsiaTheme="minorEastAsia"/>
              <w:b w:val="0"/>
              <w:color w:val="auto"/>
              <w:sz w:val="22"/>
              <w:szCs w:val="22"/>
              <w:rPrChange w:id="1921" w:author="William" w:date="2016-06-28T20:55:00Z">
                <w:rPr>
                  <w:ins w:id="1922" w:author="Dogus - William" w:date="2016-06-28T13:39:00Z"/>
                  <w:del w:id="1923" w:author="Osnir Estevam" w:date="2016-08-20T16:45:00Z"/>
                  <w:rFonts w:asciiTheme="minorHAnsi" w:eastAsiaTheme="minorEastAsia" w:hAnsiTheme="minorHAnsi" w:cstheme="minorBidi"/>
                  <w:b w:val="0"/>
                  <w:color w:val="auto"/>
                  <w:sz w:val="22"/>
                  <w:szCs w:val="22"/>
                </w:rPr>
              </w:rPrChange>
            </w:rPr>
          </w:pPr>
          <w:ins w:id="1924" w:author="Dogus - William" w:date="2016-06-28T13:39:00Z">
            <w:del w:id="1925" w:author="Osnir Estevam" w:date="2016-08-20T16:45:00Z">
              <w:r w:rsidRPr="00946032" w:rsidDel="007A38D2">
                <w:rPr>
                  <w:rStyle w:val="Hyperlink"/>
                </w:rPr>
                <w:delText>2.7.</w:delText>
              </w:r>
              <w:r w:rsidRPr="00946032" w:rsidDel="007A38D2">
                <w:rPr>
                  <w:rFonts w:eastAsiaTheme="minorEastAsia"/>
                  <w:b w:val="0"/>
                  <w:color w:val="auto"/>
                  <w:sz w:val="22"/>
                  <w:szCs w:val="22"/>
                  <w:rPrChange w:id="1926"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Swagger</w:delText>
              </w:r>
              <w:r w:rsidRPr="00946032" w:rsidDel="007A38D2">
                <w:rPr>
                  <w:webHidden/>
                </w:rPr>
                <w:tab/>
                <w:delText>11</w:delText>
              </w:r>
            </w:del>
          </w:ins>
        </w:p>
        <w:p w14:paraId="79442E3F" w14:textId="77777777" w:rsidR="00312307" w:rsidRPr="00946032" w:rsidDel="007A38D2" w:rsidRDefault="00312307">
          <w:pPr>
            <w:pStyle w:val="Sumrio1"/>
            <w:tabs>
              <w:tab w:val="left" w:pos="660"/>
            </w:tabs>
            <w:rPr>
              <w:ins w:id="1927" w:author="Dogus - William" w:date="2016-06-28T13:39:00Z"/>
              <w:del w:id="1928" w:author="Osnir Estevam" w:date="2016-08-20T16:45:00Z"/>
              <w:rFonts w:eastAsiaTheme="minorEastAsia"/>
              <w:b w:val="0"/>
              <w:color w:val="auto"/>
              <w:sz w:val="22"/>
              <w:szCs w:val="22"/>
              <w:rPrChange w:id="1929" w:author="William" w:date="2016-06-28T20:55:00Z">
                <w:rPr>
                  <w:ins w:id="1930" w:author="Dogus - William" w:date="2016-06-28T13:39:00Z"/>
                  <w:del w:id="1931" w:author="Osnir Estevam" w:date="2016-08-20T16:45:00Z"/>
                  <w:rFonts w:asciiTheme="minorHAnsi" w:eastAsiaTheme="minorEastAsia" w:hAnsiTheme="minorHAnsi" w:cstheme="minorBidi"/>
                  <w:b w:val="0"/>
                  <w:color w:val="auto"/>
                  <w:sz w:val="22"/>
                  <w:szCs w:val="22"/>
                </w:rPr>
              </w:rPrChange>
            </w:rPr>
          </w:pPr>
          <w:ins w:id="1932" w:author="Dogus - William" w:date="2016-06-28T13:39:00Z">
            <w:del w:id="1933" w:author="Osnir Estevam" w:date="2016-08-20T16:45:00Z">
              <w:r w:rsidRPr="00946032" w:rsidDel="007A38D2">
                <w:rPr>
                  <w:rStyle w:val="Hyperlink"/>
                </w:rPr>
                <w:delText>2.8.</w:delText>
              </w:r>
              <w:r w:rsidRPr="00946032" w:rsidDel="007A38D2">
                <w:rPr>
                  <w:rFonts w:eastAsiaTheme="minorEastAsia"/>
                  <w:b w:val="0"/>
                  <w:color w:val="auto"/>
                  <w:sz w:val="22"/>
                  <w:szCs w:val="22"/>
                  <w:rPrChange w:id="1934"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TDD (Test Driven Development)</w:delText>
              </w:r>
              <w:r w:rsidRPr="00946032" w:rsidDel="007A38D2">
                <w:rPr>
                  <w:webHidden/>
                </w:rPr>
                <w:tab/>
                <w:delText>11</w:delText>
              </w:r>
            </w:del>
          </w:ins>
        </w:p>
        <w:p w14:paraId="47AF1FE5" w14:textId="77777777" w:rsidR="00312307" w:rsidRPr="00946032" w:rsidDel="007A38D2" w:rsidRDefault="00312307">
          <w:pPr>
            <w:pStyle w:val="Sumrio1"/>
            <w:rPr>
              <w:ins w:id="1935" w:author="Dogus - William" w:date="2016-06-28T13:39:00Z"/>
              <w:del w:id="1936" w:author="Osnir Estevam" w:date="2016-08-20T16:45:00Z"/>
              <w:rFonts w:eastAsiaTheme="minorEastAsia"/>
              <w:b w:val="0"/>
              <w:color w:val="auto"/>
              <w:sz w:val="22"/>
              <w:szCs w:val="22"/>
              <w:rPrChange w:id="1937" w:author="William" w:date="2016-06-28T20:55:00Z">
                <w:rPr>
                  <w:ins w:id="1938" w:author="Dogus - William" w:date="2016-06-28T13:39:00Z"/>
                  <w:del w:id="1939" w:author="Osnir Estevam" w:date="2016-08-20T16:45:00Z"/>
                  <w:rFonts w:asciiTheme="minorHAnsi" w:eastAsiaTheme="minorEastAsia" w:hAnsiTheme="minorHAnsi" w:cstheme="minorBidi"/>
                  <w:b w:val="0"/>
                  <w:color w:val="auto"/>
                  <w:sz w:val="22"/>
                  <w:szCs w:val="22"/>
                </w:rPr>
              </w:rPrChange>
            </w:rPr>
          </w:pPr>
          <w:ins w:id="1940" w:author="Dogus - William" w:date="2016-06-28T13:39:00Z">
            <w:del w:id="1941" w:author="Osnir Estevam" w:date="2016-08-20T16:45:00Z">
              <w:r w:rsidRPr="00946032" w:rsidDel="007A38D2">
                <w:rPr>
                  <w:rStyle w:val="Hyperlink"/>
                </w:rPr>
                <w:delText>2.8.1.</w:delText>
              </w:r>
              <w:r w:rsidRPr="00946032" w:rsidDel="007A38D2">
                <w:rPr>
                  <w:rFonts w:eastAsiaTheme="minorEastAsia"/>
                  <w:b w:val="0"/>
                  <w:color w:val="auto"/>
                  <w:sz w:val="22"/>
                  <w:szCs w:val="22"/>
                  <w:rPrChange w:id="1942"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Teste de Unidade</w:delText>
              </w:r>
              <w:r w:rsidRPr="00946032" w:rsidDel="007A38D2">
                <w:rPr>
                  <w:webHidden/>
                </w:rPr>
                <w:tab/>
                <w:delText>12</w:delText>
              </w:r>
            </w:del>
          </w:ins>
        </w:p>
        <w:p w14:paraId="24677B85" w14:textId="77777777" w:rsidR="00312307" w:rsidRPr="00946032" w:rsidDel="007A38D2" w:rsidRDefault="00312307">
          <w:pPr>
            <w:pStyle w:val="Sumrio1"/>
            <w:tabs>
              <w:tab w:val="left" w:pos="660"/>
            </w:tabs>
            <w:rPr>
              <w:ins w:id="1943" w:author="Dogus - William" w:date="2016-06-28T13:39:00Z"/>
              <w:del w:id="1944" w:author="Osnir Estevam" w:date="2016-08-20T16:45:00Z"/>
              <w:rFonts w:eastAsiaTheme="minorEastAsia"/>
              <w:b w:val="0"/>
              <w:color w:val="auto"/>
              <w:sz w:val="22"/>
              <w:szCs w:val="22"/>
              <w:rPrChange w:id="1945" w:author="William" w:date="2016-06-28T20:55:00Z">
                <w:rPr>
                  <w:ins w:id="1946" w:author="Dogus - William" w:date="2016-06-28T13:39:00Z"/>
                  <w:del w:id="1947" w:author="Osnir Estevam" w:date="2016-08-20T16:45:00Z"/>
                  <w:rFonts w:asciiTheme="minorHAnsi" w:eastAsiaTheme="minorEastAsia" w:hAnsiTheme="minorHAnsi" w:cstheme="minorBidi"/>
                  <w:b w:val="0"/>
                  <w:color w:val="auto"/>
                  <w:sz w:val="22"/>
                  <w:szCs w:val="22"/>
                </w:rPr>
              </w:rPrChange>
            </w:rPr>
          </w:pPr>
          <w:ins w:id="1948" w:author="Dogus - William" w:date="2016-06-28T13:39:00Z">
            <w:del w:id="1949" w:author="Osnir Estevam" w:date="2016-08-20T16:45:00Z">
              <w:r w:rsidRPr="00946032" w:rsidDel="007A38D2">
                <w:rPr>
                  <w:rStyle w:val="Hyperlink"/>
                </w:rPr>
                <w:delText>2.9.</w:delText>
              </w:r>
              <w:r w:rsidRPr="00946032" w:rsidDel="007A38D2">
                <w:rPr>
                  <w:rFonts w:eastAsiaTheme="minorEastAsia"/>
                  <w:b w:val="0"/>
                  <w:color w:val="auto"/>
                  <w:sz w:val="22"/>
                  <w:szCs w:val="22"/>
                  <w:rPrChange w:id="1950"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Personas</w:delText>
              </w:r>
              <w:r w:rsidRPr="00946032" w:rsidDel="007A38D2">
                <w:rPr>
                  <w:webHidden/>
                </w:rPr>
                <w:tab/>
                <w:delText>13</w:delText>
              </w:r>
            </w:del>
          </w:ins>
        </w:p>
        <w:p w14:paraId="30FA634D" w14:textId="77777777" w:rsidR="00312307" w:rsidRPr="00946032" w:rsidDel="007A38D2" w:rsidRDefault="00312307">
          <w:pPr>
            <w:pStyle w:val="Sumrio1"/>
            <w:rPr>
              <w:ins w:id="1951" w:author="Dogus - William" w:date="2016-06-28T13:39:00Z"/>
              <w:del w:id="1952" w:author="Osnir Estevam" w:date="2016-08-20T16:45:00Z"/>
              <w:rFonts w:eastAsiaTheme="minorEastAsia"/>
              <w:b w:val="0"/>
              <w:color w:val="auto"/>
              <w:sz w:val="22"/>
              <w:szCs w:val="22"/>
              <w:rPrChange w:id="1953" w:author="William" w:date="2016-06-28T20:55:00Z">
                <w:rPr>
                  <w:ins w:id="1954" w:author="Dogus - William" w:date="2016-06-28T13:39:00Z"/>
                  <w:del w:id="1955" w:author="Osnir Estevam" w:date="2016-08-20T16:45:00Z"/>
                  <w:rFonts w:asciiTheme="minorHAnsi" w:eastAsiaTheme="minorEastAsia" w:hAnsiTheme="minorHAnsi" w:cstheme="minorBidi"/>
                  <w:b w:val="0"/>
                  <w:color w:val="auto"/>
                  <w:sz w:val="22"/>
                  <w:szCs w:val="22"/>
                </w:rPr>
              </w:rPrChange>
            </w:rPr>
          </w:pPr>
          <w:ins w:id="1956" w:author="Dogus - William" w:date="2016-06-28T13:39:00Z">
            <w:del w:id="1957" w:author="Osnir Estevam" w:date="2016-08-20T16:45:00Z">
              <w:r w:rsidRPr="00946032" w:rsidDel="007A38D2">
                <w:rPr>
                  <w:rStyle w:val="Hyperlink"/>
                </w:rPr>
                <w:delText>2.10.</w:delText>
              </w:r>
              <w:r w:rsidRPr="00946032" w:rsidDel="007A38D2">
                <w:rPr>
                  <w:rFonts w:eastAsiaTheme="minorEastAsia"/>
                  <w:b w:val="0"/>
                  <w:color w:val="auto"/>
                  <w:sz w:val="22"/>
                  <w:szCs w:val="22"/>
                  <w:rPrChange w:id="1958"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Design de Interação</w:delText>
              </w:r>
              <w:r w:rsidRPr="00946032" w:rsidDel="007A38D2">
                <w:rPr>
                  <w:webHidden/>
                </w:rPr>
                <w:tab/>
                <w:delText>14</w:delText>
              </w:r>
            </w:del>
          </w:ins>
        </w:p>
        <w:p w14:paraId="10C04D7A" w14:textId="77777777" w:rsidR="00312307" w:rsidRPr="00946032" w:rsidDel="007A38D2" w:rsidRDefault="00312307">
          <w:pPr>
            <w:pStyle w:val="Sumrio1"/>
            <w:rPr>
              <w:ins w:id="1959" w:author="Dogus - William" w:date="2016-06-28T13:39:00Z"/>
              <w:del w:id="1960" w:author="Osnir Estevam" w:date="2016-08-20T16:45:00Z"/>
              <w:rFonts w:eastAsiaTheme="minorEastAsia"/>
              <w:b w:val="0"/>
              <w:color w:val="auto"/>
              <w:sz w:val="22"/>
              <w:szCs w:val="22"/>
              <w:rPrChange w:id="1961" w:author="William" w:date="2016-06-28T20:55:00Z">
                <w:rPr>
                  <w:ins w:id="1962" w:author="Dogus - William" w:date="2016-06-28T13:39:00Z"/>
                  <w:del w:id="1963" w:author="Osnir Estevam" w:date="2016-08-20T16:45:00Z"/>
                  <w:rFonts w:asciiTheme="minorHAnsi" w:eastAsiaTheme="minorEastAsia" w:hAnsiTheme="minorHAnsi" w:cstheme="minorBidi"/>
                  <w:b w:val="0"/>
                  <w:color w:val="auto"/>
                  <w:sz w:val="22"/>
                  <w:szCs w:val="22"/>
                </w:rPr>
              </w:rPrChange>
            </w:rPr>
          </w:pPr>
          <w:ins w:id="1964" w:author="Dogus - William" w:date="2016-06-28T13:39:00Z">
            <w:del w:id="1965" w:author="Osnir Estevam" w:date="2016-08-20T16:45:00Z">
              <w:r w:rsidRPr="00946032" w:rsidDel="007A38D2">
                <w:rPr>
                  <w:rStyle w:val="Hyperlink"/>
                </w:rPr>
                <w:delText>2.11.</w:delText>
              </w:r>
              <w:r w:rsidRPr="00946032" w:rsidDel="007A38D2">
                <w:rPr>
                  <w:rFonts w:eastAsiaTheme="minorEastAsia"/>
                  <w:b w:val="0"/>
                  <w:color w:val="auto"/>
                  <w:sz w:val="22"/>
                  <w:szCs w:val="22"/>
                  <w:rPrChange w:id="1966"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Framework Material Design</w:delText>
              </w:r>
              <w:r w:rsidRPr="00946032" w:rsidDel="007A38D2">
                <w:rPr>
                  <w:webHidden/>
                </w:rPr>
                <w:tab/>
                <w:delText>14</w:delText>
              </w:r>
            </w:del>
          </w:ins>
        </w:p>
        <w:p w14:paraId="3C690641" w14:textId="77777777" w:rsidR="00312307" w:rsidRPr="00946032" w:rsidDel="007A38D2" w:rsidRDefault="00312307">
          <w:pPr>
            <w:pStyle w:val="Sumrio1"/>
            <w:rPr>
              <w:ins w:id="1967" w:author="Dogus - William" w:date="2016-06-28T13:39:00Z"/>
              <w:del w:id="1968" w:author="Osnir Estevam" w:date="2016-08-20T16:45:00Z"/>
              <w:rFonts w:eastAsiaTheme="minorEastAsia"/>
              <w:b w:val="0"/>
              <w:color w:val="auto"/>
              <w:sz w:val="22"/>
              <w:szCs w:val="22"/>
              <w:rPrChange w:id="1969" w:author="William" w:date="2016-06-28T20:55:00Z">
                <w:rPr>
                  <w:ins w:id="1970" w:author="Dogus - William" w:date="2016-06-28T13:39:00Z"/>
                  <w:del w:id="1971" w:author="Osnir Estevam" w:date="2016-08-20T16:45:00Z"/>
                  <w:rFonts w:asciiTheme="minorHAnsi" w:eastAsiaTheme="minorEastAsia" w:hAnsiTheme="minorHAnsi" w:cstheme="minorBidi"/>
                  <w:b w:val="0"/>
                  <w:color w:val="auto"/>
                  <w:sz w:val="22"/>
                  <w:szCs w:val="22"/>
                </w:rPr>
              </w:rPrChange>
            </w:rPr>
          </w:pPr>
          <w:ins w:id="1972" w:author="Dogus - William" w:date="2016-06-28T13:39:00Z">
            <w:del w:id="1973" w:author="Osnir Estevam" w:date="2016-08-20T16:45:00Z">
              <w:r w:rsidRPr="00946032" w:rsidDel="007A38D2">
                <w:rPr>
                  <w:rStyle w:val="Hyperlink"/>
                </w:rPr>
                <w:delText>2.12.</w:delText>
              </w:r>
              <w:r w:rsidRPr="00946032" w:rsidDel="007A38D2">
                <w:rPr>
                  <w:rFonts w:eastAsiaTheme="minorEastAsia"/>
                  <w:b w:val="0"/>
                  <w:color w:val="auto"/>
                  <w:sz w:val="22"/>
                  <w:szCs w:val="22"/>
                  <w:rPrChange w:id="1974"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Framework AngularJS</w:delText>
              </w:r>
              <w:r w:rsidRPr="00946032" w:rsidDel="007A38D2">
                <w:rPr>
                  <w:webHidden/>
                </w:rPr>
                <w:tab/>
                <w:delText>15</w:delText>
              </w:r>
            </w:del>
          </w:ins>
        </w:p>
        <w:p w14:paraId="2421C9A6" w14:textId="77777777" w:rsidR="00312307" w:rsidRPr="00946032" w:rsidDel="007A38D2" w:rsidRDefault="00312307">
          <w:pPr>
            <w:pStyle w:val="Sumrio1"/>
            <w:rPr>
              <w:ins w:id="1975" w:author="Dogus - William" w:date="2016-06-28T13:39:00Z"/>
              <w:del w:id="1976" w:author="Osnir Estevam" w:date="2016-08-20T16:45:00Z"/>
              <w:rFonts w:eastAsiaTheme="minorEastAsia"/>
              <w:b w:val="0"/>
              <w:color w:val="auto"/>
              <w:sz w:val="22"/>
              <w:szCs w:val="22"/>
              <w:rPrChange w:id="1977" w:author="William" w:date="2016-06-28T20:55:00Z">
                <w:rPr>
                  <w:ins w:id="1978" w:author="Dogus - William" w:date="2016-06-28T13:39:00Z"/>
                  <w:del w:id="1979" w:author="Osnir Estevam" w:date="2016-08-20T16:45:00Z"/>
                  <w:rFonts w:asciiTheme="minorHAnsi" w:eastAsiaTheme="minorEastAsia" w:hAnsiTheme="minorHAnsi" w:cstheme="minorBidi"/>
                  <w:b w:val="0"/>
                  <w:color w:val="auto"/>
                  <w:sz w:val="22"/>
                  <w:szCs w:val="22"/>
                </w:rPr>
              </w:rPrChange>
            </w:rPr>
          </w:pPr>
          <w:ins w:id="1980" w:author="Dogus - William" w:date="2016-06-28T13:39:00Z">
            <w:del w:id="1981" w:author="Osnir Estevam" w:date="2016-08-20T16:45:00Z">
              <w:r w:rsidRPr="00946032" w:rsidDel="007A38D2">
                <w:rPr>
                  <w:rStyle w:val="Hyperlink"/>
                </w:rPr>
                <w:delText>2.13.</w:delText>
              </w:r>
              <w:r w:rsidRPr="00946032" w:rsidDel="007A38D2">
                <w:rPr>
                  <w:rFonts w:eastAsiaTheme="minorEastAsia"/>
                  <w:b w:val="0"/>
                  <w:color w:val="auto"/>
                  <w:sz w:val="22"/>
                  <w:szCs w:val="22"/>
                  <w:rPrChange w:id="1982"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Moodboard</w:delText>
              </w:r>
              <w:r w:rsidRPr="00946032" w:rsidDel="007A38D2">
                <w:rPr>
                  <w:webHidden/>
                </w:rPr>
                <w:tab/>
                <w:delText>15</w:delText>
              </w:r>
            </w:del>
          </w:ins>
        </w:p>
        <w:p w14:paraId="3F41BD92" w14:textId="77777777" w:rsidR="00312307" w:rsidRPr="00946032" w:rsidDel="007A38D2" w:rsidRDefault="00312307">
          <w:pPr>
            <w:pStyle w:val="Sumrio1"/>
            <w:rPr>
              <w:ins w:id="1983" w:author="Dogus - William" w:date="2016-06-28T13:39:00Z"/>
              <w:del w:id="1984" w:author="Osnir Estevam" w:date="2016-08-20T16:45:00Z"/>
              <w:rFonts w:eastAsiaTheme="minorEastAsia"/>
              <w:b w:val="0"/>
              <w:color w:val="auto"/>
              <w:sz w:val="22"/>
              <w:szCs w:val="22"/>
              <w:rPrChange w:id="1985" w:author="William" w:date="2016-06-28T20:55:00Z">
                <w:rPr>
                  <w:ins w:id="1986" w:author="Dogus - William" w:date="2016-06-28T13:39:00Z"/>
                  <w:del w:id="1987" w:author="Osnir Estevam" w:date="2016-08-20T16:45:00Z"/>
                  <w:rFonts w:asciiTheme="minorHAnsi" w:eastAsiaTheme="minorEastAsia" w:hAnsiTheme="minorHAnsi" w:cstheme="minorBidi"/>
                  <w:b w:val="0"/>
                  <w:color w:val="auto"/>
                  <w:sz w:val="22"/>
                  <w:szCs w:val="22"/>
                </w:rPr>
              </w:rPrChange>
            </w:rPr>
          </w:pPr>
          <w:ins w:id="1988" w:author="Dogus - William" w:date="2016-06-28T13:39:00Z">
            <w:del w:id="1989" w:author="Osnir Estevam" w:date="2016-08-20T16:45:00Z">
              <w:r w:rsidRPr="00946032" w:rsidDel="007A38D2">
                <w:rPr>
                  <w:rStyle w:val="Hyperlink"/>
                </w:rPr>
                <w:delText>2.14.</w:delText>
              </w:r>
              <w:r w:rsidRPr="00946032" w:rsidDel="007A38D2">
                <w:rPr>
                  <w:rFonts w:eastAsiaTheme="minorEastAsia"/>
                  <w:b w:val="0"/>
                  <w:color w:val="auto"/>
                  <w:sz w:val="22"/>
                  <w:szCs w:val="22"/>
                  <w:rPrChange w:id="1990"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StyleGuide</w:delText>
              </w:r>
              <w:r w:rsidRPr="00946032" w:rsidDel="007A38D2">
                <w:rPr>
                  <w:webHidden/>
                </w:rPr>
                <w:tab/>
                <w:delText>15</w:delText>
              </w:r>
            </w:del>
          </w:ins>
        </w:p>
        <w:p w14:paraId="581262D4" w14:textId="77777777" w:rsidR="00312307" w:rsidRPr="00946032" w:rsidDel="007A38D2" w:rsidRDefault="00312307">
          <w:pPr>
            <w:pStyle w:val="Sumrio1"/>
            <w:rPr>
              <w:ins w:id="1991" w:author="Dogus - William" w:date="2016-06-28T13:39:00Z"/>
              <w:del w:id="1992" w:author="Osnir Estevam" w:date="2016-08-20T16:45:00Z"/>
              <w:rFonts w:eastAsiaTheme="minorEastAsia"/>
              <w:b w:val="0"/>
              <w:color w:val="auto"/>
              <w:sz w:val="22"/>
              <w:szCs w:val="22"/>
              <w:rPrChange w:id="1993" w:author="William" w:date="2016-06-28T20:55:00Z">
                <w:rPr>
                  <w:ins w:id="1994" w:author="Dogus - William" w:date="2016-06-28T13:39:00Z"/>
                  <w:del w:id="1995" w:author="Osnir Estevam" w:date="2016-08-20T16:45:00Z"/>
                  <w:rFonts w:asciiTheme="minorHAnsi" w:eastAsiaTheme="minorEastAsia" w:hAnsiTheme="minorHAnsi" w:cstheme="minorBidi"/>
                  <w:b w:val="0"/>
                  <w:color w:val="auto"/>
                  <w:sz w:val="22"/>
                  <w:szCs w:val="22"/>
                </w:rPr>
              </w:rPrChange>
            </w:rPr>
          </w:pPr>
          <w:ins w:id="1996" w:author="Dogus - William" w:date="2016-06-28T13:39:00Z">
            <w:del w:id="1997" w:author="Osnir Estevam" w:date="2016-08-20T16:45:00Z">
              <w:r w:rsidRPr="00946032" w:rsidDel="007A38D2">
                <w:rPr>
                  <w:rStyle w:val="Hyperlink"/>
                </w:rPr>
                <w:delText>2.15.</w:delText>
              </w:r>
              <w:r w:rsidRPr="00946032" w:rsidDel="007A38D2">
                <w:rPr>
                  <w:rFonts w:eastAsiaTheme="minorEastAsia"/>
                  <w:b w:val="0"/>
                  <w:color w:val="auto"/>
                  <w:sz w:val="22"/>
                  <w:szCs w:val="22"/>
                  <w:rPrChange w:id="1998"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Story board</w:delText>
              </w:r>
              <w:r w:rsidRPr="00946032" w:rsidDel="007A38D2">
                <w:rPr>
                  <w:webHidden/>
                </w:rPr>
                <w:tab/>
                <w:delText>16</w:delText>
              </w:r>
            </w:del>
          </w:ins>
        </w:p>
        <w:p w14:paraId="54664238" w14:textId="77777777" w:rsidR="00312307" w:rsidRPr="00946032" w:rsidDel="007A38D2" w:rsidRDefault="00312307">
          <w:pPr>
            <w:pStyle w:val="Sumrio1"/>
            <w:tabs>
              <w:tab w:val="left" w:pos="480"/>
            </w:tabs>
            <w:rPr>
              <w:ins w:id="1999" w:author="Dogus - William" w:date="2016-06-28T13:39:00Z"/>
              <w:del w:id="2000" w:author="Osnir Estevam" w:date="2016-08-20T16:45:00Z"/>
              <w:rFonts w:eastAsiaTheme="minorEastAsia"/>
              <w:b w:val="0"/>
              <w:color w:val="auto"/>
              <w:sz w:val="22"/>
              <w:szCs w:val="22"/>
              <w:rPrChange w:id="2001" w:author="William" w:date="2016-06-28T20:55:00Z">
                <w:rPr>
                  <w:ins w:id="2002" w:author="Dogus - William" w:date="2016-06-28T13:39:00Z"/>
                  <w:del w:id="2003" w:author="Osnir Estevam" w:date="2016-08-20T16:45:00Z"/>
                  <w:rFonts w:asciiTheme="minorHAnsi" w:eastAsiaTheme="minorEastAsia" w:hAnsiTheme="minorHAnsi" w:cstheme="minorBidi"/>
                  <w:b w:val="0"/>
                  <w:color w:val="auto"/>
                  <w:sz w:val="22"/>
                  <w:szCs w:val="22"/>
                </w:rPr>
              </w:rPrChange>
            </w:rPr>
          </w:pPr>
          <w:ins w:id="2004" w:author="Dogus - William" w:date="2016-06-28T13:39:00Z">
            <w:del w:id="2005" w:author="Osnir Estevam" w:date="2016-08-20T16:45:00Z">
              <w:r w:rsidRPr="00946032" w:rsidDel="007A38D2">
                <w:rPr>
                  <w:rStyle w:val="Hyperlink"/>
                </w:rPr>
                <w:delText>3.</w:delText>
              </w:r>
              <w:r w:rsidRPr="00946032" w:rsidDel="007A38D2">
                <w:rPr>
                  <w:rFonts w:eastAsiaTheme="minorEastAsia"/>
                  <w:b w:val="0"/>
                  <w:color w:val="auto"/>
                  <w:sz w:val="22"/>
                  <w:szCs w:val="22"/>
                  <w:rPrChange w:id="2006"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A COTAÇÃO DE PRODUTOS EM ATACADISTAS</w:delText>
              </w:r>
              <w:r w:rsidRPr="00946032" w:rsidDel="007A38D2">
                <w:rPr>
                  <w:webHidden/>
                </w:rPr>
                <w:tab/>
                <w:delText>18</w:delText>
              </w:r>
            </w:del>
          </w:ins>
        </w:p>
        <w:p w14:paraId="72074B10" w14:textId="77777777" w:rsidR="00312307" w:rsidRPr="00946032" w:rsidDel="007A38D2" w:rsidRDefault="00312307">
          <w:pPr>
            <w:pStyle w:val="Sumrio1"/>
            <w:tabs>
              <w:tab w:val="left" w:pos="660"/>
            </w:tabs>
            <w:rPr>
              <w:ins w:id="2007" w:author="Dogus - William" w:date="2016-06-28T13:39:00Z"/>
              <w:del w:id="2008" w:author="Osnir Estevam" w:date="2016-08-20T16:45:00Z"/>
              <w:rFonts w:eastAsiaTheme="minorEastAsia"/>
              <w:b w:val="0"/>
              <w:color w:val="auto"/>
              <w:sz w:val="22"/>
              <w:szCs w:val="22"/>
              <w:rPrChange w:id="2009" w:author="William" w:date="2016-06-28T20:55:00Z">
                <w:rPr>
                  <w:ins w:id="2010" w:author="Dogus - William" w:date="2016-06-28T13:39:00Z"/>
                  <w:del w:id="2011" w:author="Osnir Estevam" w:date="2016-08-20T16:45:00Z"/>
                  <w:rFonts w:asciiTheme="minorHAnsi" w:eastAsiaTheme="minorEastAsia" w:hAnsiTheme="minorHAnsi" w:cstheme="minorBidi"/>
                  <w:b w:val="0"/>
                  <w:color w:val="auto"/>
                  <w:sz w:val="22"/>
                  <w:szCs w:val="22"/>
                </w:rPr>
              </w:rPrChange>
            </w:rPr>
          </w:pPr>
          <w:ins w:id="2012" w:author="Dogus - William" w:date="2016-06-28T13:39:00Z">
            <w:del w:id="2013" w:author="Osnir Estevam" w:date="2016-08-20T16:45:00Z">
              <w:r w:rsidRPr="00946032" w:rsidDel="007A38D2">
                <w:rPr>
                  <w:rStyle w:val="Hyperlink"/>
                </w:rPr>
                <w:delText>3.1.</w:delText>
              </w:r>
              <w:r w:rsidRPr="00946032" w:rsidDel="007A38D2">
                <w:rPr>
                  <w:rFonts w:eastAsiaTheme="minorEastAsia"/>
                  <w:b w:val="0"/>
                  <w:color w:val="auto"/>
                  <w:sz w:val="22"/>
                  <w:szCs w:val="22"/>
                  <w:rPrChange w:id="2014"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Dificuldade em encontrar o melhor custo benefício</w:delText>
              </w:r>
              <w:r w:rsidRPr="00946032" w:rsidDel="007A38D2">
                <w:rPr>
                  <w:webHidden/>
                </w:rPr>
                <w:tab/>
                <w:delText>18</w:delText>
              </w:r>
            </w:del>
          </w:ins>
        </w:p>
        <w:p w14:paraId="1CD79429" w14:textId="77777777" w:rsidR="00312307" w:rsidRPr="00946032" w:rsidDel="007A38D2" w:rsidRDefault="00312307">
          <w:pPr>
            <w:pStyle w:val="Sumrio1"/>
            <w:tabs>
              <w:tab w:val="left" w:pos="660"/>
            </w:tabs>
            <w:rPr>
              <w:ins w:id="2015" w:author="Dogus - William" w:date="2016-06-28T13:39:00Z"/>
              <w:del w:id="2016" w:author="Osnir Estevam" w:date="2016-08-20T16:45:00Z"/>
              <w:rFonts w:eastAsiaTheme="minorEastAsia"/>
              <w:b w:val="0"/>
              <w:color w:val="auto"/>
              <w:sz w:val="22"/>
              <w:szCs w:val="22"/>
              <w:rPrChange w:id="2017" w:author="William" w:date="2016-06-28T20:55:00Z">
                <w:rPr>
                  <w:ins w:id="2018" w:author="Dogus - William" w:date="2016-06-28T13:39:00Z"/>
                  <w:del w:id="2019" w:author="Osnir Estevam" w:date="2016-08-20T16:45:00Z"/>
                  <w:rFonts w:asciiTheme="minorHAnsi" w:eastAsiaTheme="minorEastAsia" w:hAnsiTheme="minorHAnsi" w:cstheme="minorBidi"/>
                  <w:b w:val="0"/>
                  <w:color w:val="auto"/>
                  <w:sz w:val="22"/>
                  <w:szCs w:val="22"/>
                </w:rPr>
              </w:rPrChange>
            </w:rPr>
          </w:pPr>
          <w:ins w:id="2020" w:author="Dogus - William" w:date="2016-06-28T13:39:00Z">
            <w:del w:id="2021" w:author="Osnir Estevam" w:date="2016-08-20T16:45:00Z">
              <w:r w:rsidRPr="00946032" w:rsidDel="007A38D2">
                <w:rPr>
                  <w:rStyle w:val="Hyperlink"/>
                </w:rPr>
                <w:delText>3.2.</w:delText>
              </w:r>
              <w:r w:rsidRPr="00946032" w:rsidDel="007A38D2">
                <w:rPr>
                  <w:rFonts w:eastAsiaTheme="minorEastAsia"/>
                  <w:b w:val="0"/>
                  <w:color w:val="auto"/>
                  <w:sz w:val="22"/>
                  <w:szCs w:val="22"/>
                  <w:rPrChange w:id="2022"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Cotando os produtos em apenas um local</w:delText>
              </w:r>
              <w:r w:rsidRPr="00946032" w:rsidDel="007A38D2">
                <w:rPr>
                  <w:webHidden/>
                </w:rPr>
                <w:tab/>
                <w:delText>19</w:delText>
              </w:r>
            </w:del>
          </w:ins>
        </w:p>
        <w:p w14:paraId="155B9960" w14:textId="77777777" w:rsidR="00312307" w:rsidRPr="00946032" w:rsidDel="007A38D2" w:rsidRDefault="00312307">
          <w:pPr>
            <w:pStyle w:val="Sumrio1"/>
            <w:tabs>
              <w:tab w:val="left" w:pos="660"/>
            </w:tabs>
            <w:rPr>
              <w:ins w:id="2023" w:author="Dogus - William" w:date="2016-06-28T13:39:00Z"/>
              <w:del w:id="2024" w:author="Osnir Estevam" w:date="2016-08-20T16:45:00Z"/>
              <w:rFonts w:eastAsiaTheme="minorEastAsia"/>
              <w:b w:val="0"/>
              <w:color w:val="auto"/>
              <w:sz w:val="22"/>
              <w:szCs w:val="22"/>
              <w:rPrChange w:id="2025" w:author="William" w:date="2016-06-28T20:55:00Z">
                <w:rPr>
                  <w:ins w:id="2026" w:author="Dogus - William" w:date="2016-06-28T13:39:00Z"/>
                  <w:del w:id="2027" w:author="Osnir Estevam" w:date="2016-08-20T16:45:00Z"/>
                  <w:rFonts w:asciiTheme="minorHAnsi" w:eastAsiaTheme="minorEastAsia" w:hAnsiTheme="minorHAnsi" w:cstheme="minorBidi"/>
                  <w:b w:val="0"/>
                  <w:color w:val="auto"/>
                  <w:sz w:val="22"/>
                  <w:szCs w:val="22"/>
                </w:rPr>
              </w:rPrChange>
            </w:rPr>
          </w:pPr>
          <w:ins w:id="2028" w:author="Dogus - William" w:date="2016-06-28T13:39:00Z">
            <w:del w:id="2029" w:author="Osnir Estevam" w:date="2016-08-20T16:45:00Z">
              <w:r w:rsidRPr="00946032" w:rsidDel="007A38D2">
                <w:rPr>
                  <w:rStyle w:val="Hyperlink"/>
                </w:rPr>
                <w:delText>3.3.</w:delText>
              </w:r>
              <w:r w:rsidRPr="00946032" w:rsidDel="007A38D2">
                <w:rPr>
                  <w:rFonts w:eastAsiaTheme="minorEastAsia"/>
                  <w:b w:val="0"/>
                  <w:color w:val="auto"/>
                  <w:sz w:val="22"/>
                  <w:szCs w:val="22"/>
                  <w:rPrChange w:id="2030"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BPM (Business Process Model)</w:delText>
              </w:r>
              <w:r w:rsidRPr="00946032" w:rsidDel="007A38D2">
                <w:rPr>
                  <w:webHidden/>
                </w:rPr>
                <w:tab/>
                <w:delText>20</w:delText>
              </w:r>
            </w:del>
          </w:ins>
        </w:p>
        <w:p w14:paraId="7617BF5B" w14:textId="77777777" w:rsidR="00312307" w:rsidRPr="00946032" w:rsidDel="007A38D2" w:rsidRDefault="00312307">
          <w:pPr>
            <w:pStyle w:val="Sumrio1"/>
            <w:tabs>
              <w:tab w:val="left" w:pos="660"/>
            </w:tabs>
            <w:rPr>
              <w:ins w:id="2031" w:author="Dogus - William" w:date="2016-06-28T13:39:00Z"/>
              <w:del w:id="2032" w:author="Osnir Estevam" w:date="2016-08-20T16:45:00Z"/>
              <w:rFonts w:eastAsiaTheme="minorEastAsia"/>
              <w:b w:val="0"/>
              <w:color w:val="auto"/>
              <w:sz w:val="22"/>
              <w:szCs w:val="22"/>
              <w:rPrChange w:id="2033" w:author="William" w:date="2016-06-28T20:55:00Z">
                <w:rPr>
                  <w:ins w:id="2034" w:author="Dogus - William" w:date="2016-06-28T13:39:00Z"/>
                  <w:del w:id="2035" w:author="Osnir Estevam" w:date="2016-08-20T16:45:00Z"/>
                  <w:rFonts w:asciiTheme="minorHAnsi" w:eastAsiaTheme="minorEastAsia" w:hAnsiTheme="minorHAnsi" w:cstheme="minorBidi"/>
                  <w:b w:val="0"/>
                  <w:color w:val="auto"/>
                  <w:sz w:val="22"/>
                  <w:szCs w:val="22"/>
                </w:rPr>
              </w:rPrChange>
            </w:rPr>
          </w:pPr>
          <w:ins w:id="2036" w:author="Dogus - William" w:date="2016-06-28T13:39:00Z">
            <w:del w:id="2037" w:author="Osnir Estevam" w:date="2016-08-20T16:45:00Z">
              <w:r w:rsidRPr="00946032" w:rsidDel="007A38D2">
                <w:rPr>
                  <w:rStyle w:val="Hyperlink"/>
                </w:rPr>
                <w:delText>3.4.</w:delText>
              </w:r>
              <w:r w:rsidRPr="00946032" w:rsidDel="007A38D2">
                <w:rPr>
                  <w:rFonts w:eastAsiaTheme="minorEastAsia"/>
                  <w:b w:val="0"/>
                  <w:color w:val="auto"/>
                  <w:sz w:val="22"/>
                  <w:szCs w:val="22"/>
                  <w:rPrChange w:id="2038"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Requisitos</w:delText>
              </w:r>
              <w:r w:rsidRPr="00946032" w:rsidDel="007A38D2">
                <w:rPr>
                  <w:webHidden/>
                </w:rPr>
                <w:tab/>
                <w:delText>21</w:delText>
              </w:r>
            </w:del>
          </w:ins>
        </w:p>
        <w:p w14:paraId="0814EAD7" w14:textId="77777777" w:rsidR="00312307" w:rsidRPr="00946032" w:rsidDel="007A38D2" w:rsidRDefault="00312307">
          <w:pPr>
            <w:pStyle w:val="Sumrio1"/>
            <w:tabs>
              <w:tab w:val="left" w:pos="660"/>
            </w:tabs>
            <w:rPr>
              <w:ins w:id="2039" w:author="Dogus - William" w:date="2016-06-28T13:39:00Z"/>
              <w:del w:id="2040" w:author="Osnir Estevam" w:date="2016-08-20T16:45:00Z"/>
              <w:rFonts w:eastAsiaTheme="minorEastAsia"/>
              <w:b w:val="0"/>
              <w:color w:val="auto"/>
              <w:sz w:val="22"/>
              <w:szCs w:val="22"/>
              <w:rPrChange w:id="2041" w:author="William" w:date="2016-06-28T20:55:00Z">
                <w:rPr>
                  <w:ins w:id="2042" w:author="Dogus - William" w:date="2016-06-28T13:39:00Z"/>
                  <w:del w:id="2043" w:author="Osnir Estevam" w:date="2016-08-20T16:45:00Z"/>
                  <w:rFonts w:asciiTheme="minorHAnsi" w:eastAsiaTheme="minorEastAsia" w:hAnsiTheme="minorHAnsi" w:cstheme="minorBidi"/>
                  <w:b w:val="0"/>
                  <w:color w:val="auto"/>
                  <w:sz w:val="22"/>
                  <w:szCs w:val="22"/>
                </w:rPr>
              </w:rPrChange>
            </w:rPr>
          </w:pPr>
          <w:ins w:id="2044" w:author="Dogus - William" w:date="2016-06-28T13:39:00Z">
            <w:del w:id="2045" w:author="Osnir Estevam" w:date="2016-08-20T16:45:00Z">
              <w:r w:rsidRPr="00946032" w:rsidDel="007A38D2">
                <w:rPr>
                  <w:rStyle w:val="Hyperlink"/>
                </w:rPr>
                <w:delText>3.5.</w:delText>
              </w:r>
              <w:r w:rsidRPr="00946032" w:rsidDel="007A38D2">
                <w:rPr>
                  <w:rFonts w:eastAsiaTheme="minorEastAsia"/>
                  <w:b w:val="0"/>
                  <w:color w:val="auto"/>
                  <w:sz w:val="22"/>
                  <w:szCs w:val="22"/>
                  <w:rPrChange w:id="2046"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URIs (Recursos) da API</w:delText>
              </w:r>
              <w:r w:rsidRPr="00946032" w:rsidDel="007A38D2">
                <w:rPr>
                  <w:webHidden/>
                </w:rPr>
                <w:tab/>
                <w:delText>22</w:delText>
              </w:r>
            </w:del>
          </w:ins>
        </w:p>
        <w:p w14:paraId="2581F96C" w14:textId="77777777" w:rsidR="00312307" w:rsidRPr="00946032" w:rsidDel="007A38D2" w:rsidRDefault="00312307">
          <w:pPr>
            <w:pStyle w:val="Sumrio1"/>
            <w:tabs>
              <w:tab w:val="left" w:pos="1100"/>
            </w:tabs>
            <w:rPr>
              <w:ins w:id="2047" w:author="Dogus - William" w:date="2016-06-28T13:39:00Z"/>
              <w:del w:id="2048" w:author="Osnir Estevam" w:date="2016-08-20T16:45:00Z"/>
              <w:rFonts w:eastAsiaTheme="minorEastAsia"/>
              <w:b w:val="0"/>
              <w:color w:val="auto"/>
              <w:sz w:val="22"/>
              <w:szCs w:val="22"/>
              <w:rPrChange w:id="2049" w:author="William" w:date="2016-06-28T20:55:00Z">
                <w:rPr>
                  <w:ins w:id="2050" w:author="Dogus - William" w:date="2016-06-28T13:39:00Z"/>
                  <w:del w:id="2051" w:author="Osnir Estevam" w:date="2016-08-20T16:45:00Z"/>
                  <w:rFonts w:asciiTheme="minorHAnsi" w:eastAsiaTheme="minorEastAsia" w:hAnsiTheme="minorHAnsi" w:cstheme="minorBidi"/>
                  <w:b w:val="0"/>
                  <w:color w:val="auto"/>
                  <w:sz w:val="22"/>
                  <w:szCs w:val="22"/>
                </w:rPr>
              </w:rPrChange>
            </w:rPr>
          </w:pPr>
          <w:ins w:id="2052" w:author="Dogus - William" w:date="2016-06-28T13:39:00Z">
            <w:del w:id="2053" w:author="Osnir Estevam" w:date="2016-08-20T16:45:00Z">
              <w:r w:rsidRPr="00946032" w:rsidDel="007A38D2">
                <w:rPr>
                  <w:rStyle w:val="Hyperlink"/>
                </w:rPr>
                <w:delText>3.5.1.1.</w:delText>
              </w:r>
              <w:r w:rsidRPr="00946032" w:rsidDel="007A38D2">
                <w:rPr>
                  <w:rFonts w:eastAsiaTheme="minorEastAsia"/>
                  <w:b w:val="0"/>
                  <w:color w:val="auto"/>
                  <w:sz w:val="22"/>
                  <w:szCs w:val="22"/>
                  <w:rPrChange w:id="2054"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Descrição dos Parâmetros</w:delText>
              </w:r>
              <w:r w:rsidRPr="00946032" w:rsidDel="007A38D2">
                <w:rPr>
                  <w:webHidden/>
                </w:rPr>
                <w:tab/>
                <w:delText>23</w:delText>
              </w:r>
            </w:del>
          </w:ins>
        </w:p>
        <w:p w14:paraId="064A6A5F" w14:textId="77777777" w:rsidR="00312307" w:rsidRPr="00946032" w:rsidDel="007A38D2" w:rsidRDefault="00312307">
          <w:pPr>
            <w:pStyle w:val="Sumrio1"/>
            <w:tabs>
              <w:tab w:val="left" w:pos="660"/>
            </w:tabs>
            <w:rPr>
              <w:ins w:id="2055" w:author="Dogus - William" w:date="2016-06-28T13:39:00Z"/>
              <w:del w:id="2056" w:author="Osnir Estevam" w:date="2016-08-20T16:45:00Z"/>
              <w:rFonts w:eastAsiaTheme="minorEastAsia"/>
              <w:b w:val="0"/>
              <w:color w:val="auto"/>
              <w:sz w:val="22"/>
              <w:szCs w:val="22"/>
              <w:rPrChange w:id="2057" w:author="William" w:date="2016-06-28T20:55:00Z">
                <w:rPr>
                  <w:ins w:id="2058" w:author="Dogus - William" w:date="2016-06-28T13:39:00Z"/>
                  <w:del w:id="2059" w:author="Osnir Estevam" w:date="2016-08-20T16:45:00Z"/>
                  <w:rFonts w:asciiTheme="minorHAnsi" w:eastAsiaTheme="minorEastAsia" w:hAnsiTheme="minorHAnsi" w:cstheme="minorBidi"/>
                  <w:b w:val="0"/>
                  <w:color w:val="auto"/>
                  <w:sz w:val="22"/>
                  <w:szCs w:val="22"/>
                </w:rPr>
              </w:rPrChange>
            </w:rPr>
          </w:pPr>
          <w:ins w:id="2060" w:author="Dogus - William" w:date="2016-06-28T13:39:00Z">
            <w:del w:id="2061" w:author="Osnir Estevam" w:date="2016-08-20T16:45:00Z">
              <w:r w:rsidRPr="00946032" w:rsidDel="007A38D2">
                <w:rPr>
                  <w:rStyle w:val="Hyperlink"/>
                </w:rPr>
                <w:delText>3.6.</w:delText>
              </w:r>
              <w:r w:rsidRPr="00946032" w:rsidDel="007A38D2">
                <w:rPr>
                  <w:rFonts w:eastAsiaTheme="minorEastAsia"/>
                  <w:b w:val="0"/>
                  <w:color w:val="auto"/>
                  <w:sz w:val="22"/>
                  <w:szCs w:val="22"/>
                  <w:rPrChange w:id="2062"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MER (Modelo Entidade Relacional)</w:delText>
              </w:r>
              <w:r w:rsidRPr="00946032" w:rsidDel="007A38D2">
                <w:rPr>
                  <w:webHidden/>
                </w:rPr>
                <w:tab/>
                <w:delText>23</w:delText>
              </w:r>
            </w:del>
          </w:ins>
        </w:p>
        <w:p w14:paraId="6FDF7296" w14:textId="77777777" w:rsidR="00312307" w:rsidRPr="00946032" w:rsidDel="007A38D2" w:rsidRDefault="00312307">
          <w:pPr>
            <w:pStyle w:val="Sumrio1"/>
            <w:tabs>
              <w:tab w:val="left" w:pos="660"/>
            </w:tabs>
            <w:rPr>
              <w:ins w:id="2063" w:author="Dogus - William" w:date="2016-06-28T13:39:00Z"/>
              <w:del w:id="2064" w:author="Osnir Estevam" w:date="2016-08-20T16:45:00Z"/>
              <w:rFonts w:eastAsiaTheme="minorEastAsia"/>
              <w:b w:val="0"/>
              <w:color w:val="auto"/>
              <w:sz w:val="22"/>
              <w:szCs w:val="22"/>
              <w:rPrChange w:id="2065" w:author="William" w:date="2016-06-28T20:55:00Z">
                <w:rPr>
                  <w:ins w:id="2066" w:author="Dogus - William" w:date="2016-06-28T13:39:00Z"/>
                  <w:del w:id="2067" w:author="Osnir Estevam" w:date="2016-08-20T16:45:00Z"/>
                  <w:rFonts w:asciiTheme="minorHAnsi" w:eastAsiaTheme="minorEastAsia" w:hAnsiTheme="minorHAnsi" w:cstheme="minorBidi"/>
                  <w:b w:val="0"/>
                  <w:color w:val="auto"/>
                  <w:sz w:val="22"/>
                  <w:szCs w:val="22"/>
                </w:rPr>
              </w:rPrChange>
            </w:rPr>
          </w:pPr>
          <w:ins w:id="2068" w:author="Dogus - William" w:date="2016-06-28T13:39:00Z">
            <w:del w:id="2069" w:author="Osnir Estevam" w:date="2016-08-20T16:45:00Z">
              <w:r w:rsidRPr="00946032" w:rsidDel="007A38D2">
                <w:rPr>
                  <w:rStyle w:val="Hyperlink"/>
                </w:rPr>
                <w:delText>3.7.</w:delText>
              </w:r>
              <w:r w:rsidRPr="00946032" w:rsidDel="007A38D2">
                <w:rPr>
                  <w:rFonts w:eastAsiaTheme="minorEastAsia"/>
                  <w:b w:val="0"/>
                  <w:color w:val="auto"/>
                  <w:sz w:val="22"/>
                  <w:szCs w:val="22"/>
                  <w:rPrChange w:id="2070"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Big Picture (Arquitetura)</w:delText>
              </w:r>
              <w:r w:rsidRPr="00946032" w:rsidDel="007A38D2">
                <w:rPr>
                  <w:webHidden/>
                </w:rPr>
                <w:tab/>
                <w:delText>25</w:delText>
              </w:r>
            </w:del>
          </w:ins>
        </w:p>
        <w:p w14:paraId="6A3BC78C" w14:textId="77777777" w:rsidR="00312307" w:rsidRPr="00946032" w:rsidDel="007A38D2" w:rsidRDefault="00312307">
          <w:pPr>
            <w:pStyle w:val="Sumrio1"/>
            <w:tabs>
              <w:tab w:val="left" w:pos="480"/>
            </w:tabs>
            <w:rPr>
              <w:ins w:id="2071" w:author="Dogus - William" w:date="2016-06-28T13:39:00Z"/>
              <w:del w:id="2072" w:author="Osnir Estevam" w:date="2016-08-20T16:45:00Z"/>
              <w:rFonts w:eastAsiaTheme="minorEastAsia"/>
              <w:b w:val="0"/>
              <w:color w:val="auto"/>
              <w:sz w:val="22"/>
              <w:szCs w:val="22"/>
              <w:rPrChange w:id="2073" w:author="William" w:date="2016-06-28T20:55:00Z">
                <w:rPr>
                  <w:ins w:id="2074" w:author="Dogus - William" w:date="2016-06-28T13:39:00Z"/>
                  <w:del w:id="2075" w:author="Osnir Estevam" w:date="2016-08-20T16:45:00Z"/>
                  <w:rFonts w:asciiTheme="minorHAnsi" w:eastAsiaTheme="minorEastAsia" w:hAnsiTheme="minorHAnsi" w:cstheme="minorBidi"/>
                  <w:b w:val="0"/>
                  <w:color w:val="auto"/>
                  <w:sz w:val="22"/>
                  <w:szCs w:val="22"/>
                </w:rPr>
              </w:rPrChange>
            </w:rPr>
          </w:pPr>
          <w:ins w:id="2076" w:author="Dogus - William" w:date="2016-06-28T13:39:00Z">
            <w:del w:id="2077" w:author="Osnir Estevam" w:date="2016-08-20T16:45:00Z">
              <w:r w:rsidRPr="00946032" w:rsidDel="007A38D2">
                <w:rPr>
                  <w:rStyle w:val="Hyperlink"/>
                </w:rPr>
                <w:delText>4.</w:delText>
              </w:r>
              <w:r w:rsidRPr="00946032" w:rsidDel="007A38D2">
                <w:rPr>
                  <w:rFonts w:eastAsiaTheme="minorEastAsia"/>
                  <w:b w:val="0"/>
                  <w:color w:val="auto"/>
                  <w:sz w:val="22"/>
                  <w:szCs w:val="22"/>
                  <w:rPrChange w:id="2078"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Desenvolvimento da API para cotação dos produtos</w:delText>
              </w:r>
              <w:r w:rsidRPr="00946032" w:rsidDel="007A38D2">
                <w:rPr>
                  <w:webHidden/>
                </w:rPr>
                <w:tab/>
                <w:delText>27</w:delText>
              </w:r>
            </w:del>
          </w:ins>
        </w:p>
        <w:p w14:paraId="126324CC" w14:textId="77777777" w:rsidR="00312307" w:rsidRPr="00946032" w:rsidDel="007A38D2" w:rsidRDefault="00312307">
          <w:pPr>
            <w:pStyle w:val="Sumrio1"/>
            <w:tabs>
              <w:tab w:val="left" w:pos="660"/>
            </w:tabs>
            <w:rPr>
              <w:ins w:id="2079" w:author="Dogus - William" w:date="2016-06-28T13:39:00Z"/>
              <w:del w:id="2080" w:author="Osnir Estevam" w:date="2016-08-20T16:45:00Z"/>
              <w:rFonts w:eastAsiaTheme="minorEastAsia"/>
              <w:b w:val="0"/>
              <w:color w:val="auto"/>
              <w:sz w:val="22"/>
              <w:szCs w:val="22"/>
              <w:rPrChange w:id="2081" w:author="William" w:date="2016-06-28T20:55:00Z">
                <w:rPr>
                  <w:ins w:id="2082" w:author="Dogus - William" w:date="2016-06-28T13:39:00Z"/>
                  <w:del w:id="2083" w:author="Osnir Estevam" w:date="2016-08-20T16:45:00Z"/>
                  <w:rFonts w:asciiTheme="minorHAnsi" w:eastAsiaTheme="minorEastAsia" w:hAnsiTheme="minorHAnsi" w:cstheme="minorBidi"/>
                  <w:b w:val="0"/>
                  <w:color w:val="auto"/>
                  <w:sz w:val="22"/>
                  <w:szCs w:val="22"/>
                </w:rPr>
              </w:rPrChange>
            </w:rPr>
          </w:pPr>
          <w:ins w:id="2084" w:author="Dogus - William" w:date="2016-06-28T13:39:00Z">
            <w:del w:id="2085" w:author="Osnir Estevam" w:date="2016-08-20T16:45:00Z">
              <w:r w:rsidRPr="00946032" w:rsidDel="007A38D2">
                <w:rPr>
                  <w:rStyle w:val="Hyperlink"/>
                </w:rPr>
                <w:delText>4.1.</w:delText>
              </w:r>
              <w:r w:rsidRPr="00946032" w:rsidDel="007A38D2">
                <w:rPr>
                  <w:rFonts w:eastAsiaTheme="minorEastAsia"/>
                  <w:b w:val="0"/>
                  <w:color w:val="auto"/>
                  <w:sz w:val="22"/>
                  <w:szCs w:val="22"/>
                  <w:rPrChange w:id="2086"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Plano de teste</w:delText>
              </w:r>
              <w:r w:rsidRPr="00946032" w:rsidDel="007A38D2">
                <w:rPr>
                  <w:webHidden/>
                </w:rPr>
                <w:tab/>
                <w:delText>27</w:delText>
              </w:r>
            </w:del>
          </w:ins>
        </w:p>
        <w:p w14:paraId="00875EE9" w14:textId="77777777" w:rsidR="00312307" w:rsidRPr="00946032" w:rsidDel="007A38D2" w:rsidRDefault="00312307">
          <w:pPr>
            <w:pStyle w:val="Sumrio1"/>
            <w:rPr>
              <w:ins w:id="2087" w:author="Dogus - William" w:date="2016-06-28T13:39:00Z"/>
              <w:del w:id="2088" w:author="Osnir Estevam" w:date="2016-08-20T16:45:00Z"/>
              <w:rFonts w:eastAsiaTheme="minorEastAsia"/>
              <w:b w:val="0"/>
              <w:color w:val="auto"/>
              <w:sz w:val="22"/>
              <w:szCs w:val="22"/>
              <w:rPrChange w:id="2089" w:author="William" w:date="2016-06-28T20:55:00Z">
                <w:rPr>
                  <w:ins w:id="2090" w:author="Dogus - William" w:date="2016-06-28T13:39:00Z"/>
                  <w:del w:id="2091" w:author="Osnir Estevam" w:date="2016-08-20T16:45:00Z"/>
                  <w:rFonts w:asciiTheme="minorHAnsi" w:eastAsiaTheme="minorEastAsia" w:hAnsiTheme="minorHAnsi" w:cstheme="minorBidi"/>
                  <w:b w:val="0"/>
                  <w:color w:val="auto"/>
                  <w:sz w:val="22"/>
                  <w:szCs w:val="22"/>
                </w:rPr>
              </w:rPrChange>
            </w:rPr>
          </w:pPr>
          <w:ins w:id="2092" w:author="Dogus - William" w:date="2016-06-28T13:39:00Z">
            <w:del w:id="2093" w:author="Osnir Estevam" w:date="2016-08-20T16:45:00Z">
              <w:r w:rsidRPr="00946032" w:rsidDel="007A38D2">
                <w:rPr>
                  <w:rStyle w:val="Hyperlink"/>
                </w:rPr>
                <w:delText>4.1.1.</w:delText>
              </w:r>
              <w:r w:rsidRPr="00946032" w:rsidDel="007A38D2">
                <w:rPr>
                  <w:rFonts w:eastAsiaTheme="minorEastAsia"/>
                  <w:b w:val="0"/>
                  <w:color w:val="auto"/>
                  <w:sz w:val="22"/>
                  <w:szCs w:val="22"/>
                  <w:rPrChange w:id="2094"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Testes URI</w:delText>
              </w:r>
              <w:r w:rsidRPr="00946032" w:rsidDel="007A38D2">
                <w:rPr>
                  <w:webHidden/>
                </w:rPr>
                <w:tab/>
                <w:delText>27</w:delText>
              </w:r>
            </w:del>
          </w:ins>
        </w:p>
        <w:p w14:paraId="6450B7FB" w14:textId="77777777" w:rsidR="00312307" w:rsidRPr="00946032" w:rsidDel="007A38D2" w:rsidRDefault="00312307">
          <w:pPr>
            <w:pStyle w:val="Sumrio1"/>
            <w:rPr>
              <w:ins w:id="2095" w:author="Dogus - William" w:date="2016-06-28T13:39:00Z"/>
              <w:del w:id="2096" w:author="Osnir Estevam" w:date="2016-08-20T16:45:00Z"/>
              <w:rFonts w:eastAsiaTheme="minorEastAsia"/>
              <w:b w:val="0"/>
              <w:color w:val="auto"/>
              <w:sz w:val="22"/>
              <w:szCs w:val="22"/>
              <w:rPrChange w:id="2097" w:author="William" w:date="2016-06-28T20:55:00Z">
                <w:rPr>
                  <w:ins w:id="2098" w:author="Dogus - William" w:date="2016-06-28T13:39:00Z"/>
                  <w:del w:id="2099" w:author="Osnir Estevam" w:date="2016-08-20T16:45:00Z"/>
                  <w:rFonts w:asciiTheme="minorHAnsi" w:eastAsiaTheme="minorEastAsia" w:hAnsiTheme="minorHAnsi" w:cstheme="minorBidi"/>
                  <w:b w:val="0"/>
                  <w:color w:val="auto"/>
                  <w:sz w:val="22"/>
                  <w:szCs w:val="22"/>
                </w:rPr>
              </w:rPrChange>
            </w:rPr>
          </w:pPr>
          <w:ins w:id="2100" w:author="Dogus - William" w:date="2016-06-28T13:39:00Z">
            <w:del w:id="2101" w:author="Osnir Estevam" w:date="2016-08-20T16:45:00Z">
              <w:r w:rsidRPr="00946032" w:rsidDel="007A38D2">
                <w:rPr>
                  <w:rStyle w:val="Hyperlink"/>
                </w:rPr>
                <w:delText>4.1.2.</w:delText>
              </w:r>
              <w:r w:rsidRPr="00946032" w:rsidDel="007A38D2">
                <w:rPr>
                  <w:rFonts w:eastAsiaTheme="minorEastAsia"/>
                  <w:b w:val="0"/>
                  <w:color w:val="auto"/>
                  <w:sz w:val="22"/>
                  <w:szCs w:val="22"/>
                  <w:rPrChange w:id="2102"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TDD</w:delText>
              </w:r>
              <w:r w:rsidRPr="00946032" w:rsidDel="007A38D2">
                <w:rPr>
                  <w:webHidden/>
                </w:rPr>
                <w:tab/>
                <w:delText>27</w:delText>
              </w:r>
            </w:del>
          </w:ins>
        </w:p>
        <w:p w14:paraId="07AEFFE4" w14:textId="77777777" w:rsidR="00312307" w:rsidRPr="00946032" w:rsidDel="007A38D2" w:rsidRDefault="00312307">
          <w:pPr>
            <w:pStyle w:val="Sumrio1"/>
            <w:rPr>
              <w:ins w:id="2103" w:author="Dogus - William" w:date="2016-06-28T13:39:00Z"/>
              <w:del w:id="2104" w:author="Osnir Estevam" w:date="2016-08-20T16:45:00Z"/>
              <w:rFonts w:eastAsiaTheme="minorEastAsia"/>
              <w:b w:val="0"/>
              <w:color w:val="auto"/>
              <w:sz w:val="22"/>
              <w:szCs w:val="22"/>
              <w:rPrChange w:id="2105" w:author="William" w:date="2016-06-28T20:55:00Z">
                <w:rPr>
                  <w:ins w:id="2106" w:author="Dogus - William" w:date="2016-06-28T13:39:00Z"/>
                  <w:del w:id="2107" w:author="Osnir Estevam" w:date="2016-08-20T16:45:00Z"/>
                  <w:rFonts w:asciiTheme="minorHAnsi" w:eastAsiaTheme="minorEastAsia" w:hAnsiTheme="minorHAnsi" w:cstheme="minorBidi"/>
                  <w:b w:val="0"/>
                  <w:color w:val="auto"/>
                  <w:sz w:val="22"/>
                  <w:szCs w:val="22"/>
                </w:rPr>
              </w:rPrChange>
            </w:rPr>
          </w:pPr>
          <w:ins w:id="2108" w:author="Dogus - William" w:date="2016-06-28T13:39:00Z">
            <w:del w:id="2109" w:author="Osnir Estevam" w:date="2016-08-20T16:45:00Z">
              <w:r w:rsidRPr="00946032" w:rsidDel="007A38D2">
                <w:rPr>
                  <w:rStyle w:val="Hyperlink"/>
                </w:rPr>
                <w:delText>4.1.3.</w:delText>
              </w:r>
              <w:r w:rsidRPr="00946032" w:rsidDel="007A38D2">
                <w:rPr>
                  <w:rFonts w:eastAsiaTheme="minorEastAsia"/>
                  <w:b w:val="0"/>
                  <w:color w:val="auto"/>
                  <w:sz w:val="22"/>
                  <w:szCs w:val="22"/>
                  <w:rPrChange w:id="2110"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Consumo da API</w:delText>
              </w:r>
              <w:r w:rsidRPr="00946032" w:rsidDel="007A38D2">
                <w:rPr>
                  <w:webHidden/>
                </w:rPr>
                <w:tab/>
                <w:delText>27</w:delText>
              </w:r>
            </w:del>
          </w:ins>
        </w:p>
        <w:p w14:paraId="5F9B7563" w14:textId="77777777" w:rsidR="00312307" w:rsidRPr="00946032" w:rsidDel="007A38D2" w:rsidRDefault="00312307">
          <w:pPr>
            <w:pStyle w:val="Sumrio1"/>
            <w:tabs>
              <w:tab w:val="left" w:pos="660"/>
            </w:tabs>
            <w:rPr>
              <w:ins w:id="2111" w:author="Dogus - William" w:date="2016-06-28T13:39:00Z"/>
              <w:del w:id="2112" w:author="Osnir Estevam" w:date="2016-08-20T16:45:00Z"/>
              <w:rFonts w:eastAsiaTheme="minorEastAsia"/>
              <w:b w:val="0"/>
              <w:color w:val="auto"/>
              <w:sz w:val="22"/>
              <w:szCs w:val="22"/>
              <w:rPrChange w:id="2113" w:author="William" w:date="2016-06-28T20:55:00Z">
                <w:rPr>
                  <w:ins w:id="2114" w:author="Dogus - William" w:date="2016-06-28T13:39:00Z"/>
                  <w:del w:id="2115" w:author="Osnir Estevam" w:date="2016-08-20T16:45:00Z"/>
                  <w:rFonts w:asciiTheme="minorHAnsi" w:eastAsiaTheme="minorEastAsia" w:hAnsiTheme="minorHAnsi" w:cstheme="minorBidi"/>
                  <w:b w:val="0"/>
                  <w:color w:val="auto"/>
                  <w:sz w:val="22"/>
                  <w:szCs w:val="22"/>
                </w:rPr>
              </w:rPrChange>
            </w:rPr>
          </w:pPr>
          <w:ins w:id="2116" w:author="Dogus - William" w:date="2016-06-28T13:39:00Z">
            <w:del w:id="2117" w:author="Osnir Estevam" w:date="2016-08-20T16:45:00Z">
              <w:r w:rsidRPr="00946032" w:rsidDel="007A38D2">
                <w:rPr>
                  <w:rStyle w:val="Hyperlink"/>
                </w:rPr>
                <w:delText>4.2.</w:delText>
              </w:r>
              <w:r w:rsidRPr="00946032" w:rsidDel="007A38D2">
                <w:rPr>
                  <w:rFonts w:eastAsiaTheme="minorEastAsia"/>
                  <w:b w:val="0"/>
                  <w:color w:val="auto"/>
                  <w:sz w:val="22"/>
                  <w:szCs w:val="22"/>
                  <w:rPrChange w:id="2118"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Desenvolvimento do Protótipo</w:delText>
              </w:r>
              <w:r w:rsidRPr="00946032" w:rsidDel="007A38D2">
                <w:rPr>
                  <w:webHidden/>
                </w:rPr>
                <w:tab/>
                <w:delText>27</w:delText>
              </w:r>
            </w:del>
          </w:ins>
        </w:p>
        <w:p w14:paraId="69F35391" w14:textId="77777777" w:rsidR="00312307" w:rsidRPr="00946032" w:rsidDel="007A38D2" w:rsidRDefault="00312307">
          <w:pPr>
            <w:pStyle w:val="Sumrio1"/>
            <w:rPr>
              <w:ins w:id="2119" w:author="Dogus - William" w:date="2016-06-28T13:39:00Z"/>
              <w:del w:id="2120" w:author="Osnir Estevam" w:date="2016-08-20T16:45:00Z"/>
              <w:rFonts w:eastAsiaTheme="minorEastAsia"/>
              <w:b w:val="0"/>
              <w:color w:val="auto"/>
              <w:sz w:val="22"/>
              <w:szCs w:val="22"/>
              <w:rPrChange w:id="2121" w:author="William" w:date="2016-06-28T20:55:00Z">
                <w:rPr>
                  <w:ins w:id="2122" w:author="Dogus - William" w:date="2016-06-28T13:39:00Z"/>
                  <w:del w:id="2123" w:author="Osnir Estevam" w:date="2016-08-20T16:45:00Z"/>
                  <w:rFonts w:asciiTheme="minorHAnsi" w:eastAsiaTheme="minorEastAsia" w:hAnsiTheme="minorHAnsi" w:cstheme="minorBidi"/>
                  <w:b w:val="0"/>
                  <w:color w:val="auto"/>
                  <w:sz w:val="22"/>
                  <w:szCs w:val="22"/>
                </w:rPr>
              </w:rPrChange>
            </w:rPr>
          </w:pPr>
          <w:ins w:id="2124" w:author="Dogus - William" w:date="2016-06-28T13:39:00Z">
            <w:del w:id="2125" w:author="Osnir Estevam" w:date="2016-08-20T16:45:00Z">
              <w:r w:rsidRPr="00946032" w:rsidDel="007A38D2">
                <w:rPr>
                  <w:rStyle w:val="Hyperlink"/>
                </w:rPr>
                <w:delText>4.2.1.</w:delText>
              </w:r>
              <w:r w:rsidRPr="00946032" w:rsidDel="007A38D2">
                <w:rPr>
                  <w:rFonts w:eastAsiaTheme="minorEastAsia"/>
                  <w:b w:val="0"/>
                  <w:color w:val="auto"/>
                  <w:sz w:val="22"/>
                  <w:szCs w:val="22"/>
                  <w:rPrChange w:id="2126"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Personas</w:delText>
              </w:r>
              <w:r w:rsidRPr="00946032" w:rsidDel="007A38D2">
                <w:rPr>
                  <w:webHidden/>
                </w:rPr>
                <w:tab/>
                <w:delText>27</w:delText>
              </w:r>
            </w:del>
          </w:ins>
        </w:p>
        <w:p w14:paraId="36D9E480" w14:textId="77777777" w:rsidR="00312307" w:rsidRPr="00946032" w:rsidDel="007A38D2" w:rsidRDefault="00312307">
          <w:pPr>
            <w:pStyle w:val="Sumrio1"/>
            <w:rPr>
              <w:ins w:id="2127" w:author="Dogus - William" w:date="2016-06-28T13:39:00Z"/>
              <w:del w:id="2128" w:author="Osnir Estevam" w:date="2016-08-20T16:45:00Z"/>
              <w:rFonts w:eastAsiaTheme="minorEastAsia"/>
              <w:b w:val="0"/>
              <w:color w:val="auto"/>
              <w:sz w:val="22"/>
              <w:szCs w:val="22"/>
              <w:rPrChange w:id="2129" w:author="William" w:date="2016-06-28T20:55:00Z">
                <w:rPr>
                  <w:ins w:id="2130" w:author="Dogus - William" w:date="2016-06-28T13:39:00Z"/>
                  <w:del w:id="2131" w:author="Osnir Estevam" w:date="2016-08-20T16:45:00Z"/>
                  <w:rFonts w:asciiTheme="minorHAnsi" w:eastAsiaTheme="minorEastAsia" w:hAnsiTheme="minorHAnsi" w:cstheme="minorBidi"/>
                  <w:b w:val="0"/>
                  <w:color w:val="auto"/>
                  <w:sz w:val="22"/>
                  <w:szCs w:val="22"/>
                </w:rPr>
              </w:rPrChange>
            </w:rPr>
          </w:pPr>
          <w:ins w:id="2132" w:author="Dogus - William" w:date="2016-06-28T13:39:00Z">
            <w:del w:id="2133" w:author="Osnir Estevam" w:date="2016-08-20T16:45:00Z">
              <w:r w:rsidRPr="00946032" w:rsidDel="007A38D2">
                <w:rPr>
                  <w:rStyle w:val="Hyperlink"/>
                </w:rPr>
                <w:delText>4.2.2.</w:delText>
              </w:r>
              <w:r w:rsidRPr="00946032" w:rsidDel="007A38D2">
                <w:rPr>
                  <w:rFonts w:eastAsiaTheme="minorEastAsia"/>
                  <w:b w:val="0"/>
                  <w:color w:val="auto"/>
                  <w:sz w:val="22"/>
                  <w:szCs w:val="22"/>
                  <w:rPrChange w:id="2134"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Design de Interação</w:delText>
              </w:r>
              <w:r w:rsidRPr="00946032" w:rsidDel="007A38D2">
                <w:rPr>
                  <w:webHidden/>
                </w:rPr>
                <w:tab/>
                <w:delText>29</w:delText>
              </w:r>
            </w:del>
          </w:ins>
        </w:p>
        <w:p w14:paraId="601FE1E2" w14:textId="77777777" w:rsidR="00312307" w:rsidRPr="00946032" w:rsidDel="007A38D2" w:rsidRDefault="00312307">
          <w:pPr>
            <w:pStyle w:val="Sumrio1"/>
            <w:rPr>
              <w:ins w:id="2135" w:author="Dogus - William" w:date="2016-06-28T13:39:00Z"/>
              <w:del w:id="2136" w:author="Osnir Estevam" w:date="2016-08-20T16:45:00Z"/>
              <w:rFonts w:eastAsiaTheme="minorEastAsia"/>
              <w:b w:val="0"/>
              <w:color w:val="auto"/>
              <w:sz w:val="22"/>
              <w:szCs w:val="22"/>
              <w:rPrChange w:id="2137" w:author="William" w:date="2016-06-28T20:55:00Z">
                <w:rPr>
                  <w:ins w:id="2138" w:author="Dogus - William" w:date="2016-06-28T13:39:00Z"/>
                  <w:del w:id="2139" w:author="Osnir Estevam" w:date="2016-08-20T16:45:00Z"/>
                  <w:rFonts w:asciiTheme="minorHAnsi" w:eastAsiaTheme="minorEastAsia" w:hAnsiTheme="minorHAnsi" w:cstheme="minorBidi"/>
                  <w:b w:val="0"/>
                  <w:color w:val="auto"/>
                  <w:sz w:val="22"/>
                  <w:szCs w:val="22"/>
                </w:rPr>
              </w:rPrChange>
            </w:rPr>
          </w:pPr>
          <w:ins w:id="2140" w:author="Dogus - William" w:date="2016-06-28T13:39:00Z">
            <w:del w:id="2141" w:author="Osnir Estevam" w:date="2016-08-20T16:45:00Z">
              <w:r w:rsidRPr="00946032" w:rsidDel="007A38D2">
                <w:rPr>
                  <w:rStyle w:val="Hyperlink"/>
                </w:rPr>
                <w:delText>4.2.3.</w:delText>
              </w:r>
              <w:r w:rsidRPr="00946032" w:rsidDel="007A38D2">
                <w:rPr>
                  <w:rFonts w:eastAsiaTheme="minorEastAsia"/>
                  <w:b w:val="0"/>
                  <w:color w:val="auto"/>
                  <w:sz w:val="22"/>
                  <w:szCs w:val="22"/>
                  <w:rPrChange w:id="2142"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Moodboard</w:delText>
              </w:r>
              <w:r w:rsidRPr="00946032" w:rsidDel="007A38D2">
                <w:rPr>
                  <w:webHidden/>
                </w:rPr>
                <w:tab/>
                <w:delText>30</w:delText>
              </w:r>
            </w:del>
          </w:ins>
        </w:p>
        <w:p w14:paraId="42297DB5" w14:textId="77777777" w:rsidR="00312307" w:rsidRPr="00946032" w:rsidDel="007A38D2" w:rsidRDefault="00312307">
          <w:pPr>
            <w:pStyle w:val="Sumrio1"/>
            <w:rPr>
              <w:ins w:id="2143" w:author="Dogus - William" w:date="2016-06-28T13:39:00Z"/>
              <w:del w:id="2144" w:author="Osnir Estevam" w:date="2016-08-20T16:45:00Z"/>
              <w:rFonts w:eastAsiaTheme="minorEastAsia"/>
              <w:b w:val="0"/>
              <w:color w:val="auto"/>
              <w:sz w:val="22"/>
              <w:szCs w:val="22"/>
              <w:rPrChange w:id="2145" w:author="William" w:date="2016-06-28T20:55:00Z">
                <w:rPr>
                  <w:ins w:id="2146" w:author="Dogus - William" w:date="2016-06-28T13:39:00Z"/>
                  <w:del w:id="2147" w:author="Osnir Estevam" w:date="2016-08-20T16:45:00Z"/>
                  <w:rFonts w:asciiTheme="minorHAnsi" w:eastAsiaTheme="minorEastAsia" w:hAnsiTheme="minorHAnsi" w:cstheme="minorBidi"/>
                  <w:b w:val="0"/>
                  <w:color w:val="auto"/>
                  <w:sz w:val="22"/>
                  <w:szCs w:val="22"/>
                </w:rPr>
              </w:rPrChange>
            </w:rPr>
          </w:pPr>
          <w:ins w:id="2148" w:author="Dogus - William" w:date="2016-06-28T13:39:00Z">
            <w:del w:id="2149" w:author="Osnir Estevam" w:date="2016-08-20T16:45:00Z">
              <w:r w:rsidRPr="00946032" w:rsidDel="007A38D2">
                <w:rPr>
                  <w:rStyle w:val="Hyperlink"/>
                </w:rPr>
                <w:delText>4.2.4.</w:delText>
              </w:r>
              <w:r w:rsidRPr="00946032" w:rsidDel="007A38D2">
                <w:rPr>
                  <w:rFonts w:eastAsiaTheme="minorEastAsia"/>
                  <w:b w:val="0"/>
                  <w:color w:val="auto"/>
                  <w:sz w:val="22"/>
                  <w:szCs w:val="22"/>
                  <w:rPrChange w:id="2150"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Style Guide</w:delText>
              </w:r>
              <w:r w:rsidRPr="00946032" w:rsidDel="007A38D2">
                <w:rPr>
                  <w:webHidden/>
                </w:rPr>
                <w:tab/>
                <w:delText>31</w:delText>
              </w:r>
            </w:del>
          </w:ins>
        </w:p>
        <w:p w14:paraId="4CC86417" w14:textId="77777777" w:rsidR="00312307" w:rsidRPr="00946032" w:rsidDel="007A38D2" w:rsidRDefault="00312307">
          <w:pPr>
            <w:pStyle w:val="Sumrio1"/>
            <w:rPr>
              <w:ins w:id="2151" w:author="Dogus - William" w:date="2016-06-28T13:39:00Z"/>
              <w:del w:id="2152" w:author="Osnir Estevam" w:date="2016-08-20T16:45:00Z"/>
              <w:rFonts w:eastAsiaTheme="minorEastAsia"/>
              <w:b w:val="0"/>
              <w:color w:val="auto"/>
              <w:sz w:val="22"/>
              <w:szCs w:val="22"/>
              <w:rPrChange w:id="2153" w:author="William" w:date="2016-06-28T20:55:00Z">
                <w:rPr>
                  <w:ins w:id="2154" w:author="Dogus - William" w:date="2016-06-28T13:39:00Z"/>
                  <w:del w:id="2155" w:author="Osnir Estevam" w:date="2016-08-20T16:45:00Z"/>
                  <w:rFonts w:asciiTheme="minorHAnsi" w:eastAsiaTheme="minorEastAsia" w:hAnsiTheme="minorHAnsi" w:cstheme="minorBidi"/>
                  <w:b w:val="0"/>
                  <w:color w:val="auto"/>
                  <w:sz w:val="22"/>
                  <w:szCs w:val="22"/>
                </w:rPr>
              </w:rPrChange>
            </w:rPr>
          </w:pPr>
          <w:ins w:id="2156" w:author="Dogus - William" w:date="2016-06-28T13:39:00Z">
            <w:del w:id="2157" w:author="Osnir Estevam" w:date="2016-08-20T16:45:00Z">
              <w:r w:rsidRPr="00946032" w:rsidDel="007A38D2">
                <w:rPr>
                  <w:rStyle w:val="Hyperlink"/>
                </w:rPr>
                <w:delText>4.2.5.</w:delText>
              </w:r>
              <w:r w:rsidRPr="00946032" w:rsidDel="007A38D2">
                <w:rPr>
                  <w:rFonts w:eastAsiaTheme="minorEastAsia"/>
                  <w:b w:val="0"/>
                  <w:color w:val="auto"/>
                  <w:sz w:val="22"/>
                  <w:szCs w:val="22"/>
                  <w:rPrChange w:id="2158"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Tipografia</w:delText>
              </w:r>
              <w:r w:rsidRPr="00946032" w:rsidDel="007A38D2">
                <w:rPr>
                  <w:webHidden/>
                </w:rPr>
                <w:tab/>
                <w:delText>31</w:delText>
              </w:r>
            </w:del>
          </w:ins>
        </w:p>
        <w:p w14:paraId="3EB4B04E" w14:textId="77777777" w:rsidR="00312307" w:rsidRPr="00946032" w:rsidDel="007A38D2" w:rsidRDefault="00312307">
          <w:pPr>
            <w:pStyle w:val="Sumrio1"/>
            <w:rPr>
              <w:ins w:id="2159" w:author="Dogus - William" w:date="2016-06-28T13:39:00Z"/>
              <w:del w:id="2160" w:author="Osnir Estevam" w:date="2016-08-20T16:45:00Z"/>
              <w:rFonts w:eastAsiaTheme="minorEastAsia"/>
              <w:b w:val="0"/>
              <w:color w:val="auto"/>
              <w:sz w:val="22"/>
              <w:szCs w:val="22"/>
              <w:rPrChange w:id="2161" w:author="William" w:date="2016-06-28T20:55:00Z">
                <w:rPr>
                  <w:ins w:id="2162" w:author="Dogus - William" w:date="2016-06-28T13:39:00Z"/>
                  <w:del w:id="2163" w:author="Osnir Estevam" w:date="2016-08-20T16:45:00Z"/>
                  <w:rFonts w:asciiTheme="minorHAnsi" w:eastAsiaTheme="minorEastAsia" w:hAnsiTheme="minorHAnsi" w:cstheme="minorBidi"/>
                  <w:b w:val="0"/>
                  <w:color w:val="auto"/>
                  <w:sz w:val="22"/>
                  <w:szCs w:val="22"/>
                </w:rPr>
              </w:rPrChange>
            </w:rPr>
          </w:pPr>
          <w:ins w:id="2164" w:author="Dogus - William" w:date="2016-06-28T13:39:00Z">
            <w:del w:id="2165" w:author="Osnir Estevam" w:date="2016-08-20T16:45:00Z">
              <w:r w:rsidRPr="00946032" w:rsidDel="007A38D2">
                <w:rPr>
                  <w:rStyle w:val="Hyperlink"/>
                </w:rPr>
                <w:delText>4.2.6.</w:delText>
              </w:r>
              <w:r w:rsidRPr="00946032" w:rsidDel="007A38D2">
                <w:rPr>
                  <w:rFonts w:eastAsiaTheme="minorEastAsia"/>
                  <w:b w:val="0"/>
                  <w:color w:val="auto"/>
                  <w:sz w:val="22"/>
                  <w:szCs w:val="22"/>
                  <w:rPrChange w:id="2166"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Cores</w:delText>
              </w:r>
              <w:r w:rsidRPr="00946032" w:rsidDel="007A38D2">
                <w:rPr>
                  <w:webHidden/>
                </w:rPr>
                <w:tab/>
                <w:delText>31</w:delText>
              </w:r>
            </w:del>
          </w:ins>
        </w:p>
        <w:p w14:paraId="34DC7408" w14:textId="77777777" w:rsidR="00312307" w:rsidRPr="00946032" w:rsidDel="007A38D2" w:rsidRDefault="00312307">
          <w:pPr>
            <w:pStyle w:val="Sumrio1"/>
            <w:rPr>
              <w:ins w:id="2167" w:author="Dogus - William" w:date="2016-06-28T13:39:00Z"/>
              <w:del w:id="2168" w:author="Osnir Estevam" w:date="2016-08-20T16:45:00Z"/>
              <w:rFonts w:eastAsiaTheme="minorEastAsia"/>
              <w:b w:val="0"/>
              <w:color w:val="auto"/>
              <w:sz w:val="22"/>
              <w:szCs w:val="22"/>
              <w:rPrChange w:id="2169" w:author="William" w:date="2016-06-28T20:55:00Z">
                <w:rPr>
                  <w:ins w:id="2170" w:author="Dogus - William" w:date="2016-06-28T13:39:00Z"/>
                  <w:del w:id="2171" w:author="Osnir Estevam" w:date="2016-08-20T16:45:00Z"/>
                  <w:rFonts w:asciiTheme="minorHAnsi" w:eastAsiaTheme="minorEastAsia" w:hAnsiTheme="minorHAnsi" w:cstheme="minorBidi"/>
                  <w:b w:val="0"/>
                  <w:color w:val="auto"/>
                  <w:sz w:val="22"/>
                  <w:szCs w:val="22"/>
                </w:rPr>
              </w:rPrChange>
            </w:rPr>
          </w:pPr>
          <w:ins w:id="2172" w:author="Dogus - William" w:date="2016-06-28T13:39:00Z">
            <w:del w:id="2173" w:author="Osnir Estevam" w:date="2016-08-20T16:45:00Z">
              <w:r w:rsidRPr="00946032" w:rsidDel="007A38D2">
                <w:rPr>
                  <w:rStyle w:val="Hyperlink"/>
                </w:rPr>
                <w:delText>4.2.7.</w:delText>
              </w:r>
              <w:r w:rsidRPr="00946032" w:rsidDel="007A38D2">
                <w:rPr>
                  <w:rFonts w:eastAsiaTheme="minorEastAsia"/>
                  <w:b w:val="0"/>
                  <w:color w:val="auto"/>
                  <w:sz w:val="22"/>
                  <w:szCs w:val="22"/>
                  <w:rPrChange w:id="2174"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Ícones</w:delText>
              </w:r>
              <w:r w:rsidRPr="00946032" w:rsidDel="007A38D2">
                <w:rPr>
                  <w:webHidden/>
                </w:rPr>
                <w:tab/>
                <w:delText>32</w:delText>
              </w:r>
            </w:del>
          </w:ins>
        </w:p>
        <w:p w14:paraId="085C2CA1" w14:textId="77777777" w:rsidR="00312307" w:rsidRPr="00946032" w:rsidDel="007A38D2" w:rsidRDefault="00312307">
          <w:pPr>
            <w:pStyle w:val="Sumrio1"/>
            <w:rPr>
              <w:ins w:id="2175" w:author="Dogus - William" w:date="2016-06-28T13:39:00Z"/>
              <w:del w:id="2176" w:author="Osnir Estevam" w:date="2016-08-20T16:45:00Z"/>
              <w:rFonts w:eastAsiaTheme="minorEastAsia"/>
              <w:b w:val="0"/>
              <w:color w:val="auto"/>
              <w:sz w:val="22"/>
              <w:szCs w:val="22"/>
              <w:rPrChange w:id="2177" w:author="William" w:date="2016-06-28T20:55:00Z">
                <w:rPr>
                  <w:ins w:id="2178" w:author="Dogus - William" w:date="2016-06-28T13:39:00Z"/>
                  <w:del w:id="2179" w:author="Osnir Estevam" w:date="2016-08-20T16:45:00Z"/>
                  <w:rFonts w:asciiTheme="minorHAnsi" w:eastAsiaTheme="minorEastAsia" w:hAnsiTheme="minorHAnsi" w:cstheme="minorBidi"/>
                  <w:b w:val="0"/>
                  <w:color w:val="auto"/>
                  <w:sz w:val="22"/>
                  <w:szCs w:val="22"/>
                </w:rPr>
              </w:rPrChange>
            </w:rPr>
          </w:pPr>
          <w:ins w:id="2180" w:author="Dogus - William" w:date="2016-06-28T13:39:00Z">
            <w:del w:id="2181" w:author="Osnir Estevam" w:date="2016-08-20T16:45:00Z">
              <w:r w:rsidRPr="00946032" w:rsidDel="007A38D2">
                <w:rPr>
                  <w:rStyle w:val="Hyperlink"/>
                </w:rPr>
                <w:delText>4.2.8.</w:delText>
              </w:r>
              <w:r w:rsidRPr="00946032" w:rsidDel="007A38D2">
                <w:rPr>
                  <w:rFonts w:eastAsiaTheme="minorEastAsia"/>
                  <w:b w:val="0"/>
                  <w:color w:val="auto"/>
                  <w:sz w:val="22"/>
                  <w:szCs w:val="22"/>
                  <w:rPrChange w:id="2182"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Story board</w:delText>
              </w:r>
              <w:r w:rsidRPr="00946032" w:rsidDel="007A38D2">
                <w:rPr>
                  <w:webHidden/>
                </w:rPr>
                <w:tab/>
                <w:delText>33</w:delText>
              </w:r>
            </w:del>
          </w:ins>
        </w:p>
        <w:p w14:paraId="5328C82C" w14:textId="77777777" w:rsidR="00312307" w:rsidRPr="00946032" w:rsidDel="007A38D2" w:rsidRDefault="00312307">
          <w:pPr>
            <w:pStyle w:val="Sumrio1"/>
            <w:tabs>
              <w:tab w:val="left" w:pos="480"/>
            </w:tabs>
            <w:rPr>
              <w:ins w:id="2183" w:author="Dogus - William" w:date="2016-06-28T13:39:00Z"/>
              <w:del w:id="2184" w:author="Osnir Estevam" w:date="2016-08-20T16:45:00Z"/>
              <w:rFonts w:eastAsiaTheme="minorEastAsia"/>
              <w:b w:val="0"/>
              <w:color w:val="auto"/>
              <w:sz w:val="22"/>
              <w:szCs w:val="22"/>
              <w:rPrChange w:id="2185" w:author="William" w:date="2016-06-28T20:55:00Z">
                <w:rPr>
                  <w:ins w:id="2186" w:author="Dogus - William" w:date="2016-06-28T13:39:00Z"/>
                  <w:del w:id="2187" w:author="Osnir Estevam" w:date="2016-08-20T16:45:00Z"/>
                  <w:rFonts w:asciiTheme="minorHAnsi" w:eastAsiaTheme="minorEastAsia" w:hAnsiTheme="minorHAnsi" w:cstheme="minorBidi"/>
                  <w:b w:val="0"/>
                  <w:color w:val="auto"/>
                  <w:sz w:val="22"/>
                  <w:szCs w:val="22"/>
                </w:rPr>
              </w:rPrChange>
            </w:rPr>
          </w:pPr>
          <w:ins w:id="2188" w:author="Dogus - William" w:date="2016-06-28T13:39:00Z">
            <w:del w:id="2189" w:author="Osnir Estevam" w:date="2016-08-20T16:45:00Z">
              <w:r w:rsidRPr="00946032" w:rsidDel="007A38D2">
                <w:rPr>
                  <w:rStyle w:val="Hyperlink"/>
                </w:rPr>
                <w:delText>5.</w:delText>
              </w:r>
              <w:r w:rsidRPr="00946032" w:rsidDel="007A38D2">
                <w:rPr>
                  <w:rFonts w:eastAsiaTheme="minorEastAsia"/>
                  <w:b w:val="0"/>
                  <w:color w:val="auto"/>
                  <w:sz w:val="22"/>
                  <w:szCs w:val="22"/>
                  <w:rPrChange w:id="2190"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Metodologia de Pesquisa (com detalhamento da solução técnica)</w:delText>
              </w:r>
              <w:r w:rsidRPr="00946032" w:rsidDel="007A38D2">
                <w:rPr>
                  <w:webHidden/>
                </w:rPr>
                <w:tab/>
                <w:delText>35</w:delText>
              </w:r>
            </w:del>
          </w:ins>
        </w:p>
        <w:p w14:paraId="5E9415DA" w14:textId="77777777" w:rsidR="00312307" w:rsidRPr="00946032" w:rsidDel="007A38D2" w:rsidRDefault="00312307">
          <w:pPr>
            <w:pStyle w:val="Sumrio1"/>
            <w:rPr>
              <w:ins w:id="2191" w:author="Dogus - William" w:date="2016-06-28T13:39:00Z"/>
              <w:del w:id="2192" w:author="Osnir Estevam" w:date="2016-08-20T16:45:00Z"/>
              <w:rFonts w:eastAsiaTheme="minorEastAsia"/>
              <w:b w:val="0"/>
              <w:color w:val="auto"/>
              <w:sz w:val="22"/>
              <w:szCs w:val="22"/>
              <w:rPrChange w:id="2193" w:author="William" w:date="2016-06-28T20:55:00Z">
                <w:rPr>
                  <w:ins w:id="2194" w:author="Dogus - William" w:date="2016-06-28T13:39:00Z"/>
                  <w:del w:id="2195" w:author="Osnir Estevam" w:date="2016-08-20T16:45:00Z"/>
                  <w:rFonts w:asciiTheme="minorHAnsi" w:eastAsiaTheme="minorEastAsia" w:hAnsiTheme="minorHAnsi" w:cstheme="minorBidi"/>
                  <w:b w:val="0"/>
                  <w:color w:val="auto"/>
                  <w:sz w:val="22"/>
                  <w:szCs w:val="22"/>
                </w:rPr>
              </w:rPrChange>
            </w:rPr>
          </w:pPr>
          <w:ins w:id="2196" w:author="Dogus - William" w:date="2016-06-28T13:39:00Z">
            <w:del w:id="2197" w:author="Osnir Estevam" w:date="2016-08-20T16:45:00Z">
              <w:r w:rsidRPr="00946032" w:rsidDel="007A38D2">
                <w:rPr>
                  <w:rStyle w:val="Hyperlink"/>
                </w:rPr>
                <w:delText>5.1.1.</w:delText>
              </w:r>
              <w:r w:rsidRPr="00946032" w:rsidDel="007A38D2">
                <w:rPr>
                  <w:rFonts w:eastAsiaTheme="minorEastAsia"/>
                  <w:b w:val="0"/>
                  <w:color w:val="auto"/>
                  <w:sz w:val="22"/>
                  <w:szCs w:val="22"/>
                  <w:rPrChange w:id="2198"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Instrumentos de Pesquisa</w:delText>
              </w:r>
              <w:r w:rsidRPr="00946032" w:rsidDel="007A38D2">
                <w:rPr>
                  <w:webHidden/>
                </w:rPr>
                <w:tab/>
                <w:delText>35</w:delText>
              </w:r>
            </w:del>
          </w:ins>
        </w:p>
        <w:p w14:paraId="72172C2D" w14:textId="77777777" w:rsidR="00312307" w:rsidRPr="00946032" w:rsidDel="007A38D2" w:rsidRDefault="00312307">
          <w:pPr>
            <w:pStyle w:val="Sumrio1"/>
            <w:tabs>
              <w:tab w:val="left" w:pos="1100"/>
            </w:tabs>
            <w:rPr>
              <w:ins w:id="2199" w:author="Dogus - William" w:date="2016-06-28T13:39:00Z"/>
              <w:del w:id="2200" w:author="Osnir Estevam" w:date="2016-08-20T16:45:00Z"/>
              <w:rFonts w:eastAsiaTheme="minorEastAsia"/>
              <w:b w:val="0"/>
              <w:color w:val="auto"/>
              <w:sz w:val="22"/>
              <w:szCs w:val="22"/>
              <w:rPrChange w:id="2201" w:author="William" w:date="2016-06-28T20:55:00Z">
                <w:rPr>
                  <w:ins w:id="2202" w:author="Dogus - William" w:date="2016-06-28T13:39:00Z"/>
                  <w:del w:id="2203" w:author="Osnir Estevam" w:date="2016-08-20T16:45:00Z"/>
                  <w:rFonts w:asciiTheme="minorHAnsi" w:eastAsiaTheme="minorEastAsia" w:hAnsiTheme="minorHAnsi" w:cstheme="minorBidi"/>
                  <w:b w:val="0"/>
                  <w:color w:val="auto"/>
                  <w:sz w:val="22"/>
                  <w:szCs w:val="22"/>
                </w:rPr>
              </w:rPrChange>
            </w:rPr>
          </w:pPr>
          <w:ins w:id="2204" w:author="Dogus - William" w:date="2016-06-28T13:39:00Z">
            <w:del w:id="2205" w:author="Osnir Estevam" w:date="2016-08-20T16:45:00Z">
              <w:r w:rsidRPr="00946032" w:rsidDel="007A38D2">
                <w:rPr>
                  <w:rStyle w:val="Hyperlink"/>
                </w:rPr>
                <w:delText>5.1.1.1.</w:delText>
              </w:r>
              <w:r w:rsidRPr="00946032" w:rsidDel="007A38D2">
                <w:rPr>
                  <w:rFonts w:eastAsiaTheme="minorEastAsia"/>
                  <w:b w:val="0"/>
                  <w:color w:val="auto"/>
                  <w:sz w:val="22"/>
                  <w:szCs w:val="22"/>
                  <w:rPrChange w:id="2206"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Mercado:</w:delText>
              </w:r>
              <w:r w:rsidRPr="00946032" w:rsidDel="007A38D2">
                <w:rPr>
                  <w:webHidden/>
                </w:rPr>
                <w:tab/>
                <w:delText>35</w:delText>
              </w:r>
            </w:del>
          </w:ins>
        </w:p>
        <w:p w14:paraId="7E06AE55" w14:textId="77777777" w:rsidR="00312307" w:rsidRPr="00946032" w:rsidDel="007A38D2" w:rsidRDefault="00312307">
          <w:pPr>
            <w:pStyle w:val="Sumrio1"/>
            <w:tabs>
              <w:tab w:val="left" w:pos="1100"/>
            </w:tabs>
            <w:rPr>
              <w:ins w:id="2207" w:author="Dogus - William" w:date="2016-06-28T13:39:00Z"/>
              <w:del w:id="2208" w:author="Osnir Estevam" w:date="2016-08-20T16:45:00Z"/>
              <w:rFonts w:eastAsiaTheme="minorEastAsia"/>
              <w:b w:val="0"/>
              <w:color w:val="auto"/>
              <w:sz w:val="22"/>
              <w:szCs w:val="22"/>
              <w:rPrChange w:id="2209" w:author="William" w:date="2016-06-28T20:55:00Z">
                <w:rPr>
                  <w:ins w:id="2210" w:author="Dogus - William" w:date="2016-06-28T13:39:00Z"/>
                  <w:del w:id="2211" w:author="Osnir Estevam" w:date="2016-08-20T16:45:00Z"/>
                  <w:rFonts w:asciiTheme="minorHAnsi" w:eastAsiaTheme="minorEastAsia" w:hAnsiTheme="minorHAnsi" w:cstheme="minorBidi"/>
                  <w:b w:val="0"/>
                  <w:color w:val="auto"/>
                  <w:sz w:val="22"/>
                  <w:szCs w:val="22"/>
                </w:rPr>
              </w:rPrChange>
            </w:rPr>
          </w:pPr>
          <w:ins w:id="2212" w:author="Dogus - William" w:date="2016-06-28T13:39:00Z">
            <w:del w:id="2213" w:author="Osnir Estevam" w:date="2016-08-20T16:45:00Z">
              <w:r w:rsidRPr="00946032" w:rsidDel="007A38D2">
                <w:rPr>
                  <w:rStyle w:val="Hyperlink"/>
                </w:rPr>
                <w:delText>5.1.1.2.</w:delText>
              </w:r>
              <w:r w:rsidRPr="00946032" w:rsidDel="007A38D2">
                <w:rPr>
                  <w:rFonts w:eastAsiaTheme="minorEastAsia"/>
                  <w:b w:val="0"/>
                  <w:color w:val="auto"/>
                  <w:sz w:val="22"/>
                  <w:szCs w:val="22"/>
                  <w:rPrChange w:id="2214"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Cientifico</w:delText>
              </w:r>
              <w:r w:rsidRPr="00946032" w:rsidDel="007A38D2">
                <w:rPr>
                  <w:webHidden/>
                </w:rPr>
                <w:tab/>
                <w:delText>35</w:delText>
              </w:r>
            </w:del>
          </w:ins>
        </w:p>
        <w:p w14:paraId="615AF9F9" w14:textId="77777777" w:rsidR="00312307" w:rsidRPr="00946032" w:rsidDel="007A38D2" w:rsidRDefault="00312307">
          <w:pPr>
            <w:pStyle w:val="Sumrio1"/>
            <w:rPr>
              <w:ins w:id="2215" w:author="Dogus - William" w:date="2016-06-28T13:39:00Z"/>
              <w:del w:id="2216" w:author="Osnir Estevam" w:date="2016-08-20T16:45:00Z"/>
              <w:rFonts w:eastAsiaTheme="minorEastAsia"/>
              <w:b w:val="0"/>
              <w:color w:val="auto"/>
              <w:sz w:val="22"/>
              <w:szCs w:val="22"/>
              <w:rPrChange w:id="2217" w:author="William" w:date="2016-06-28T20:55:00Z">
                <w:rPr>
                  <w:ins w:id="2218" w:author="Dogus - William" w:date="2016-06-28T13:39:00Z"/>
                  <w:del w:id="2219" w:author="Osnir Estevam" w:date="2016-08-20T16:45:00Z"/>
                  <w:rFonts w:asciiTheme="minorHAnsi" w:eastAsiaTheme="minorEastAsia" w:hAnsiTheme="minorHAnsi" w:cstheme="minorBidi"/>
                  <w:b w:val="0"/>
                  <w:color w:val="auto"/>
                  <w:sz w:val="22"/>
                  <w:szCs w:val="22"/>
                </w:rPr>
              </w:rPrChange>
            </w:rPr>
          </w:pPr>
          <w:ins w:id="2220" w:author="Dogus - William" w:date="2016-06-28T13:39:00Z">
            <w:del w:id="2221" w:author="Osnir Estevam" w:date="2016-08-20T16:45:00Z">
              <w:r w:rsidRPr="00946032" w:rsidDel="007A38D2">
                <w:rPr>
                  <w:rStyle w:val="Hyperlink"/>
                </w:rPr>
                <w:delText>5.1.2.</w:delText>
              </w:r>
              <w:r w:rsidRPr="00946032" w:rsidDel="007A38D2">
                <w:rPr>
                  <w:rFonts w:eastAsiaTheme="minorEastAsia"/>
                  <w:b w:val="0"/>
                  <w:color w:val="auto"/>
                  <w:sz w:val="22"/>
                  <w:szCs w:val="22"/>
                  <w:rPrChange w:id="2222"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Coleta de Dados</w:delText>
              </w:r>
              <w:r w:rsidRPr="00946032" w:rsidDel="007A38D2">
                <w:rPr>
                  <w:webHidden/>
                </w:rPr>
                <w:tab/>
                <w:delText>35</w:delText>
              </w:r>
            </w:del>
          </w:ins>
        </w:p>
        <w:p w14:paraId="7A34B279" w14:textId="77777777" w:rsidR="00312307" w:rsidRPr="00946032" w:rsidDel="007A38D2" w:rsidRDefault="00312307">
          <w:pPr>
            <w:pStyle w:val="Sumrio1"/>
            <w:rPr>
              <w:ins w:id="2223" w:author="Dogus - William" w:date="2016-06-28T13:39:00Z"/>
              <w:del w:id="2224" w:author="Osnir Estevam" w:date="2016-08-20T16:45:00Z"/>
              <w:rFonts w:eastAsiaTheme="minorEastAsia"/>
              <w:b w:val="0"/>
              <w:color w:val="auto"/>
              <w:sz w:val="22"/>
              <w:szCs w:val="22"/>
              <w:rPrChange w:id="2225" w:author="William" w:date="2016-06-28T20:55:00Z">
                <w:rPr>
                  <w:ins w:id="2226" w:author="Dogus - William" w:date="2016-06-28T13:39:00Z"/>
                  <w:del w:id="2227" w:author="Osnir Estevam" w:date="2016-08-20T16:45:00Z"/>
                  <w:rFonts w:asciiTheme="minorHAnsi" w:eastAsiaTheme="minorEastAsia" w:hAnsiTheme="minorHAnsi" w:cstheme="minorBidi"/>
                  <w:b w:val="0"/>
                  <w:color w:val="auto"/>
                  <w:sz w:val="22"/>
                  <w:szCs w:val="22"/>
                </w:rPr>
              </w:rPrChange>
            </w:rPr>
          </w:pPr>
          <w:ins w:id="2228" w:author="Dogus - William" w:date="2016-06-28T13:39:00Z">
            <w:del w:id="2229" w:author="Osnir Estevam" w:date="2016-08-20T16:45:00Z">
              <w:r w:rsidRPr="00946032" w:rsidDel="007A38D2">
                <w:rPr>
                  <w:rStyle w:val="Hyperlink"/>
                </w:rPr>
                <w:delText>5.1.3.</w:delText>
              </w:r>
              <w:r w:rsidRPr="00946032" w:rsidDel="007A38D2">
                <w:rPr>
                  <w:rFonts w:eastAsiaTheme="minorEastAsia"/>
                  <w:b w:val="0"/>
                  <w:color w:val="auto"/>
                  <w:sz w:val="22"/>
                  <w:szCs w:val="22"/>
                  <w:rPrChange w:id="2230"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Resultados Esperados</w:delText>
              </w:r>
              <w:r w:rsidRPr="00946032" w:rsidDel="007A38D2">
                <w:rPr>
                  <w:webHidden/>
                </w:rPr>
                <w:tab/>
                <w:delText>36</w:delText>
              </w:r>
            </w:del>
          </w:ins>
        </w:p>
        <w:p w14:paraId="52AFD72C" w14:textId="77777777" w:rsidR="00312307" w:rsidRPr="00946032" w:rsidDel="007A38D2" w:rsidRDefault="00312307">
          <w:pPr>
            <w:pStyle w:val="Sumrio1"/>
            <w:tabs>
              <w:tab w:val="left" w:pos="480"/>
            </w:tabs>
            <w:rPr>
              <w:ins w:id="2231" w:author="Dogus - William" w:date="2016-06-28T13:39:00Z"/>
              <w:del w:id="2232" w:author="Osnir Estevam" w:date="2016-08-20T16:45:00Z"/>
              <w:rFonts w:eastAsiaTheme="minorEastAsia"/>
              <w:b w:val="0"/>
              <w:color w:val="auto"/>
              <w:sz w:val="22"/>
              <w:szCs w:val="22"/>
              <w:rPrChange w:id="2233" w:author="William" w:date="2016-06-28T20:55:00Z">
                <w:rPr>
                  <w:ins w:id="2234" w:author="Dogus - William" w:date="2016-06-28T13:39:00Z"/>
                  <w:del w:id="2235" w:author="Osnir Estevam" w:date="2016-08-20T16:45:00Z"/>
                  <w:rFonts w:asciiTheme="minorHAnsi" w:eastAsiaTheme="minorEastAsia" w:hAnsiTheme="minorHAnsi" w:cstheme="minorBidi"/>
                  <w:b w:val="0"/>
                  <w:color w:val="auto"/>
                  <w:sz w:val="22"/>
                  <w:szCs w:val="22"/>
                </w:rPr>
              </w:rPrChange>
            </w:rPr>
          </w:pPr>
          <w:ins w:id="2236" w:author="Dogus - William" w:date="2016-06-28T13:39:00Z">
            <w:del w:id="2237" w:author="Osnir Estevam" w:date="2016-08-20T16:45:00Z">
              <w:r w:rsidRPr="00946032" w:rsidDel="007A38D2">
                <w:rPr>
                  <w:rStyle w:val="Hyperlink"/>
                </w:rPr>
                <w:delText>6.</w:delText>
              </w:r>
              <w:r w:rsidRPr="00946032" w:rsidDel="007A38D2">
                <w:rPr>
                  <w:rFonts w:eastAsiaTheme="minorEastAsia"/>
                  <w:b w:val="0"/>
                  <w:color w:val="auto"/>
                  <w:sz w:val="22"/>
                  <w:szCs w:val="22"/>
                  <w:rPrChange w:id="2238" w:author="William" w:date="2016-06-28T20:55:00Z">
                    <w:rPr>
                      <w:rFonts w:asciiTheme="minorHAnsi" w:eastAsiaTheme="minorEastAsia" w:hAnsiTheme="minorHAnsi" w:cstheme="minorBidi"/>
                      <w:b w:val="0"/>
                      <w:color w:val="auto"/>
                      <w:sz w:val="22"/>
                      <w:szCs w:val="22"/>
                    </w:rPr>
                  </w:rPrChange>
                </w:rPr>
                <w:tab/>
              </w:r>
              <w:r w:rsidRPr="00946032" w:rsidDel="007A38D2">
                <w:rPr>
                  <w:rStyle w:val="Hyperlink"/>
                </w:rPr>
                <w:delText>CONSIDERAÇÕES FINAIS</w:delText>
              </w:r>
              <w:r w:rsidRPr="00946032" w:rsidDel="007A38D2">
                <w:rPr>
                  <w:webHidden/>
                </w:rPr>
                <w:tab/>
                <w:delText>37</w:delText>
              </w:r>
            </w:del>
          </w:ins>
        </w:p>
        <w:p w14:paraId="3EDE9FB5" w14:textId="77777777" w:rsidR="00312307" w:rsidRPr="00946032" w:rsidDel="007A38D2" w:rsidRDefault="00312307">
          <w:pPr>
            <w:pStyle w:val="Sumrio1"/>
            <w:rPr>
              <w:ins w:id="2239" w:author="Dogus - William" w:date="2016-06-28T13:39:00Z"/>
              <w:del w:id="2240" w:author="Osnir Estevam" w:date="2016-08-20T16:45:00Z"/>
              <w:rFonts w:eastAsiaTheme="minorEastAsia"/>
              <w:b w:val="0"/>
              <w:color w:val="auto"/>
              <w:sz w:val="22"/>
              <w:szCs w:val="22"/>
              <w:rPrChange w:id="2241" w:author="William" w:date="2016-06-28T20:55:00Z">
                <w:rPr>
                  <w:ins w:id="2242" w:author="Dogus - William" w:date="2016-06-28T13:39:00Z"/>
                  <w:del w:id="2243" w:author="Osnir Estevam" w:date="2016-08-20T16:45:00Z"/>
                  <w:rFonts w:asciiTheme="minorHAnsi" w:eastAsiaTheme="minorEastAsia" w:hAnsiTheme="minorHAnsi" w:cstheme="minorBidi"/>
                  <w:b w:val="0"/>
                  <w:color w:val="auto"/>
                  <w:sz w:val="22"/>
                  <w:szCs w:val="22"/>
                </w:rPr>
              </w:rPrChange>
            </w:rPr>
          </w:pPr>
          <w:ins w:id="2244" w:author="Dogus - William" w:date="2016-06-28T13:39:00Z">
            <w:del w:id="2245" w:author="Osnir Estevam" w:date="2016-08-20T16:45:00Z">
              <w:r w:rsidRPr="00946032" w:rsidDel="007A38D2">
                <w:rPr>
                  <w:rStyle w:val="Hyperlink"/>
                </w:rPr>
                <w:delText>REFERÊNCIAS BIBLIOGRÁFICAS</w:delText>
              </w:r>
              <w:r w:rsidRPr="00946032" w:rsidDel="007A38D2">
                <w:rPr>
                  <w:webHidden/>
                </w:rPr>
                <w:tab/>
                <w:delText>38</w:delText>
              </w:r>
            </w:del>
          </w:ins>
        </w:p>
        <w:p w14:paraId="0B4EAC44" w14:textId="77777777" w:rsidR="00D95D57" w:rsidRPr="00946032" w:rsidDel="007A38D2" w:rsidRDefault="00D95D57">
          <w:pPr>
            <w:pStyle w:val="Sumrio1"/>
            <w:tabs>
              <w:tab w:val="left" w:pos="480"/>
            </w:tabs>
            <w:rPr>
              <w:ins w:id="2246" w:author="WILLIAM FRANCISCO LEITE" w:date="2016-06-27T20:33:00Z"/>
              <w:del w:id="2247" w:author="Osnir Estevam" w:date="2016-08-20T16:45:00Z"/>
              <w:rFonts w:eastAsiaTheme="minorEastAsia"/>
              <w:b w:val="0"/>
              <w:color w:val="auto"/>
              <w:sz w:val="22"/>
              <w:szCs w:val="22"/>
              <w:rPrChange w:id="2248" w:author="William" w:date="2016-06-28T20:55:00Z">
                <w:rPr>
                  <w:ins w:id="2249" w:author="WILLIAM FRANCISCO LEITE" w:date="2016-06-27T20:33:00Z"/>
                  <w:del w:id="2250" w:author="Osnir Estevam" w:date="2016-08-20T16:45:00Z"/>
                  <w:rFonts w:asciiTheme="minorHAnsi" w:eastAsiaTheme="minorEastAsia" w:hAnsiTheme="minorHAnsi" w:cstheme="minorBidi"/>
                  <w:b w:val="0"/>
                  <w:color w:val="auto"/>
                  <w:sz w:val="22"/>
                  <w:szCs w:val="22"/>
                </w:rPr>
              </w:rPrChange>
            </w:rPr>
          </w:pPr>
          <w:ins w:id="2251" w:author="WILLIAM FRANCISCO LEITE" w:date="2016-06-27T20:33:00Z">
            <w:del w:id="2252" w:author="Osnir Estevam" w:date="2016-08-20T16:45:00Z">
              <w:r w:rsidRPr="00946032" w:rsidDel="007A38D2">
                <w:rPr>
                  <w:rStyle w:val="Hyperlink"/>
                  <w:b w:val="0"/>
                </w:rPr>
                <w:delText>1.</w:delText>
              </w:r>
              <w:r w:rsidRPr="00946032" w:rsidDel="007A38D2">
                <w:rPr>
                  <w:rFonts w:eastAsiaTheme="minorEastAsia"/>
                  <w:color w:val="auto"/>
                  <w:sz w:val="22"/>
                  <w:szCs w:val="22"/>
                  <w:rPrChange w:id="2253"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INTRODUÇÃO</w:delText>
              </w:r>
              <w:r w:rsidRPr="00946032" w:rsidDel="007A38D2">
                <w:rPr>
                  <w:b w:val="0"/>
                  <w:webHidden/>
                </w:rPr>
                <w:tab/>
                <w:delText>1</w:delText>
              </w:r>
            </w:del>
          </w:ins>
        </w:p>
        <w:p w14:paraId="643359F5" w14:textId="77777777" w:rsidR="00D95D57" w:rsidRPr="00946032" w:rsidDel="007A38D2" w:rsidRDefault="00D95D57">
          <w:pPr>
            <w:pStyle w:val="Sumrio1"/>
            <w:tabs>
              <w:tab w:val="left" w:pos="660"/>
            </w:tabs>
            <w:rPr>
              <w:ins w:id="2254" w:author="WILLIAM FRANCISCO LEITE" w:date="2016-06-27T20:33:00Z"/>
              <w:del w:id="2255" w:author="Osnir Estevam" w:date="2016-08-20T16:45:00Z"/>
              <w:rFonts w:eastAsiaTheme="minorEastAsia"/>
              <w:b w:val="0"/>
              <w:color w:val="auto"/>
              <w:sz w:val="22"/>
              <w:szCs w:val="22"/>
              <w:rPrChange w:id="2256" w:author="William" w:date="2016-06-28T20:55:00Z">
                <w:rPr>
                  <w:ins w:id="2257" w:author="WILLIAM FRANCISCO LEITE" w:date="2016-06-27T20:33:00Z"/>
                  <w:del w:id="2258" w:author="Osnir Estevam" w:date="2016-08-20T16:45:00Z"/>
                  <w:rFonts w:asciiTheme="minorHAnsi" w:eastAsiaTheme="minorEastAsia" w:hAnsiTheme="minorHAnsi" w:cstheme="minorBidi"/>
                  <w:b w:val="0"/>
                  <w:color w:val="auto"/>
                  <w:sz w:val="22"/>
                  <w:szCs w:val="22"/>
                </w:rPr>
              </w:rPrChange>
            </w:rPr>
          </w:pPr>
          <w:ins w:id="2259" w:author="WILLIAM FRANCISCO LEITE" w:date="2016-06-27T20:33:00Z">
            <w:del w:id="2260" w:author="Osnir Estevam" w:date="2016-08-20T16:45:00Z">
              <w:r w:rsidRPr="00946032" w:rsidDel="007A38D2">
                <w:rPr>
                  <w:rStyle w:val="Hyperlink"/>
                  <w:b w:val="0"/>
                </w:rPr>
                <w:delText>1.1.</w:delText>
              </w:r>
              <w:r w:rsidRPr="00946032" w:rsidDel="007A38D2">
                <w:rPr>
                  <w:rFonts w:eastAsiaTheme="minorEastAsia"/>
                  <w:color w:val="auto"/>
                  <w:sz w:val="22"/>
                  <w:szCs w:val="22"/>
                  <w:rPrChange w:id="2261"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Contexto e Justificativa</w:delText>
              </w:r>
              <w:r w:rsidRPr="00946032" w:rsidDel="007A38D2">
                <w:rPr>
                  <w:b w:val="0"/>
                  <w:webHidden/>
                </w:rPr>
                <w:tab/>
                <w:delText>1</w:delText>
              </w:r>
            </w:del>
          </w:ins>
        </w:p>
        <w:p w14:paraId="210F011E" w14:textId="77777777" w:rsidR="00D95D57" w:rsidRPr="00946032" w:rsidDel="007A38D2" w:rsidRDefault="00D95D57">
          <w:pPr>
            <w:pStyle w:val="Sumrio1"/>
            <w:tabs>
              <w:tab w:val="left" w:pos="660"/>
            </w:tabs>
            <w:rPr>
              <w:ins w:id="2262" w:author="WILLIAM FRANCISCO LEITE" w:date="2016-06-27T20:33:00Z"/>
              <w:del w:id="2263" w:author="Osnir Estevam" w:date="2016-08-20T16:45:00Z"/>
              <w:rFonts w:eastAsiaTheme="minorEastAsia"/>
              <w:b w:val="0"/>
              <w:color w:val="auto"/>
              <w:sz w:val="22"/>
              <w:szCs w:val="22"/>
              <w:rPrChange w:id="2264" w:author="William" w:date="2016-06-28T20:55:00Z">
                <w:rPr>
                  <w:ins w:id="2265" w:author="WILLIAM FRANCISCO LEITE" w:date="2016-06-27T20:33:00Z"/>
                  <w:del w:id="2266" w:author="Osnir Estevam" w:date="2016-08-20T16:45:00Z"/>
                  <w:rFonts w:asciiTheme="minorHAnsi" w:eastAsiaTheme="minorEastAsia" w:hAnsiTheme="minorHAnsi" w:cstheme="minorBidi"/>
                  <w:b w:val="0"/>
                  <w:color w:val="auto"/>
                  <w:sz w:val="22"/>
                  <w:szCs w:val="22"/>
                </w:rPr>
              </w:rPrChange>
            </w:rPr>
          </w:pPr>
          <w:ins w:id="2267" w:author="WILLIAM FRANCISCO LEITE" w:date="2016-06-27T20:33:00Z">
            <w:del w:id="2268" w:author="Osnir Estevam" w:date="2016-08-20T16:45:00Z">
              <w:r w:rsidRPr="00946032" w:rsidDel="007A38D2">
                <w:rPr>
                  <w:rStyle w:val="Hyperlink"/>
                  <w:b w:val="0"/>
                </w:rPr>
                <w:delText>1.2.</w:delText>
              </w:r>
              <w:r w:rsidRPr="00946032" w:rsidDel="007A38D2">
                <w:rPr>
                  <w:rFonts w:eastAsiaTheme="minorEastAsia"/>
                  <w:color w:val="auto"/>
                  <w:sz w:val="22"/>
                  <w:szCs w:val="22"/>
                  <w:rPrChange w:id="2269"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Problema de Pesquisa</w:delText>
              </w:r>
              <w:r w:rsidRPr="00946032" w:rsidDel="007A38D2">
                <w:rPr>
                  <w:b w:val="0"/>
                  <w:webHidden/>
                </w:rPr>
                <w:tab/>
                <w:delText>2</w:delText>
              </w:r>
            </w:del>
          </w:ins>
        </w:p>
        <w:p w14:paraId="57AAB211" w14:textId="77777777" w:rsidR="00D95D57" w:rsidRPr="00946032" w:rsidDel="007A38D2" w:rsidRDefault="00D95D57">
          <w:pPr>
            <w:pStyle w:val="Sumrio1"/>
            <w:tabs>
              <w:tab w:val="left" w:pos="660"/>
            </w:tabs>
            <w:rPr>
              <w:ins w:id="2270" w:author="WILLIAM FRANCISCO LEITE" w:date="2016-06-27T20:33:00Z"/>
              <w:del w:id="2271" w:author="Osnir Estevam" w:date="2016-08-20T16:45:00Z"/>
              <w:rFonts w:eastAsiaTheme="minorEastAsia"/>
              <w:b w:val="0"/>
              <w:color w:val="auto"/>
              <w:sz w:val="22"/>
              <w:szCs w:val="22"/>
              <w:rPrChange w:id="2272" w:author="William" w:date="2016-06-28T20:55:00Z">
                <w:rPr>
                  <w:ins w:id="2273" w:author="WILLIAM FRANCISCO LEITE" w:date="2016-06-27T20:33:00Z"/>
                  <w:del w:id="2274" w:author="Osnir Estevam" w:date="2016-08-20T16:45:00Z"/>
                  <w:rFonts w:asciiTheme="minorHAnsi" w:eastAsiaTheme="minorEastAsia" w:hAnsiTheme="minorHAnsi" w:cstheme="minorBidi"/>
                  <w:b w:val="0"/>
                  <w:color w:val="auto"/>
                  <w:sz w:val="22"/>
                  <w:szCs w:val="22"/>
                </w:rPr>
              </w:rPrChange>
            </w:rPr>
          </w:pPr>
          <w:ins w:id="2275" w:author="WILLIAM FRANCISCO LEITE" w:date="2016-06-27T20:33:00Z">
            <w:del w:id="2276" w:author="Osnir Estevam" w:date="2016-08-20T16:45:00Z">
              <w:r w:rsidRPr="00946032" w:rsidDel="007A38D2">
                <w:rPr>
                  <w:rStyle w:val="Hyperlink"/>
                  <w:b w:val="0"/>
                </w:rPr>
                <w:delText>1.3.</w:delText>
              </w:r>
              <w:r w:rsidRPr="00946032" w:rsidDel="007A38D2">
                <w:rPr>
                  <w:rFonts w:eastAsiaTheme="minorEastAsia"/>
                  <w:color w:val="auto"/>
                  <w:sz w:val="22"/>
                  <w:szCs w:val="22"/>
                  <w:rPrChange w:id="2277"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Objetivo</w:delText>
              </w:r>
              <w:r w:rsidRPr="00946032" w:rsidDel="007A38D2">
                <w:rPr>
                  <w:b w:val="0"/>
                  <w:webHidden/>
                </w:rPr>
                <w:tab/>
                <w:delText>2</w:delText>
              </w:r>
            </w:del>
          </w:ins>
        </w:p>
        <w:p w14:paraId="4A7E0BAB" w14:textId="77777777" w:rsidR="00D95D57" w:rsidRPr="00946032" w:rsidDel="007A38D2" w:rsidRDefault="00D95D57">
          <w:pPr>
            <w:pStyle w:val="Sumrio1"/>
            <w:tabs>
              <w:tab w:val="left" w:pos="660"/>
            </w:tabs>
            <w:rPr>
              <w:ins w:id="2278" w:author="WILLIAM FRANCISCO LEITE" w:date="2016-06-27T20:33:00Z"/>
              <w:del w:id="2279" w:author="Osnir Estevam" w:date="2016-08-20T16:45:00Z"/>
              <w:rFonts w:eastAsiaTheme="minorEastAsia"/>
              <w:b w:val="0"/>
              <w:color w:val="auto"/>
              <w:sz w:val="22"/>
              <w:szCs w:val="22"/>
              <w:rPrChange w:id="2280" w:author="William" w:date="2016-06-28T20:55:00Z">
                <w:rPr>
                  <w:ins w:id="2281" w:author="WILLIAM FRANCISCO LEITE" w:date="2016-06-27T20:33:00Z"/>
                  <w:del w:id="2282" w:author="Osnir Estevam" w:date="2016-08-20T16:45:00Z"/>
                  <w:rFonts w:asciiTheme="minorHAnsi" w:eastAsiaTheme="minorEastAsia" w:hAnsiTheme="minorHAnsi" w:cstheme="minorBidi"/>
                  <w:b w:val="0"/>
                  <w:color w:val="auto"/>
                  <w:sz w:val="22"/>
                  <w:szCs w:val="22"/>
                </w:rPr>
              </w:rPrChange>
            </w:rPr>
          </w:pPr>
          <w:ins w:id="2283" w:author="WILLIAM FRANCISCO LEITE" w:date="2016-06-27T20:33:00Z">
            <w:del w:id="2284" w:author="Osnir Estevam" w:date="2016-08-20T16:45:00Z">
              <w:r w:rsidRPr="00946032" w:rsidDel="007A38D2">
                <w:rPr>
                  <w:rStyle w:val="Hyperlink"/>
                  <w:b w:val="0"/>
                </w:rPr>
                <w:delText>1.4.</w:delText>
              </w:r>
              <w:r w:rsidRPr="00946032" w:rsidDel="007A38D2">
                <w:rPr>
                  <w:rFonts w:eastAsiaTheme="minorEastAsia"/>
                  <w:color w:val="auto"/>
                  <w:sz w:val="22"/>
                  <w:szCs w:val="22"/>
                  <w:rPrChange w:id="2285"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Escopo</w:delText>
              </w:r>
              <w:r w:rsidRPr="00946032" w:rsidDel="007A38D2">
                <w:rPr>
                  <w:b w:val="0"/>
                  <w:webHidden/>
                </w:rPr>
                <w:tab/>
                <w:delText>3</w:delText>
              </w:r>
            </w:del>
          </w:ins>
        </w:p>
        <w:p w14:paraId="609282A0" w14:textId="77777777" w:rsidR="00D95D57" w:rsidRPr="00946032" w:rsidDel="007A38D2" w:rsidRDefault="00D95D57">
          <w:pPr>
            <w:pStyle w:val="Sumrio1"/>
            <w:tabs>
              <w:tab w:val="left" w:pos="660"/>
            </w:tabs>
            <w:rPr>
              <w:ins w:id="2286" w:author="WILLIAM FRANCISCO LEITE" w:date="2016-06-27T20:33:00Z"/>
              <w:del w:id="2287" w:author="Osnir Estevam" w:date="2016-08-20T16:45:00Z"/>
              <w:rFonts w:eastAsiaTheme="minorEastAsia"/>
              <w:b w:val="0"/>
              <w:color w:val="auto"/>
              <w:sz w:val="22"/>
              <w:szCs w:val="22"/>
              <w:rPrChange w:id="2288" w:author="William" w:date="2016-06-28T20:55:00Z">
                <w:rPr>
                  <w:ins w:id="2289" w:author="WILLIAM FRANCISCO LEITE" w:date="2016-06-27T20:33:00Z"/>
                  <w:del w:id="2290" w:author="Osnir Estevam" w:date="2016-08-20T16:45:00Z"/>
                  <w:rFonts w:asciiTheme="minorHAnsi" w:eastAsiaTheme="minorEastAsia" w:hAnsiTheme="minorHAnsi" w:cstheme="minorBidi"/>
                  <w:b w:val="0"/>
                  <w:color w:val="auto"/>
                  <w:sz w:val="22"/>
                  <w:szCs w:val="22"/>
                </w:rPr>
              </w:rPrChange>
            </w:rPr>
          </w:pPr>
          <w:ins w:id="2291" w:author="WILLIAM FRANCISCO LEITE" w:date="2016-06-27T20:33:00Z">
            <w:del w:id="2292" w:author="Osnir Estevam" w:date="2016-08-20T16:45:00Z">
              <w:r w:rsidRPr="00946032" w:rsidDel="007A38D2">
                <w:rPr>
                  <w:rStyle w:val="Hyperlink"/>
                  <w:b w:val="0"/>
                </w:rPr>
                <w:delText>1.5.</w:delText>
              </w:r>
              <w:r w:rsidRPr="00946032" w:rsidDel="007A38D2">
                <w:rPr>
                  <w:rFonts w:eastAsiaTheme="minorEastAsia"/>
                  <w:color w:val="auto"/>
                  <w:sz w:val="22"/>
                  <w:szCs w:val="22"/>
                  <w:rPrChange w:id="2293"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Metodologia</w:delText>
              </w:r>
              <w:r w:rsidRPr="00946032" w:rsidDel="007A38D2">
                <w:rPr>
                  <w:b w:val="0"/>
                  <w:webHidden/>
                </w:rPr>
                <w:tab/>
                <w:delText>4</w:delText>
              </w:r>
            </w:del>
          </w:ins>
        </w:p>
        <w:p w14:paraId="6FAA165A" w14:textId="77777777" w:rsidR="00D95D57" w:rsidRPr="00946032" w:rsidDel="007A38D2" w:rsidRDefault="00D95D57">
          <w:pPr>
            <w:pStyle w:val="Sumrio1"/>
            <w:tabs>
              <w:tab w:val="left" w:pos="660"/>
            </w:tabs>
            <w:rPr>
              <w:ins w:id="2294" w:author="WILLIAM FRANCISCO LEITE" w:date="2016-06-27T20:33:00Z"/>
              <w:del w:id="2295" w:author="Osnir Estevam" w:date="2016-08-20T16:45:00Z"/>
              <w:rFonts w:eastAsiaTheme="minorEastAsia"/>
              <w:b w:val="0"/>
              <w:color w:val="auto"/>
              <w:sz w:val="22"/>
              <w:szCs w:val="22"/>
              <w:rPrChange w:id="2296" w:author="William" w:date="2016-06-28T20:55:00Z">
                <w:rPr>
                  <w:ins w:id="2297" w:author="WILLIAM FRANCISCO LEITE" w:date="2016-06-27T20:33:00Z"/>
                  <w:del w:id="2298" w:author="Osnir Estevam" w:date="2016-08-20T16:45:00Z"/>
                  <w:rFonts w:asciiTheme="minorHAnsi" w:eastAsiaTheme="minorEastAsia" w:hAnsiTheme="minorHAnsi" w:cstheme="minorBidi"/>
                  <w:b w:val="0"/>
                  <w:color w:val="auto"/>
                  <w:sz w:val="22"/>
                  <w:szCs w:val="22"/>
                </w:rPr>
              </w:rPrChange>
            </w:rPr>
          </w:pPr>
          <w:ins w:id="2299" w:author="WILLIAM FRANCISCO LEITE" w:date="2016-06-27T20:33:00Z">
            <w:del w:id="2300" w:author="Osnir Estevam" w:date="2016-08-20T16:45:00Z">
              <w:r w:rsidRPr="00946032" w:rsidDel="007A38D2">
                <w:rPr>
                  <w:rStyle w:val="Hyperlink"/>
                  <w:b w:val="0"/>
                </w:rPr>
                <w:delText>1.6.</w:delText>
              </w:r>
              <w:r w:rsidRPr="00946032" w:rsidDel="007A38D2">
                <w:rPr>
                  <w:rFonts w:eastAsiaTheme="minorEastAsia"/>
                  <w:color w:val="auto"/>
                  <w:sz w:val="22"/>
                  <w:szCs w:val="22"/>
                  <w:rPrChange w:id="2301"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Organização do Trabalho</w:delText>
              </w:r>
              <w:r w:rsidRPr="00946032" w:rsidDel="007A38D2">
                <w:rPr>
                  <w:b w:val="0"/>
                  <w:webHidden/>
                </w:rPr>
                <w:tab/>
                <w:delText>4</w:delText>
              </w:r>
            </w:del>
          </w:ins>
        </w:p>
        <w:p w14:paraId="6B287FEA" w14:textId="77777777" w:rsidR="00D95D57" w:rsidRPr="00946032" w:rsidDel="007A38D2" w:rsidRDefault="00D95D57">
          <w:pPr>
            <w:pStyle w:val="Sumrio1"/>
            <w:tabs>
              <w:tab w:val="left" w:pos="480"/>
            </w:tabs>
            <w:rPr>
              <w:ins w:id="2302" w:author="WILLIAM FRANCISCO LEITE" w:date="2016-06-27T20:33:00Z"/>
              <w:del w:id="2303" w:author="Osnir Estevam" w:date="2016-08-20T16:45:00Z"/>
              <w:rFonts w:eastAsiaTheme="minorEastAsia"/>
              <w:b w:val="0"/>
              <w:color w:val="auto"/>
              <w:sz w:val="22"/>
              <w:szCs w:val="22"/>
              <w:rPrChange w:id="2304" w:author="William" w:date="2016-06-28T20:55:00Z">
                <w:rPr>
                  <w:ins w:id="2305" w:author="WILLIAM FRANCISCO LEITE" w:date="2016-06-27T20:33:00Z"/>
                  <w:del w:id="2306" w:author="Osnir Estevam" w:date="2016-08-20T16:45:00Z"/>
                  <w:rFonts w:asciiTheme="minorHAnsi" w:eastAsiaTheme="minorEastAsia" w:hAnsiTheme="minorHAnsi" w:cstheme="minorBidi"/>
                  <w:b w:val="0"/>
                  <w:color w:val="auto"/>
                  <w:sz w:val="22"/>
                  <w:szCs w:val="22"/>
                </w:rPr>
              </w:rPrChange>
            </w:rPr>
          </w:pPr>
          <w:ins w:id="2307" w:author="WILLIAM FRANCISCO LEITE" w:date="2016-06-27T20:33:00Z">
            <w:del w:id="2308" w:author="Osnir Estevam" w:date="2016-08-20T16:45:00Z">
              <w:r w:rsidRPr="00946032" w:rsidDel="007A38D2">
                <w:rPr>
                  <w:rStyle w:val="Hyperlink"/>
                  <w:b w:val="0"/>
                </w:rPr>
                <w:delText>2.</w:delText>
              </w:r>
              <w:r w:rsidRPr="00946032" w:rsidDel="007A38D2">
                <w:rPr>
                  <w:rFonts w:eastAsiaTheme="minorEastAsia"/>
                  <w:color w:val="auto"/>
                  <w:sz w:val="22"/>
                  <w:szCs w:val="22"/>
                  <w:rPrChange w:id="2309"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REVISÃO DA LITERATURA</w:delText>
              </w:r>
              <w:r w:rsidRPr="00946032" w:rsidDel="007A38D2">
                <w:rPr>
                  <w:b w:val="0"/>
                  <w:webHidden/>
                </w:rPr>
                <w:tab/>
                <w:delText>5</w:delText>
              </w:r>
            </w:del>
          </w:ins>
        </w:p>
        <w:p w14:paraId="0BC032B7" w14:textId="77777777" w:rsidR="00D95D57" w:rsidRPr="00946032" w:rsidDel="007A38D2" w:rsidRDefault="00D95D57">
          <w:pPr>
            <w:pStyle w:val="Sumrio1"/>
            <w:tabs>
              <w:tab w:val="left" w:pos="660"/>
            </w:tabs>
            <w:rPr>
              <w:ins w:id="2310" w:author="WILLIAM FRANCISCO LEITE" w:date="2016-06-27T20:33:00Z"/>
              <w:del w:id="2311" w:author="Osnir Estevam" w:date="2016-08-20T16:45:00Z"/>
              <w:rFonts w:eastAsiaTheme="minorEastAsia"/>
              <w:b w:val="0"/>
              <w:color w:val="auto"/>
              <w:sz w:val="22"/>
              <w:szCs w:val="22"/>
              <w:rPrChange w:id="2312" w:author="William" w:date="2016-06-28T20:55:00Z">
                <w:rPr>
                  <w:ins w:id="2313" w:author="WILLIAM FRANCISCO LEITE" w:date="2016-06-27T20:33:00Z"/>
                  <w:del w:id="2314" w:author="Osnir Estevam" w:date="2016-08-20T16:45:00Z"/>
                  <w:rFonts w:asciiTheme="minorHAnsi" w:eastAsiaTheme="minorEastAsia" w:hAnsiTheme="minorHAnsi" w:cstheme="minorBidi"/>
                  <w:b w:val="0"/>
                  <w:color w:val="auto"/>
                  <w:sz w:val="22"/>
                  <w:szCs w:val="22"/>
                </w:rPr>
              </w:rPrChange>
            </w:rPr>
          </w:pPr>
          <w:ins w:id="2315" w:author="WILLIAM FRANCISCO LEITE" w:date="2016-06-27T20:33:00Z">
            <w:del w:id="2316" w:author="Osnir Estevam" w:date="2016-08-20T16:45:00Z">
              <w:r w:rsidRPr="00946032" w:rsidDel="007A38D2">
                <w:rPr>
                  <w:rStyle w:val="Hyperlink"/>
                  <w:b w:val="0"/>
                </w:rPr>
                <w:delText>2.1.</w:delText>
              </w:r>
              <w:r w:rsidRPr="00946032" w:rsidDel="007A38D2">
                <w:rPr>
                  <w:rFonts w:eastAsiaTheme="minorEastAsia"/>
                  <w:color w:val="auto"/>
                  <w:sz w:val="22"/>
                  <w:szCs w:val="22"/>
                  <w:rPrChange w:id="2317"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API</w:delText>
              </w:r>
              <w:r w:rsidRPr="00946032" w:rsidDel="007A38D2">
                <w:rPr>
                  <w:b w:val="0"/>
                  <w:webHidden/>
                </w:rPr>
                <w:tab/>
                <w:delText>5</w:delText>
              </w:r>
            </w:del>
          </w:ins>
        </w:p>
        <w:p w14:paraId="67664FF3" w14:textId="77777777" w:rsidR="00D95D57" w:rsidRPr="00946032" w:rsidDel="007A38D2" w:rsidRDefault="00D95D57">
          <w:pPr>
            <w:pStyle w:val="Sumrio1"/>
            <w:tabs>
              <w:tab w:val="left" w:pos="660"/>
            </w:tabs>
            <w:rPr>
              <w:ins w:id="2318" w:author="WILLIAM FRANCISCO LEITE" w:date="2016-06-27T20:33:00Z"/>
              <w:del w:id="2319" w:author="Osnir Estevam" w:date="2016-08-20T16:45:00Z"/>
              <w:rFonts w:eastAsiaTheme="minorEastAsia"/>
              <w:b w:val="0"/>
              <w:color w:val="auto"/>
              <w:sz w:val="22"/>
              <w:szCs w:val="22"/>
              <w:rPrChange w:id="2320" w:author="William" w:date="2016-06-28T20:55:00Z">
                <w:rPr>
                  <w:ins w:id="2321" w:author="WILLIAM FRANCISCO LEITE" w:date="2016-06-27T20:33:00Z"/>
                  <w:del w:id="2322" w:author="Osnir Estevam" w:date="2016-08-20T16:45:00Z"/>
                  <w:rFonts w:asciiTheme="minorHAnsi" w:eastAsiaTheme="minorEastAsia" w:hAnsiTheme="minorHAnsi" w:cstheme="minorBidi"/>
                  <w:b w:val="0"/>
                  <w:color w:val="auto"/>
                  <w:sz w:val="22"/>
                  <w:szCs w:val="22"/>
                </w:rPr>
              </w:rPrChange>
            </w:rPr>
          </w:pPr>
          <w:ins w:id="2323" w:author="WILLIAM FRANCISCO LEITE" w:date="2016-06-27T20:33:00Z">
            <w:del w:id="2324" w:author="Osnir Estevam" w:date="2016-08-20T16:45:00Z">
              <w:r w:rsidRPr="00946032" w:rsidDel="007A38D2">
                <w:rPr>
                  <w:rStyle w:val="Hyperlink"/>
                  <w:b w:val="0"/>
                </w:rPr>
                <w:delText>2.2.</w:delText>
              </w:r>
              <w:r w:rsidRPr="00946032" w:rsidDel="007A38D2">
                <w:rPr>
                  <w:rFonts w:eastAsiaTheme="minorEastAsia"/>
                  <w:color w:val="auto"/>
                  <w:sz w:val="22"/>
                  <w:szCs w:val="22"/>
                  <w:rPrChange w:id="2325"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Modelo de Entidade Relacional (MER):</w:delText>
              </w:r>
              <w:r w:rsidRPr="00946032" w:rsidDel="007A38D2">
                <w:rPr>
                  <w:b w:val="0"/>
                  <w:webHidden/>
                </w:rPr>
                <w:tab/>
                <w:delText>6</w:delText>
              </w:r>
            </w:del>
          </w:ins>
        </w:p>
        <w:p w14:paraId="5B160354" w14:textId="77777777" w:rsidR="00D95D57" w:rsidRPr="00946032" w:rsidDel="007A38D2" w:rsidRDefault="00D95D57">
          <w:pPr>
            <w:pStyle w:val="Sumrio1"/>
            <w:rPr>
              <w:ins w:id="2326" w:author="WILLIAM FRANCISCO LEITE" w:date="2016-06-27T20:33:00Z"/>
              <w:del w:id="2327" w:author="Osnir Estevam" w:date="2016-08-20T16:45:00Z"/>
              <w:rFonts w:eastAsiaTheme="minorEastAsia"/>
              <w:b w:val="0"/>
              <w:color w:val="auto"/>
              <w:sz w:val="22"/>
              <w:szCs w:val="22"/>
              <w:rPrChange w:id="2328" w:author="William" w:date="2016-06-28T20:55:00Z">
                <w:rPr>
                  <w:ins w:id="2329" w:author="WILLIAM FRANCISCO LEITE" w:date="2016-06-27T20:33:00Z"/>
                  <w:del w:id="2330" w:author="Osnir Estevam" w:date="2016-08-20T16:45:00Z"/>
                  <w:rFonts w:asciiTheme="minorHAnsi" w:eastAsiaTheme="minorEastAsia" w:hAnsiTheme="minorHAnsi" w:cstheme="minorBidi"/>
                  <w:b w:val="0"/>
                  <w:color w:val="auto"/>
                  <w:sz w:val="22"/>
                  <w:szCs w:val="22"/>
                </w:rPr>
              </w:rPrChange>
            </w:rPr>
          </w:pPr>
          <w:ins w:id="2331" w:author="WILLIAM FRANCISCO LEITE" w:date="2016-06-27T20:33:00Z">
            <w:del w:id="2332" w:author="Osnir Estevam" w:date="2016-08-20T16:45:00Z">
              <w:r w:rsidRPr="00946032" w:rsidDel="007A38D2">
                <w:rPr>
                  <w:rStyle w:val="Hyperlink"/>
                  <w:b w:val="0"/>
                </w:rPr>
                <w:delText>2.2.1.</w:delText>
              </w:r>
              <w:r w:rsidRPr="00946032" w:rsidDel="007A38D2">
                <w:rPr>
                  <w:rFonts w:eastAsiaTheme="minorEastAsia"/>
                  <w:color w:val="auto"/>
                  <w:sz w:val="22"/>
                  <w:szCs w:val="22"/>
                  <w:rPrChange w:id="2333"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Entidades</w:delText>
              </w:r>
              <w:r w:rsidRPr="00946032" w:rsidDel="007A38D2">
                <w:rPr>
                  <w:b w:val="0"/>
                  <w:webHidden/>
                </w:rPr>
                <w:tab/>
                <w:delText>7</w:delText>
              </w:r>
            </w:del>
          </w:ins>
        </w:p>
        <w:p w14:paraId="768A967D" w14:textId="77777777" w:rsidR="00D95D57" w:rsidRPr="00946032" w:rsidDel="007A38D2" w:rsidRDefault="00D95D57">
          <w:pPr>
            <w:pStyle w:val="Sumrio1"/>
            <w:rPr>
              <w:ins w:id="2334" w:author="WILLIAM FRANCISCO LEITE" w:date="2016-06-27T20:33:00Z"/>
              <w:del w:id="2335" w:author="Osnir Estevam" w:date="2016-08-20T16:45:00Z"/>
              <w:rFonts w:eastAsiaTheme="minorEastAsia"/>
              <w:b w:val="0"/>
              <w:color w:val="auto"/>
              <w:sz w:val="22"/>
              <w:szCs w:val="22"/>
              <w:rPrChange w:id="2336" w:author="William" w:date="2016-06-28T20:55:00Z">
                <w:rPr>
                  <w:ins w:id="2337" w:author="WILLIAM FRANCISCO LEITE" w:date="2016-06-27T20:33:00Z"/>
                  <w:del w:id="2338" w:author="Osnir Estevam" w:date="2016-08-20T16:45:00Z"/>
                  <w:rFonts w:asciiTheme="minorHAnsi" w:eastAsiaTheme="minorEastAsia" w:hAnsiTheme="minorHAnsi" w:cstheme="minorBidi"/>
                  <w:b w:val="0"/>
                  <w:color w:val="auto"/>
                  <w:sz w:val="22"/>
                  <w:szCs w:val="22"/>
                </w:rPr>
              </w:rPrChange>
            </w:rPr>
          </w:pPr>
          <w:ins w:id="2339" w:author="WILLIAM FRANCISCO LEITE" w:date="2016-06-27T20:33:00Z">
            <w:del w:id="2340" w:author="Osnir Estevam" w:date="2016-08-20T16:45:00Z">
              <w:r w:rsidRPr="00946032" w:rsidDel="007A38D2">
                <w:rPr>
                  <w:rStyle w:val="Hyperlink"/>
                  <w:b w:val="0"/>
                </w:rPr>
                <w:delText>2.2.2.</w:delText>
              </w:r>
              <w:r w:rsidRPr="00946032" w:rsidDel="007A38D2">
                <w:rPr>
                  <w:rFonts w:eastAsiaTheme="minorEastAsia"/>
                  <w:color w:val="auto"/>
                  <w:sz w:val="22"/>
                  <w:szCs w:val="22"/>
                  <w:rPrChange w:id="2341"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Relacionamentos</w:delText>
              </w:r>
              <w:r w:rsidRPr="00946032" w:rsidDel="007A38D2">
                <w:rPr>
                  <w:b w:val="0"/>
                  <w:webHidden/>
                </w:rPr>
                <w:tab/>
                <w:delText>7</w:delText>
              </w:r>
            </w:del>
          </w:ins>
        </w:p>
        <w:p w14:paraId="3DBC259B" w14:textId="77777777" w:rsidR="00D95D57" w:rsidRPr="00946032" w:rsidDel="007A38D2" w:rsidRDefault="00D95D57">
          <w:pPr>
            <w:pStyle w:val="Sumrio1"/>
            <w:rPr>
              <w:ins w:id="2342" w:author="WILLIAM FRANCISCO LEITE" w:date="2016-06-27T20:33:00Z"/>
              <w:del w:id="2343" w:author="Osnir Estevam" w:date="2016-08-20T16:45:00Z"/>
              <w:rFonts w:eastAsiaTheme="minorEastAsia"/>
              <w:b w:val="0"/>
              <w:color w:val="auto"/>
              <w:sz w:val="22"/>
              <w:szCs w:val="22"/>
              <w:rPrChange w:id="2344" w:author="William" w:date="2016-06-28T20:55:00Z">
                <w:rPr>
                  <w:ins w:id="2345" w:author="WILLIAM FRANCISCO LEITE" w:date="2016-06-27T20:33:00Z"/>
                  <w:del w:id="2346" w:author="Osnir Estevam" w:date="2016-08-20T16:45:00Z"/>
                  <w:rFonts w:asciiTheme="minorHAnsi" w:eastAsiaTheme="minorEastAsia" w:hAnsiTheme="minorHAnsi" w:cstheme="minorBidi"/>
                  <w:b w:val="0"/>
                  <w:color w:val="auto"/>
                  <w:sz w:val="22"/>
                  <w:szCs w:val="22"/>
                </w:rPr>
              </w:rPrChange>
            </w:rPr>
          </w:pPr>
          <w:ins w:id="2347" w:author="WILLIAM FRANCISCO LEITE" w:date="2016-06-27T20:33:00Z">
            <w:del w:id="2348" w:author="Osnir Estevam" w:date="2016-08-20T16:45:00Z">
              <w:r w:rsidRPr="00946032" w:rsidDel="007A38D2">
                <w:rPr>
                  <w:rStyle w:val="Hyperlink"/>
                  <w:b w:val="0"/>
                </w:rPr>
                <w:delText>2.2.3.</w:delText>
              </w:r>
              <w:r w:rsidRPr="00946032" w:rsidDel="007A38D2">
                <w:rPr>
                  <w:rFonts w:eastAsiaTheme="minorEastAsia"/>
                  <w:color w:val="auto"/>
                  <w:sz w:val="22"/>
                  <w:szCs w:val="22"/>
                  <w:rPrChange w:id="2349"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Atributo</w:delText>
              </w:r>
              <w:r w:rsidRPr="00946032" w:rsidDel="007A38D2">
                <w:rPr>
                  <w:b w:val="0"/>
                  <w:webHidden/>
                </w:rPr>
                <w:tab/>
                <w:delText>8</w:delText>
              </w:r>
            </w:del>
          </w:ins>
        </w:p>
        <w:p w14:paraId="75FB903C" w14:textId="77777777" w:rsidR="00D95D57" w:rsidRPr="00946032" w:rsidDel="007A38D2" w:rsidRDefault="00D95D57">
          <w:pPr>
            <w:pStyle w:val="Sumrio1"/>
            <w:tabs>
              <w:tab w:val="left" w:pos="660"/>
            </w:tabs>
            <w:rPr>
              <w:ins w:id="2350" w:author="WILLIAM FRANCISCO LEITE" w:date="2016-06-27T20:33:00Z"/>
              <w:del w:id="2351" w:author="Osnir Estevam" w:date="2016-08-20T16:45:00Z"/>
              <w:rFonts w:eastAsiaTheme="minorEastAsia"/>
              <w:b w:val="0"/>
              <w:color w:val="auto"/>
              <w:sz w:val="22"/>
              <w:szCs w:val="22"/>
              <w:rPrChange w:id="2352" w:author="William" w:date="2016-06-28T20:55:00Z">
                <w:rPr>
                  <w:ins w:id="2353" w:author="WILLIAM FRANCISCO LEITE" w:date="2016-06-27T20:33:00Z"/>
                  <w:del w:id="2354" w:author="Osnir Estevam" w:date="2016-08-20T16:45:00Z"/>
                  <w:rFonts w:asciiTheme="minorHAnsi" w:eastAsiaTheme="minorEastAsia" w:hAnsiTheme="minorHAnsi" w:cstheme="minorBidi"/>
                  <w:b w:val="0"/>
                  <w:color w:val="auto"/>
                  <w:sz w:val="22"/>
                  <w:szCs w:val="22"/>
                </w:rPr>
              </w:rPrChange>
            </w:rPr>
          </w:pPr>
          <w:ins w:id="2355" w:author="WILLIAM FRANCISCO LEITE" w:date="2016-06-27T20:33:00Z">
            <w:del w:id="2356" w:author="Osnir Estevam" w:date="2016-08-20T16:45:00Z">
              <w:r w:rsidRPr="00946032" w:rsidDel="007A38D2">
                <w:rPr>
                  <w:rStyle w:val="Hyperlink"/>
                  <w:b w:val="0"/>
                </w:rPr>
                <w:delText>2.3.</w:delText>
              </w:r>
              <w:r w:rsidRPr="00946032" w:rsidDel="007A38D2">
                <w:rPr>
                  <w:rFonts w:eastAsiaTheme="minorEastAsia"/>
                  <w:color w:val="auto"/>
                  <w:sz w:val="22"/>
                  <w:szCs w:val="22"/>
                  <w:rPrChange w:id="2357"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BPM (Business Process Model)</w:delText>
              </w:r>
              <w:r w:rsidRPr="00946032" w:rsidDel="007A38D2">
                <w:rPr>
                  <w:b w:val="0"/>
                  <w:webHidden/>
                </w:rPr>
                <w:tab/>
                <w:delText>9</w:delText>
              </w:r>
            </w:del>
          </w:ins>
        </w:p>
        <w:p w14:paraId="4ED94156" w14:textId="77777777" w:rsidR="00D95D57" w:rsidRPr="00946032" w:rsidDel="007A38D2" w:rsidRDefault="00D95D57">
          <w:pPr>
            <w:pStyle w:val="Sumrio1"/>
            <w:tabs>
              <w:tab w:val="left" w:pos="660"/>
            </w:tabs>
            <w:rPr>
              <w:ins w:id="2358" w:author="WILLIAM FRANCISCO LEITE" w:date="2016-06-27T20:33:00Z"/>
              <w:del w:id="2359" w:author="Osnir Estevam" w:date="2016-08-20T16:45:00Z"/>
              <w:rFonts w:eastAsiaTheme="minorEastAsia"/>
              <w:b w:val="0"/>
              <w:color w:val="auto"/>
              <w:sz w:val="22"/>
              <w:szCs w:val="22"/>
              <w:rPrChange w:id="2360" w:author="William" w:date="2016-06-28T20:55:00Z">
                <w:rPr>
                  <w:ins w:id="2361" w:author="WILLIAM FRANCISCO LEITE" w:date="2016-06-27T20:33:00Z"/>
                  <w:del w:id="2362" w:author="Osnir Estevam" w:date="2016-08-20T16:45:00Z"/>
                  <w:rFonts w:asciiTheme="minorHAnsi" w:eastAsiaTheme="minorEastAsia" w:hAnsiTheme="minorHAnsi" w:cstheme="minorBidi"/>
                  <w:b w:val="0"/>
                  <w:color w:val="auto"/>
                  <w:sz w:val="22"/>
                  <w:szCs w:val="22"/>
                </w:rPr>
              </w:rPrChange>
            </w:rPr>
          </w:pPr>
          <w:ins w:id="2363" w:author="WILLIAM FRANCISCO LEITE" w:date="2016-06-27T20:33:00Z">
            <w:del w:id="2364" w:author="Osnir Estevam" w:date="2016-08-20T16:45:00Z">
              <w:r w:rsidRPr="00946032" w:rsidDel="007A38D2">
                <w:rPr>
                  <w:rStyle w:val="Hyperlink"/>
                  <w:b w:val="0"/>
                </w:rPr>
                <w:delText>2.4.</w:delText>
              </w:r>
              <w:r w:rsidRPr="00946032" w:rsidDel="007A38D2">
                <w:rPr>
                  <w:rFonts w:eastAsiaTheme="minorEastAsia"/>
                  <w:color w:val="auto"/>
                  <w:sz w:val="22"/>
                  <w:szCs w:val="22"/>
                  <w:rPrChange w:id="2365"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Protocolo HTTP (Hyper Transfer Protocol)</w:delText>
              </w:r>
              <w:r w:rsidRPr="00946032" w:rsidDel="007A38D2">
                <w:rPr>
                  <w:b w:val="0"/>
                  <w:webHidden/>
                </w:rPr>
                <w:tab/>
                <w:delText>9</w:delText>
              </w:r>
            </w:del>
          </w:ins>
        </w:p>
        <w:p w14:paraId="7FAC5DAD" w14:textId="77777777" w:rsidR="00D95D57" w:rsidRPr="00946032" w:rsidDel="007A38D2" w:rsidRDefault="00D95D57">
          <w:pPr>
            <w:pStyle w:val="Sumrio1"/>
            <w:tabs>
              <w:tab w:val="left" w:pos="660"/>
            </w:tabs>
            <w:rPr>
              <w:ins w:id="2366" w:author="WILLIAM FRANCISCO LEITE" w:date="2016-06-27T20:33:00Z"/>
              <w:del w:id="2367" w:author="Osnir Estevam" w:date="2016-08-20T16:45:00Z"/>
              <w:rFonts w:eastAsiaTheme="minorEastAsia"/>
              <w:b w:val="0"/>
              <w:color w:val="auto"/>
              <w:sz w:val="22"/>
              <w:szCs w:val="22"/>
              <w:rPrChange w:id="2368" w:author="William" w:date="2016-06-28T20:55:00Z">
                <w:rPr>
                  <w:ins w:id="2369" w:author="WILLIAM FRANCISCO LEITE" w:date="2016-06-27T20:33:00Z"/>
                  <w:del w:id="2370" w:author="Osnir Estevam" w:date="2016-08-20T16:45:00Z"/>
                  <w:rFonts w:asciiTheme="minorHAnsi" w:eastAsiaTheme="minorEastAsia" w:hAnsiTheme="minorHAnsi" w:cstheme="minorBidi"/>
                  <w:b w:val="0"/>
                  <w:color w:val="auto"/>
                  <w:sz w:val="22"/>
                  <w:szCs w:val="22"/>
                </w:rPr>
              </w:rPrChange>
            </w:rPr>
          </w:pPr>
          <w:ins w:id="2371" w:author="WILLIAM FRANCISCO LEITE" w:date="2016-06-27T20:33:00Z">
            <w:del w:id="2372" w:author="Osnir Estevam" w:date="2016-08-20T16:45:00Z">
              <w:r w:rsidRPr="00946032" w:rsidDel="007A38D2">
                <w:rPr>
                  <w:rStyle w:val="Hyperlink"/>
                  <w:b w:val="0"/>
                </w:rPr>
                <w:delText>2.5.</w:delText>
              </w:r>
              <w:r w:rsidRPr="00946032" w:rsidDel="007A38D2">
                <w:rPr>
                  <w:rFonts w:eastAsiaTheme="minorEastAsia"/>
                  <w:color w:val="auto"/>
                  <w:sz w:val="22"/>
                  <w:szCs w:val="22"/>
                  <w:rPrChange w:id="2373"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Arquitetura REST</w:delText>
              </w:r>
              <w:r w:rsidRPr="00946032" w:rsidDel="007A38D2">
                <w:rPr>
                  <w:b w:val="0"/>
                  <w:webHidden/>
                </w:rPr>
                <w:tab/>
                <w:delText>9</w:delText>
              </w:r>
            </w:del>
          </w:ins>
        </w:p>
        <w:p w14:paraId="1292A319" w14:textId="77777777" w:rsidR="00D95D57" w:rsidRPr="00946032" w:rsidDel="007A38D2" w:rsidRDefault="00D95D57">
          <w:pPr>
            <w:pStyle w:val="Sumrio1"/>
            <w:tabs>
              <w:tab w:val="left" w:pos="660"/>
            </w:tabs>
            <w:rPr>
              <w:ins w:id="2374" w:author="WILLIAM FRANCISCO LEITE" w:date="2016-06-27T20:33:00Z"/>
              <w:del w:id="2375" w:author="Osnir Estevam" w:date="2016-08-20T16:45:00Z"/>
              <w:rFonts w:eastAsiaTheme="minorEastAsia"/>
              <w:b w:val="0"/>
              <w:color w:val="auto"/>
              <w:sz w:val="22"/>
              <w:szCs w:val="22"/>
              <w:rPrChange w:id="2376" w:author="William" w:date="2016-06-28T20:55:00Z">
                <w:rPr>
                  <w:ins w:id="2377" w:author="WILLIAM FRANCISCO LEITE" w:date="2016-06-27T20:33:00Z"/>
                  <w:del w:id="2378" w:author="Osnir Estevam" w:date="2016-08-20T16:45:00Z"/>
                  <w:rFonts w:asciiTheme="minorHAnsi" w:eastAsiaTheme="minorEastAsia" w:hAnsiTheme="minorHAnsi" w:cstheme="minorBidi"/>
                  <w:b w:val="0"/>
                  <w:color w:val="auto"/>
                  <w:sz w:val="22"/>
                  <w:szCs w:val="22"/>
                </w:rPr>
              </w:rPrChange>
            </w:rPr>
          </w:pPr>
          <w:ins w:id="2379" w:author="WILLIAM FRANCISCO LEITE" w:date="2016-06-27T20:33:00Z">
            <w:del w:id="2380" w:author="Osnir Estevam" w:date="2016-08-20T16:45:00Z">
              <w:r w:rsidRPr="00946032" w:rsidDel="007A38D2">
                <w:rPr>
                  <w:rStyle w:val="Hyperlink"/>
                  <w:b w:val="0"/>
                </w:rPr>
                <w:delText>2.6.</w:delText>
              </w:r>
              <w:r w:rsidRPr="00946032" w:rsidDel="007A38D2">
                <w:rPr>
                  <w:rFonts w:eastAsiaTheme="minorEastAsia"/>
                  <w:color w:val="auto"/>
                  <w:sz w:val="22"/>
                  <w:szCs w:val="22"/>
                  <w:rPrChange w:id="2381"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RESTful</w:delText>
              </w:r>
              <w:r w:rsidRPr="00946032" w:rsidDel="007A38D2">
                <w:rPr>
                  <w:b w:val="0"/>
                  <w:webHidden/>
                </w:rPr>
                <w:tab/>
                <w:delText>10</w:delText>
              </w:r>
            </w:del>
          </w:ins>
        </w:p>
        <w:p w14:paraId="1E87A344" w14:textId="77777777" w:rsidR="00D95D57" w:rsidRPr="00946032" w:rsidDel="007A38D2" w:rsidRDefault="00D95D57">
          <w:pPr>
            <w:pStyle w:val="Sumrio1"/>
            <w:tabs>
              <w:tab w:val="left" w:pos="660"/>
            </w:tabs>
            <w:rPr>
              <w:ins w:id="2382" w:author="WILLIAM FRANCISCO LEITE" w:date="2016-06-27T20:33:00Z"/>
              <w:del w:id="2383" w:author="Osnir Estevam" w:date="2016-08-20T16:45:00Z"/>
              <w:rFonts w:eastAsiaTheme="minorEastAsia"/>
              <w:b w:val="0"/>
              <w:color w:val="auto"/>
              <w:sz w:val="22"/>
              <w:szCs w:val="22"/>
              <w:rPrChange w:id="2384" w:author="William" w:date="2016-06-28T20:55:00Z">
                <w:rPr>
                  <w:ins w:id="2385" w:author="WILLIAM FRANCISCO LEITE" w:date="2016-06-27T20:33:00Z"/>
                  <w:del w:id="2386" w:author="Osnir Estevam" w:date="2016-08-20T16:45:00Z"/>
                  <w:rFonts w:asciiTheme="minorHAnsi" w:eastAsiaTheme="minorEastAsia" w:hAnsiTheme="minorHAnsi" w:cstheme="minorBidi"/>
                  <w:b w:val="0"/>
                  <w:color w:val="auto"/>
                  <w:sz w:val="22"/>
                  <w:szCs w:val="22"/>
                </w:rPr>
              </w:rPrChange>
            </w:rPr>
          </w:pPr>
          <w:ins w:id="2387" w:author="WILLIAM FRANCISCO LEITE" w:date="2016-06-27T20:33:00Z">
            <w:del w:id="2388" w:author="Osnir Estevam" w:date="2016-08-20T16:45:00Z">
              <w:r w:rsidRPr="00946032" w:rsidDel="007A38D2">
                <w:rPr>
                  <w:rStyle w:val="Hyperlink"/>
                  <w:b w:val="0"/>
                </w:rPr>
                <w:delText>2.7.</w:delText>
              </w:r>
              <w:r w:rsidRPr="00946032" w:rsidDel="007A38D2">
                <w:rPr>
                  <w:rFonts w:eastAsiaTheme="minorEastAsia"/>
                  <w:color w:val="auto"/>
                  <w:sz w:val="22"/>
                  <w:szCs w:val="22"/>
                  <w:rPrChange w:id="2389"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Swagger</w:delText>
              </w:r>
              <w:r w:rsidRPr="00946032" w:rsidDel="007A38D2">
                <w:rPr>
                  <w:b w:val="0"/>
                  <w:webHidden/>
                </w:rPr>
                <w:tab/>
                <w:delText>12</w:delText>
              </w:r>
            </w:del>
          </w:ins>
        </w:p>
        <w:p w14:paraId="548F2F7C" w14:textId="77777777" w:rsidR="00D95D57" w:rsidRPr="00946032" w:rsidDel="007A38D2" w:rsidRDefault="00D95D57">
          <w:pPr>
            <w:pStyle w:val="Sumrio1"/>
            <w:tabs>
              <w:tab w:val="left" w:pos="660"/>
            </w:tabs>
            <w:rPr>
              <w:ins w:id="2390" w:author="WILLIAM FRANCISCO LEITE" w:date="2016-06-27T20:33:00Z"/>
              <w:del w:id="2391" w:author="Osnir Estevam" w:date="2016-08-20T16:45:00Z"/>
              <w:rFonts w:eastAsiaTheme="minorEastAsia"/>
              <w:b w:val="0"/>
              <w:color w:val="auto"/>
              <w:sz w:val="22"/>
              <w:szCs w:val="22"/>
              <w:rPrChange w:id="2392" w:author="William" w:date="2016-06-28T20:55:00Z">
                <w:rPr>
                  <w:ins w:id="2393" w:author="WILLIAM FRANCISCO LEITE" w:date="2016-06-27T20:33:00Z"/>
                  <w:del w:id="2394" w:author="Osnir Estevam" w:date="2016-08-20T16:45:00Z"/>
                  <w:rFonts w:asciiTheme="minorHAnsi" w:eastAsiaTheme="minorEastAsia" w:hAnsiTheme="minorHAnsi" w:cstheme="minorBidi"/>
                  <w:b w:val="0"/>
                  <w:color w:val="auto"/>
                  <w:sz w:val="22"/>
                  <w:szCs w:val="22"/>
                </w:rPr>
              </w:rPrChange>
            </w:rPr>
          </w:pPr>
          <w:ins w:id="2395" w:author="WILLIAM FRANCISCO LEITE" w:date="2016-06-27T20:33:00Z">
            <w:del w:id="2396" w:author="Osnir Estevam" w:date="2016-08-20T16:45:00Z">
              <w:r w:rsidRPr="00946032" w:rsidDel="007A38D2">
                <w:rPr>
                  <w:rStyle w:val="Hyperlink"/>
                  <w:b w:val="0"/>
                </w:rPr>
                <w:delText>2.8.</w:delText>
              </w:r>
              <w:r w:rsidRPr="00946032" w:rsidDel="007A38D2">
                <w:rPr>
                  <w:rFonts w:eastAsiaTheme="minorEastAsia"/>
                  <w:color w:val="auto"/>
                  <w:sz w:val="22"/>
                  <w:szCs w:val="22"/>
                  <w:rPrChange w:id="2397"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TDD (Test Driven Development)</w:delText>
              </w:r>
              <w:r w:rsidRPr="00946032" w:rsidDel="007A38D2">
                <w:rPr>
                  <w:b w:val="0"/>
                  <w:webHidden/>
                </w:rPr>
                <w:tab/>
                <w:delText>13</w:delText>
              </w:r>
            </w:del>
          </w:ins>
        </w:p>
        <w:p w14:paraId="141D8257" w14:textId="77777777" w:rsidR="00D95D57" w:rsidRPr="00946032" w:rsidDel="007A38D2" w:rsidRDefault="00D95D57">
          <w:pPr>
            <w:pStyle w:val="Sumrio1"/>
            <w:rPr>
              <w:ins w:id="2398" w:author="WILLIAM FRANCISCO LEITE" w:date="2016-06-27T20:33:00Z"/>
              <w:del w:id="2399" w:author="Osnir Estevam" w:date="2016-08-20T16:45:00Z"/>
              <w:rFonts w:eastAsiaTheme="minorEastAsia"/>
              <w:b w:val="0"/>
              <w:color w:val="auto"/>
              <w:sz w:val="22"/>
              <w:szCs w:val="22"/>
              <w:rPrChange w:id="2400" w:author="William" w:date="2016-06-28T20:55:00Z">
                <w:rPr>
                  <w:ins w:id="2401" w:author="WILLIAM FRANCISCO LEITE" w:date="2016-06-27T20:33:00Z"/>
                  <w:del w:id="2402" w:author="Osnir Estevam" w:date="2016-08-20T16:45:00Z"/>
                  <w:rFonts w:asciiTheme="minorHAnsi" w:eastAsiaTheme="minorEastAsia" w:hAnsiTheme="minorHAnsi" w:cstheme="minorBidi"/>
                  <w:b w:val="0"/>
                  <w:color w:val="auto"/>
                  <w:sz w:val="22"/>
                  <w:szCs w:val="22"/>
                </w:rPr>
              </w:rPrChange>
            </w:rPr>
          </w:pPr>
          <w:ins w:id="2403" w:author="WILLIAM FRANCISCO LEITE" w:date="2016-06-27T20:33:00Z">
            <w:del w:id="2404" w:author="Osnir Estevam" w:date="2016-08-20T16:45:00Z">
              <w:r w:rsidRPr="00946032" w:rsidDel="007A38D2">
                <w:rPr>
                  <w:rStyle w:val="Hyperlink"/>
                  <w:b w:val="0"/>
                </w:rPr>
                <w:delText>2.8.1.</w:delText>
              </w:r>
              <w:r w:rsidRPr="00946032" w:rsidDel="007A38D2">
                <w:rPr>
                  <w:rFonts w:eastAsiaTheme="minorEastAsia"/>
                  <w:color w:val="auto"/>
                  <w:sz w:val="22"/>
                  <w:szCs w:val="22"/>
                  <w:rPrChange w:id="2405"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Teste de Unidade</w:delText>
              </w:r>
              <w:r w:rsidRPr="00946032" w:rsidDel="007A38D2">
                <w:rPr>
                  <w:b w:val="0"/>
                  <w:webHidden/>
                </w:rPr>
                <w:tab/>
                <w:delText>13</w:delText>
              </w:r>
            </w:del>
          </w:ins>
        </w:p>
        <w:p w14:paraId="4B1DF25C" w14:textId="77777777" w:rsidR="00D95D57" w:rsidRPr="00946032" w:rsidDel="007A38D2" w:rsidRDefault="00D95D57">
          <w:pPr>
            <w:pStyle w:val="Sumrio1"/>
            <w:tabs>
              <w:tab w:val="left" w:pos="660"/>
            </w:tabs>
            <w:rPr>
              <w:ins w:id="2406" w:author="WILLIAM FRANCISCO LEITE" w:date="2016-06-27T20:33:00Z"/>
              <w:del w:id="2407" w:author="Osnir Estevam" w:date="2016-08-20T16:45:00Z"/>
              <w:rFonts w:eastAsiaTheme="minorEastAsia"/>
              <w:b w:val="0"/>
              <w:color w:val="auto"/>
              <w:sz w:val="22"/>
              <w:szCs w:val="22"/>
              <w:rPrChange w:id="2408" w:author="William" w:date="2016-06-28T20:55:00Z">
                <w:rPr>
                  <w:ins w:id="2409" w:author="WILLIAM FRANCISCO LEITE" w:date="2016-06-27T20:33:00Z"/>
                  <w:del w:id="2410" w:author="Osnir Estevam" w:date="2016-08-20T16:45:00Z"/>
                  <w:rFonts w:asciiTheme="minorHAnsi" w:eastAsiaTheme="minorEastAsia" w:hAnsiTheme="minorHAnsi" w:cstheme="minorBidi"/>
                  <w:b w:val="0"/>
                  <w:color w:val="auto"/>
                  <w:sz w:val="22"/>
                  <w:szCs w:val="22"/>
                </w:rPr>
              </w:rPrChange>
            </w:rPr>
          </w:pPr>
          <w:ins w:id="2411" w:author="WILLIAM FRANCISCO LEITE" w:date="2016-06-27T20:33:00Z">
            <w:del w:id="2412" w:author="Osnir Estevam" w:date="2016-08-20T16:45:00Z">
              <w:r w:rsidRPr="00946032" w:rsidDel="007A38D2">
                <w:rPr>
                  <w:rStyle w:val="Hyperlink"/>
                  <w:b w:val="0"/>
                </w:rPr>
                <w:delText>2.9.</w:delText>
              </w:r>
              <w:r w:rsidRPr="00946032" w:rsidDel="007A38D2">
                <w:rPr>
                  <w:rFonts w:eastAsiaTheme="minorEastAsia"/>
                  <w:color w:val="auto"/>
                  <w:sz w:val="22"/>
                  <w:szCs w:val="22"/>
                  <w:rPrChange w:id="2413"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Personas</w:delText>
              </w:r>
              <w:r w:rsidRPr="00946032" w:rsidDel="007A38D2">
                <w:rPr>
                  <w:b w:val="0"/>
                  <w:webHidden/>
                </w:rPr>
                <w:tab/>
                <w:delText>14</w:delText>
              </w:r>
            </w:del>
          </w:ins>
        </w:p>
        <w:p w14:paraId="56E79A72" w14:textId="77777777" w:rsidR="00D95D57" w:rsidRPr="00946032" w:rsidDel="007A38D2" w:rsidRDefault="00D95D57">
          <w:pPr>
            <w:pStyle w:val="Sumrio1"/>
            <w:rPr>
              <w:ins w:id="2414" w:author="WILLIAM FRANCISCO LEITE" w:date="2016-06-27T20:33:00Z"/>
              <w:del w:id="2415" w:author="Osnir Estevam" w:date="2016-08-20T16:45:00Z"/>
              <w:rFonts w:eastAsiaTheme="minorEastAsia"/>
              <w:b w:val="0"/>
              <w:color w:val="auto"/>
              <w:sz w:val="22"/>
              <w:szCs w:val="22"/>
              <w:rPrChange w:id="2416" w:author="William" w:date="2016-06-28T20:55:00Z">
                <w:rPr>
                  <w:ins w:id="2417" w:author="WILLIAM FRANCISCO LEITE" w:date="2016-06-27T20:33:00Z"/>
                  <w:del w:id="2418" w:author="Osnir Estevam" w:date="2016-08-20T16:45:00Z"/>
                  <w:rFonts w:asciiTheme="minorHAnsi" w:eastAsiaTheme="minorEastAsia" w:hAnsiTheme="minorHAnsi" w:cstheme="minorBidi"/>
                  <w:b w:val="0"/>
                  <w:color w:val="auto"/>
                  <w:sz w:val="22"/>
                  <w:szCs w:val="22"/>
                </w:rPr>
              </w:rPrChange>
            </w:rPr>
          </w:pPr>
          <w:ins w:id="2419" w:author="WILLIAM FRANCISCO LEITE" w:date="2016-06-27T20:33:00Z">
            <w:del w:id="2420" w:author="Osnir Estevam" w:date="2016-08-20T16:45:00Z">
              <w:r w:rsidRPr="00946032" w:rsidDel="007A38D2">
                <w:rPr>
                  <w:rStyle w:val="Hyperlink"/>
                  <w:b w:val="0"/>
                </w:rPr>
                <w:delText>2.10.</w:delText>
              </w:r>
              <w:r w:rsidRPr="00946032" w:rsidDel="007A38D2">
                <w:rPr>
                  <w:rFonts w:eastAsiaTheme="minorEastAsia"/>
                  <w:color w:val="auto"/>
                  <w:sz w:val="22"/>
                  <w:szCs w:val="22"/>
                  <w:rPrChange w:id="2421"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Design de Interação</w:delText>
              </w:r>
              <w:r w:rsidRPr="00946032" w:rsidDel="007A38D2">
                <w:rPr>
                  <w:b w:val="0"/>
                  <w:webHidden/>
                </w:rPr>
                <w:tab/>
                <w:delText>15</w:delText>
              </w:r>
            </w:del>
          </w:ins>
        </w:p>
        <w:p w14:paraId="0E1CFE41" w14:textId="77777777" w:rsidR="00D95D57" w:rsidRPr="00946032" w:rsidDel="007A38D2" w:rsidRDefault="00D95D57">
          <w:pPr>
            <w:pStyle w:val="Sumrio1"/>
            <w:rPr>
              <w:ins w:id="2422" w:author="WILLIAM FRANCISCO LEITE" w:date="2016-06-27T20:33:00Z"/>
              <w:del w:id="2423" w:author="Osnir Estevam" w:date="2016-08-20T16:45:00Z"/>
              <w:rFonts w:eastAsiaTheme="minorEastAsia"/>
              <w:b w:val="0"/>
              <w:color w:val="auto"/>
              <w:sz w:val="22"/>
              <w:szCs w:val="22"/>
              <w:rPrChange w:id="2424" w:author="William" w:date="2016-06-28T20:55:00Z">
                <w:rPr>
                  <w:ins w:id="2425" w:author="WILLIAM FRANCISCO LEITE" w:date="2016-06-27T20:33:00Z"/>
                  <w:del w:id="2426" w:author="Osnir Estevam" w:date="2016-08-20T16:45:00Z"/>
                  <w:rFonts w:asciiTheme="minorHAnsi" w:eastAsiaTheme="minorEastAsia" w:hAnsiTheme="minorHAnsi" w:cstheme="minorBidi"/>
                  <w:b w:val="0"/>
                  <w:color w:val="auto"/>
                  <w:sz w:val="22"/>
                  <w:szCs w:val="22"/>
                </w:rPr>
              </w:rPrChange>
            </w:rPr>
          </w:pPr>
          <w:ins w:id="2427" w:author="WILLIAM FRANCISCO LEITE" w:date="2016-06-27T20:33:00Z">
            <w:del w:id="2428" w:author="Osnir Estevam" w:date="2016-08-20T16:45:00Z">
              <w:r w:rsidRPr="00946032" w:rsidDel="007A38D2">
                <w:rPr>
                  <w:rStyle w:val="Hyperlink"/>
                  <w:b w:val="0"/>
                </w:rPr>
                <w:delText>2.11.</w:delText>
              </w:r>
              <w:r w:rsidRPr="00946032" w:rsidDel="007A38D2">
                <w:rPr>
                  <w:rFonts w:eastAsiaTheme="minorEastAsia"/>
                  <w:color w:val="auto"/>
                  <w:sz w:val="22"/>
                  <w:szCs w:val="22"/>
                  <w:rPrChange w:id="2429"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Framework Material Design</w:delText>
              </w:r>
              <w:r w:rsidRPr="00946032" w:rsidDel="007A38D2">
                <w:rPr>
                  <w:b w:val="0"/>
                  <w:webHidden/>
                </w:rPr>
                <w:tab/>
                <w:delText>16</w:delText>
              </w:r>
            </w:del>
          </w:ins>
        </w:p>
        <w:p w14:paraId="0952BA3D" w14:textId="77777777" w:rsidR="00D95D57" w:rsidRPr="00946032" w:rsidDel="007A38D2" w:rsidRDefault="00D95D57">
          <w:pPr>
            <w:pStyle w:val="Sumrio1"/>
            <w:rPr>
              <w:ins w:id="2430" w:author="WILLIAM FRANCISCO LEITE" w:date="2016-06-27T20:33:00Z"/>
              <w:del w:id="2431" w:author="Osnir Estevam" w:date="2016-08-20T16:45:00Z"/>
              <w:rFonts w:eastAsiaTheme="minorEastAsia"/>
              <w:b w:val="0"/>
              <w:color w:val="auto"/>
              <w:sz w:val="22"/>
              <w:szCs w:val="22"/>
              <w:rPrChange w:id="2432" w:author="William" w:date="2016-06-28T20:55:00Z">
                <w:rPr>
                  <w:ins w:id="2433" w:author="WILLIAM FRANCISCO LEITE" w:date="2016-06-27T20:33:00Z"/>
                  <w:del w:id="2434" w:author="Osnir Estevam" w:date="2016-08-20T16:45:00Z"/>
                  <w:rFonts w:asciiTheme="minorHAnsi" w:eastAsiaTheme="minorEastAsia" w:hAnsiTheme="minorHAnsi" w:cstheme="minorBidi"/>
                  <w:b w:val="0"/>
                  <w:color w:val="auto"/>
                  <w:sz w:val="22"/>
                  <w:szCs w:val="22"/>
                </w:rPr>
              </w:rPrChange>
            </w:rPr>
          </w:pPr>
          <w:ins w:id="2435" w:author="WILLIAM FRANCISCO LEITE" w:date="2016-06-27T20:33:00Z">
            <w:del w:id="2436" w:author="Osnir Estevam" w:date="2016-08-20T16:45:00Z">
              <w:r w:rsidRPr="00946032" w:rsidDel="007A38D2">
                <w:rPr>
                  <w:rStyle w:val="Hyperlink"/>
                  <w:b w:val="0"/>
                </w:rPr>
                <w:delText>2.12.</w:delText>
              </w:r>
              <w:r w:rsidRPr="00946032" w:rsidDel="007A38D2">
                <w:rPr>
                  <w:rFonts w:eastAsiaTheme="minorEastAsia"/>
                  <w:color w:val="auto"/>
                  <w:sz w:val="22"/>
                  <w:szCs w:val="22"/>
                  <w:rPrChange w:id="2437"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Framework AngularJS</w:delText>
              </w:r>
              <w:r w:rsidRPr="00946032" w:rsidDel="007A38D2">
                <w:rPr>
                  <w:b w:val="0"/>
                  <w:webHidden/>
                </w:rPr>
                <w:tab/>
                <w:delText>16</w:delText>
              </w:r>
            </w:del>
          </w:ins>
        </w:p>
        <w:p w14:paraId="45BF7998" w14:textId="77777777" w:rsidR="00D95D57" w:rsidRPr="00946032" w:rsidDel="007A38D2" w:rsidRDefault="00D95D57">
          <w:pPr>
            <w:pStyle w:val="Sumrio1"/>
            <w:rPr>
              <w:ins w:id="2438" w:author="WILLIAM FRANCISCO LEITE" w:date="2016-06-27T20:33:00Z"/>
              <w:del w:id="2439" w:author="Osnir Estevam" w:date="2016-08-20T16:45:00Z"/>
              <w:rFonts w:eastAsiaTheme="minorEastAsia"/>
              <w:b w:val="0"/>
              <w:color w:val="auto"/>
              <w:sz w:val="22"/>
              <w:szCs w:val="22"/>
              <w:rPrChange w:id="2440" w:author="William" w:date="2016-06-28T20:55:00Z">
                <w:rPr>
                  <w:ins w:id="2441" w:author="WILLIAM FRANCISCO LEITE" w:date="2016-06-27T20:33:00Z"/>
                  <w:del w:id="2442" w:author="Osnir Estevam" w:date="2016-08-20T16:45:00Z"/>
                  <w:rFonts w:asciiTheme="minorHAnsi" w:eastAsiaTheme="minorEastAsia" w:hAnsiTheme="minorHAnsi" w:cstheme="minorBidi"/>
                  <w:b w:val="0"/>
                  <w:color w:val="auto"/>
                  <w:sz w:val="22"/>
                  <w:szCs w:val="22"/>
                </w:rPr>
              </w:rPrChange>
            </w:rPr>
          </w:pPr>
          <w:ins w:id="2443" w:author="WILLIAM FRANCISCO LEITE" w:date="2016-06-27T20:33:00Z">
            <w:del w:id="2444" w:author="Osnir Estevam" w:date="2016-08-20T16:45:00Z">
              <w:r w:rsidRPr="00946032" w:rsidDel="007A38D2">
                <w:rPr>
                  <w:rStyle w:val="Hyperlink"/>
                  <w:b w:val="0"/>
                </w:rPr>
                <w:delText>2.13.</w:delText>
              </w:r>
              <w:r w:rsidRPr="00946032" w:rsidDel="007A38D2">
                <w:rPr>
                  <w:rFonts w:eastAsiaTheme="minorEastAsia"/>
                  <w:color w:val="auto"/>
                  <w:sz w:val="22"/>
                  <w:szCs w:val="22"/>
                  <w:rPrChange w:id="2445"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Moodboard</w:delText>
              </w:r>
              <w:r w:rsidRPr="00946032" w:rsidDel="007A38D2">
                <w:rPr>
                  <w:b w:val="0"/>
                  <w:webHidden/>
                </w:rPr>
                <w:tab/>
                <w:delText>17</w:delText>
              </w:r>
            </w:del>
          </w:ins>
        </w:p>
        <w:p w14:paraId="5DA8A857" w14:textId="77777777" w:rsidR="00D95D57" w:rsidRPr="00946032" w:rsidDel="007A38D2" w:rsidRDefault="00D95D57">
          <w:pPr>
            <w:pStyle w:val="Sumrio1"/>
            <w:rPr>
              <w:ins w:id="2446" w:author="WILLIAM FRANCISCO LEITE" w:date="2016-06-27T20:33:00Z"/>
              <w:del w:id="2447" w:author="Osnir Estevam" w:date="2016-08-20T16:45:00Z"/>
              <w:rFonts w:eastAsiaTheme="minorEastAsia"/>
              <w:b w:val="0"/>
              <w:color w:val="auto"/>
              <w:sz w:val="22"/>
              <w:szCs w:val="22"/>
              <w:rPrChange w:id="2448" w:author="William" w:date="2016-06-28T20:55:00Z">
                <w:rPr>
                  <w:ins w:id="2449" w:author="WILLIAM FRANCISCO LEITE" w:date="2016-06-27T20:33:00Z"/>
                  <w:del w:id="2450" w:author="Osnir Estevam" w:date="2016-08-20T16:45:00Z"/>
                  <w:rFonts w:asciiTheme="minorHAnsi" w:eastAsiaTheme="minorEastAsia" w:hAnsiTheme="minorHAnsi" w:cstheme="minorBidi"/>
                  <w:b w:val="0"/>
                  <w:color w:val="auto"/>
                  <w:sz w:val="22"/>
                  <w:szCs w:val="22"/>
                </w:rPr>
              </w:rPrChange>
            </w:rPr>
          </w:pPr>
          <w:ins w:id="2451" w:author="WILLIAM FRANCISCO LEITE" w:date="2016-06-27T20:33:00Z">
            <w:del w:id="2452" w:author="Osnir Estevam" w:date="2016-08-20T16:45:00Z">
              <w:r w:rsidRPr="00946032" w:rsidDel="007A38D2">
                <w:rPr>
                  <w:rStyle w:val="Hyperlink"/>
                  <w:b w:val="0"/>
                </w:rPr>
                <w:delText>2.14.</w:delText>
              </w:r>
              <w:r w:rsidRPr="00946032" w:rsidDel="007A38D2">
                <w:rPr>
                  <w:rFonts w:eastAsiaTheme="minorEastAsia"/>
                  <w:color w:val="auto"/>
                  <w:sz w:val="22"/>
                  <w:szCs w:val="22"/>
                  <w:rPrChange w:id="2453"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StyleGuide</w:delText>
              </w:r>
              <w:r w:rsidRPr="00946032" w:rsidDel="007A38D2">
                <w:rPr>
                  <w:b w:val="0"/>
                  <w:webHidden/>
                </w:rPr>
                <w:tab/>
                <w:delText>17</w:delText>
              </w:r>
            </w:del>
          </w:ins>
        </w:p>
        <w:p w14:paraId="2A4EEF91" w14:textId="77777777" w:rsidR="00D95D57" w:rsidRPr="00946032" w:rsidDel="007A38D2" w:rsidRDefault="00D95D57">
          <w:pPr>
            <w:pStyle w:val="Sumrio1"/>
            <w:rPr>
              <w:ins w:id="2454" w:author="WILLIAM FRANCISCO LEITE" w:date="2016-06-27T20:33:00Z"/>
              <w:del w:id="2455" w:author="Osnir Estevam" w:date="2016-08-20T16:45:00Z"/>
              <w:rFonts w:eastAsiaTheme="minorEastAsia"/>
              <w:b w:val="0"/>
              <w:color w:val="auto"/>
              <w:sz w:val="22"/>
              <w:szCs w:val="22"/>
              <w:rPrChange w:id="2456" w:author="William" w:date="2016-06-28T20:55:00Z">
                <w:rPr>
                  <w:ins w:id="2457" w:author="WILLIAM FRANCISCO LEITE" w:date="2016-06-27T20:33:00Z"/>
                  <w:del w:id="2458" w:author="Osnir Estevam" w:date="2016-08-20T16:45:00Z"/>
                  <w:rFonts w:asciiTheme="minorHAnsi" w:eastAsiaTheme="minorEastAsia" w:hAnsiTheme="minorHAnsi" w:cstheme="minorBidi"/>
                  <w:b w:val="0"/>
                  <w:color w:val="auto"/>
                  <w:sz w:val="22"/>
                  <w:szCs w:val="22"/>
                </w:rPr>
              </w:rPrChange>
            </w:rPr>
          </w:pPr>
          <w:ins w:id="2459" w:author="WILLIAM FRANCISCO LEITE" w:date="2016-06-27T20:33:00Z">
            <w:del w:id="2460" w:author="Osnir Estevam" w:date="2016-08-20T16:45:00Z">
              <w:r w:rsidRPr="00946032" w:rsidDel="007A38D2">
                <w:rPr>
                  <w:rStyle w:val="Hyperlink"/>
                  <w:b w:val="0"/>
                </w:rPr>
                <w:delText>2.15.</w:delText>
              </w:r>
              <w:r w:rsidRPr="00946032" w:rsidDel="007A38D2">
                <w:rPr>
                  <w:rFonts w:eastAsiaTheme="minorEastAsia"/>
                  <w:color w:val="auto"/>
                  <w:sz w:val="22"/>
                  <w:szCs w:val="22"/>
                  <w:rPrChange w:id="2461"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Story board</w:delText>
              </w:r>
              <w:r w:rsidRPr="00946032" w:rsidDel="007A38D2">
                <w:rPr>
                  <w:b w:val="0"/>
                  <w:webHidden/>
                </w:rPr>
                <w:tab/>
                <w:delText>18</w:delText>
              </w:r>
            </w:del>
          </w:ins>
        </w:p>
        <w:p w14:paraId="31495EF9" w14:textId="77777777" w:rsidR="00D95D57" w:rsidRPr="00946032" w:rsidDel="007A38D2" w:rsidRDefault="00D95D57">
          <w:pPr>
            <w:pStyle w:val="Sumrio1"/>
            <w:tabs>
              <w:tab w:val="left" w:pos="480"/>
            </w:tabs>
            <w:rPr>
              <w:ins w:id="2462" w:author="WILLIAM FRANCISCO LEITE" w:date="2016-06-27T20:33:00Z"/>
              <w:del w:id="2463" w:author="Osnir Estevam" w:date="2016-08-20T16:45:00Z"/>
              <w:rFonts w:eastAsiaTheme="minorEastAsia"/>
              <w:b w:val="0"/>
              <w:color w:val="auto"/>
              <w:sz w:val="22"/>
              <w:szCs w:val="22"/>
              <w:rPrChange w:id="2464" w:author="William" w:date="2016-06-28T20:55:00Z">
                <w:rPr>
                  <w:ins w:id="2465" w:author="WILLIAM FRANCISCO LEITE" w:date="2016-06-27T20:33:00Z"/>
                  <w:del w:id="2466" w:author="Osnir Estevam" w:date="2016-08-20T16:45:00Z"/>
                  <w:rFonts w:asciiTheme="minorHAnsi" w:eastAsiaTheme="minorEastAsia" w:hAnsiTheme="minorHAnsi" w:cstheme="minorBidi"/>
                  <w:b w:val="0"/>
                  <w:color w:val="auto"/>
                  <w:sz w:val="22"/>
                  <w:szCs w:val="22"/>
                </w:rPr>
              </w:rPrChange>
            </w:rPr>
          </w:pPr>
          <w:ins w:id="2467" w:author="WILLIAM FRANCISCO LEITE" w:date="2016-06-27T20:33:00Z">
            <w:del w:id="2468" w:author="Osnir Estevam" w:date="2016-08-20T16:45:00Z">
              <w:r w:rsidRPr="00946032" w:rsidDel="007A38D2">
                <w:rPr>
                  <w:rStyle w:val="Hyperlink"/>
                  <w:b w:val="0"/>
                </w:rPr>
                <w:delText>3.</w:delText>
              </w:r>
              <w:r w:rsidRPr="00946032" w:rsidDel="007A38D2">
                <w:rPr>
                  <w:rFonts w:eastAsiaTheme="minorEastAsia"/>
                  <w:color w:val="auto"/>
                  <w:sz w:val="22"/>
                  <w:szCs w:val="22"/>
                  <w:rPrChange w:id="2469"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A COTAÇÃO DE PRODUTOS EM ATACADISTAS</w:delText>
              </w:r>
              <w:r w:rsidRPr="00946032" w:rsidDel="007A38D2">
                <w:rPr>
                  <w:b w:val="0"/>
                  <w:webHidden/>
                </w:rPr>
                <w:tab/>
                <w:delText>20</w:delText>
              </w:r>
            </w:del>
          </w:ins>
        </w:p>
        <w:p w14:paraId="66CD535E" w14:textId="77777777" w:rsidR="00D95D57" w:rsidRPr="00946032" w:rsidDel="007A38D2" w:rsidRDefault="00D95D57">
          <w:pPr>
            <w:pStyle w:val="Sumrio1"/>
            <w:tabs>
              <w:tab w:val="left" w:pos="660"/>
            </w:tabs>
            <w:rPr>
              <w:ins w:id="2470" w:author="WILLIAM FRANCISCO LEITE" w:date="2016-06-27T20:33:00Z"/>
              <w:del w:id="2471" w:author="Osnir Estevam" w:date="2016-08-20T16:45:00Z"/>
              <w:rFonts w:eastAsiaTheme="minorEastAsia"/>
              <w:b w:val="0"/>
              <w:color w:val="auto"/>
              <w:sz w:val="22"/>
              <w:szCs w:val="22"/>
              <w:rPrChange w:id="2472" w:author="William" w:date="2016-06-28T20:55:00Z">
                <w:rPr>
                  <w:ins w:id="2473" w:author="WILLIAM FRANCISCO LEITE" w:date="2016-06-27T20:33:00Z"/>
                  <w:del w:id="2474" w:author="Osnir Estevam" w:date="2016-08-20T16:45:00Z"/>
                  <w:rFonts w:asciiTheme="minorHAnsi" w:eastAsiaTheme="minorEastAsia" w:hAnsiTheme="minorHAnsi" w:cstheme="minorBidi"/>
                  <w:b w:val="0"/>
                  <w:color w:val="auto"/>
                  <w:sz w:val="22"/>
                  <w:szCs w:val="22"/>
                </w:rPr>
              </w:rPrChange>
            </w:rPr>
          </w:pPr>
          <w:ins w:id="2475" w:author="WILLIAM FRANCISCO LEITE" w:date="2016-06-27T20:33:00Z">
            <w:del w:id="2476" w:author="Osnir Estevam" w:date="2016-08-20T16:45:00Z">
              <w:r w:rsidRPr="00946032" w:rsidDel="007A38D2">
                <w:rPr>
                  <w:rStyle w:val="Hyperlink"/>
                  <w:b w:val="0"/>
                </w:rPr>
                <w:delText>3.1.</w:delText>
              </w:r>
              <w:r w:rsidRPr="00946032" w:rsidDel="007A38D2">
                <w:rPr>
                  <w:rFonts w:eastAsiaTheme="minorEastAsia"/>
                  <w:color w:val="auto"/>
                  <w:sz w:val="22"/>
                  <w:szCs w:val="22"/>
                  <w:rPrChange w:id="2477"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Detalhamento do Problema (com fundamentação teórica)</w:delText>
              </w:r>
              <w:r w:rsidRPr="00946032" w:rsidDel="007A38D2">
                <w:rPr>
                  <w:b w:val="0"/>
                  <w:webHidden/>
                </w:rPr>
                <w:tab/>
                <w:delText>20</w:delText>
              </w:r>
            </w:del>
          </w:ins>
        </w:p>
        <w:p w14:paraId="6E041FFA" w14:textId="77777777" w:rsidR="00D95D57" w:rsidRPr="00946032" w:rsidDel="007A38D2" w:rsidRDefault="00D95D57">
          <w:pPr>
            <w:pStyle w:val="Sumrio1"/>
            <w:tabs>
              <w:tab w:val="left" w:pos="660"/>
            </w:tabs>
            <w:rPr>
              <w:ins w:id="2478" w:author="WILLIAM FRANCISCO LEITE" w:date="2016-06-27T20:33:00Z"/>
              <w:del w:id="2479" w:author="Osnir Estevam" w:date="2016-08-20T16:45:00Z"/>
              <w:rFonts w:eastAsiaTheme="minorEastAsia"/>
              <w:b w:val="0"/>
              <w:color w:val="auto"/>
              <w:sz w:val="22"/>
              <w:szCs w:val="22"/>
              <w:rPrChange w:id="2480" w:author="William" w:date="2016-06-28T20:55:00Z">
                <w:rPr>
                  <w:ins w:id="2481" w:author="WILLIAM FRANCISCO LEITE" w:date="2016-06-27T20:33:00Z"/>
                  <w:del w:id="2482" w:author="Osnir Estevam" w:date="2016-08-20T16:45:00Z"/>
                  <w:rFonts w:asciiTheme="minorHAnsi" w:eastAsiaTheme="minorEastAsia" w:hAnsiTheme="minorHAnsi" w:cstheme="minorBidi"/>
                  <w:b w:val="0"/>
                  <w:color w:val="auto"/>
                  <w:sz w:val="22"/>
                  <w:szCs w:val="22"/>
                </w:rPr>
              </w:rPrChange>
            </w:rPr>
          </w:pPr>
          <w:ins w:id="2483" w:author="WILLIAM FRANCISCO LEITE" w:date="2016-06-27T20:33:00Z">
            <w:del w:id="2484" w:author="Osnir Estevam" w:date="2016-08-20T16:45:00Z">
              <w:r w:rsidRPr="00946032" w:rsidDel="007A38D2">
                <w:rPr>
                  <w:rStyle w:val="Hyperlink"/>
                  <w:b w:val="0"/>
                </w:rPr>
                <w:delText>3.2.</w:delText>
              </w:r>
              <w:r w:rsidRPr="00946032" w:rsidDel="007A38D2">
                <w:rPr>
                  <w:rFonts w:eastAsiaTheme="minorEastAsia"/>
                  <w:color w:val="auto"/>
                  <w:sz w:val="22"/>
                  <w:szCs w:val="22"/>
                  <w:rPrChange w:id="2485"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Detalhamento da Solução (com fundamentação teórica)</w:delText>
              </w:r>
              <w:r w:rsidRPr="00946032" w:rsidDel="007A38D2">
                <w:rPr>
                  <w:b w:val="0"/>
                  <w:webHidden/>
                </w:rPr>
                <w:tab/>
                <w:delText>21</w:delText>
              </w:r>
            </w:del>
          </w:ins>
        </w:p>
        <w:p w14:paraId="2F4BAA10" w14:textId="77777777" w:rsidR="00D95D57" w:rsidRPr="00946032" w:rsidDel="007A38D2" w:rsidRDefault="00D95D57">
          <w:pPr>
            <w:pStyle w:val="Sumrio1"/>
            <w:tabs>
              <w:tab w:val="left" w:pos="660"/>
            </w:tabs>
            <w:rPr>
              <w:ins w:id="2486" w:author="WILLIAM FRANCISCO LEITE" w:date="2016-06-27T20:33:00Z"/>
              <w:del w:id="2487" w:author="Osnir Estevam" w:date="2016-08-20T16:45:00Z"/>
              <w:rFonts w:eastAsiaTheme="minorEastAsia"/>
              <w:b w:val="0"/>
              <w:color w:val="auto"/>
              <w:sz w:val="22"/>
              <w:szCs w:val="22"/>
              <w:rPrChange w:id="2488" w:author="William" w:date="2016-06-28T20:55:00Z">
                <w:rPr>
                  <w:ins w:id="2489" w:author="WILLIAM FRANCISCO LEITE" w:date="2016-06-27T20:33:00Z"/>
                  <w:del w:id="2490" w:author="Osnir Estevam" w:date="2016-08-20T16:45:00Z"/>
                  <w:rFonts w:asciiTheme="minorHAnsi" w:eastAsiaTheme="minorEastAsia" w:hAnsiTheme="minorHAnsi" w:cstheme="minorBidi"/>
                  <w:b w:val="0"/>
                  <w:color w:val="auto"/>
                  <w:sz w:val="22"/>
                  <w:szCs w:val="22"/>
                </w:rPr>
              </w:rPrChange>
            </w:rPr>
          </w:pPr>
          <w:ins w:id="2491" w:author="WILLIAM FRANCISCO LEITE" w:date="2016-06-27T20:33:00Z">
            <w:del w:id="2492" w:author="Osnir Estevam" w:date="2016-08-20T16:45:00Z">
              <w:r w:rsidRPr="00946032" w:rsidDel="007A38D2">
                <w:rPr>
                  <w:rStyle w:val="Hyperlink"/>
                  <w:b w:val="0"/>
                </w:rPr>
                <w:delText>3.3.</w:delText>
              </w:r>
              <w:r w:rsidRPr="00946032" w:rsidDel="007A38D2">
                <w:rPr>
                  <w:rFonts w:eastAsiaTheme="minorEastAsia"/>
                  <w:color w:val="auto"/>
                  <w:sz w:val="22"/>
                  <w:szCs w:val="22"/>
                  <w:rPrChange w:id="2493"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BPM (Business Process Model)</w:delText>
              </w:r>
              <w:r w:rsidRPr="00946032" w:rsidDel="007A38D2">
                <w:rPr>
                  <w:b w:val="0"/>
                  <w:webHidden/>
                </w:rPr>
                <w:tab/>
                <w:delText>22</w:delText>
              </w:r>
            </w:del>
          </w:ins>
        </w:p>
        <w:p w14:paraId="04C8058D" w14:textId="77777777" w:rsidR="00D95D57" w:rsidRPr="00946032" w:rsidDel="007A38D2" w:rsidRDefault="00D95D57">
          <w:pPr>
            <w:pStyle w:val="Sumrio1"/>
            <w:rPr>
              <w:ins w:id="2494" w:author="WILLIAM FRANCISCO LEITE" w:date="2016-06-27T20:33:00Z"/>
              <w:del w:id="2495" w:author="Osnir Estevam" w:date="2016-08-20T16:45:00Z"/>
              <w:rFonts w:eastAsiaTheme="minorEastAsia"/>
              <w:b w:val="0"/>
              <w:color w:val="auto"/>
              <w:sz w:val="22"/>
              <w:szCs w:val="22"/>
              <w:rPrChange w:id="2496" w:author="William" w:date="2016-06-28T20:55:00Z">
                <w:rPr>
                  <w:ins w:id="2497" w:author="WILLIAM FRANCISCO LEITE" w:date="2016-06-27T20:33:00Z"/>
                  <w:del w:id="2498" w:author="Osnir Estevam" w:date="2016-08-20T16:45:00Z"/>
                  <w:rFonts w:asciiTheme="minorHAnsi" w:eastAsiaTheme="minorEastAsia" w:hAnsiTheme="minorHAnsi" w:cstheme="minorBidi"/>
                  <w:b w:val="0"/>
                  <w:color w:val="auto"/>
                  <w:sz w:val="22"/>
                  <w:szCs w:val="22"/>
                </w:rPr>
              </w:rPrChange>
            </w:rPr>
          </w:pPr>
          <w:ins w:id="2499" w:author="WILLIAM FRANCISCO LEITE" w:date="2016-06-27T20:33:00Z">
            <w:del w:id="2500" w:author="Osnir Estevam" w:date="2016-08-20T16:45:00Z">
              <w:r w:rsidRPr="00946032" w:rsidDel="007A38D2">
                <w:rPr>
                  <w:rStyle w:val="Hyperlink"/>
                  <w:b w:val="0"/>
                </w:rPr>
                <w:delText>3.3.1.</w:delText>
              </w:r>
              <w:r w:rsidRPr="00946032" w:rsidDel="007A38D2">
                <w:rPr>
                  <w:rFonts w:eastAsiaTheme="minorEastAsia"/>
                  <w:color w:val="auto"/>
                  <w:sz w:val="22"/>
                  <w:szCs w:val="22"/>
                  <w:rPrChange w:id="2501"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Requisitos</w:delText>
              </w:r>
              <w:r w:rsidRPr="00946032" w:rsidDel="007A38D2">
                <w:rPr>
                  <w:b w:val="0"/>
                  <w:webHidden/>
                </w:rPr>
                <w:tab/>
                <w:delText>23</w:delText>
              </w:r>
            </w:del>
          </w:ins>
        </w:p>
        <w:p w14:paraId="0889AE9E" w14:textId="77777777" w:rsidR="00D95D57" w:rsidRPr="00946032" w:rsidDel="007A38D2" w:rsidRDefault="00D95D57">
          <w:pPr>
            <w:pStyle w:val="Sumrio1"/>
            <w:rPr>
              <w:ins w:id="2502" w:author="WILLIAM FRANCISCO LEITE" w:date="2016-06-27T20:33:00Z"/>
              <w:del w:id="2503" w:author="Osnir Estevam" w:date="2016-08-20T16:45:00Z"/>
              <w:rFonts w:eastAsiaTheme="minorEastAsia"/>
              <w:b w:val="0"/>
              <w:color w:val="auto"/>
              <w:sz w:val="22"/>
              <w:szCs w:val="22"/>
              <w:rPrChange w:id="2504" w:author="William" w:date="2016-06-28T20:55:00Z">
                <w:rPr>
                  <w:ins w:id="2505" w:author="WILLIAM FRANCISCO LEITE" w:date="2016-06-27T20:33:00Z"/>
                  <w:del w:id="2506" w:author="Osnir Estevam" w:date="2016-08-20T16:45:00Z"/>
                  <w:rFonts w:asciiTheme="minorHAnsi" w:eastAsiaTheme="minorEastAsia" w:hAnsiTheme="minorHAnsi" w:cstheme="minorBidi"/>
                  <w:b w:val="0"/>
                  <w:color w:val="auto"/>
                  <w:sz w:val="22"/>
                  <w:szCs w:val="22"/>
                </w:rPr>
              </w:rPrChange>
            </w:rPr>
          </w:pPr>
          <w:ins w:id="2507" w:author="WILLIAM FRANCISCO LEITE" w:date="2016-06-27T20:33:00Z">
            <w:del w:id="2508" w:author="Osnir Estevam" w:date="2016-08-20T16:45:00Z">
              <w:r w:rsidRPr="00946032" w:rsidDel="007A38D2">
                <w:rPr>
                  <w:rStyle w:val="Hyperlink"/>
                  <w:b w:val="0"/>
                </w:rPr>
                <w:delText>3.3.1.</w:delText>
              </w:r>
              <w:r w:rsidRPr="00946032" w:rsidDel="007A38D2">
                <w:rPr>
                  <w:rFonts w:eastAsiaTheme="minorEastAsia"/>
                  <w:color w:val="auto"/>
                  <w:sz w:val="22"/>
                  <w:szCs w:val="22"/>
                  <w:rPrChange w:id="2509"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URIs (Recursos) da API</w:delText>
              </w:r>
              <w:r w:rsidRPr="00946032" w:rsidDel="007A38D2">
                <w:rPr>
                  <w:b w:val="0"/>
                  <w:webHidden/>
                </w:rPr>
                <w:tab/>
                <w:delText>25</w:delText>
              </w:r>
            </w:del>
          </w:ins>
        </w:p>
        <w:p w14:paraId="24FCA650" w14:textId="77777777" w:rsidR="00D95D57" w:rsidRPr="00946032" w:rsidDel="007A38D2" w:rsidRDefault="00D95D57">
          <w:pPr>
            <w:pStyle w:val="Sumrio1"/>
            <w:rPr>
              <w:ins w:id="2510" w:author="WILLIAM FRANCISCO LEITE" w:date="2016-06-27T20:33:00Z"/>
              <w:del w:id="2511" w:author="Osnir Estevam" w:date="2016-08-20T16:45:00Z"/>
              <w:rFonts w:eastAsiaTheme="minorEastAsia"/>
              <w:b w:val="0"/>
              <w:color w:val="auto"/>
              <w:sz w:val="22"/>
              <w:szCs w:val="22"/>
              <w:rPrChange w:id="2512" w:author="William" w:date="2016-06-28T20:55:00Z">
                <w:rPr>
                  <w:ins w:id="2513" w:author="WILLIAM FRANCISCO LEITE" w:date="2016-06-27T20:33:00Z"/>
                  <w:del w:id="2514" w:author="Osnir Estevam" w:date="2016-08-20T16:45:00Z"/>
                  <w:rFonts w:asciiTheme="minorHAnsi" w:eastAsiaTheme="minorEastAsia" w:hAnsiTheme="minorHAnsi" w:cstheme="minorBidi"/>
                  <w:b w:val="0"/>
                  <w:color w:val="auto"/>
                  <w:sz w:val="22"/>
                  <w:szCs w:val="22"/>
                </w:rPr>
              </w:rPrChange>
            </w:rPr>
          </w:pPr>
          <w:ins w:id="2515" w:author="WILLIAM FRANCISCO LEITE" w:date="2016-06-27T20:33:00Z">
            <w:del w:id="2516" w:author="Osnir Estevam" w:date="2016-08-20T16:45:00Z">
              <w:r w:rsidRPr="00946032" w:rsidDel="007A38D2">
                <w:rPr>
                  <w:rStyle w:val="Hyperlink"/>
                  <w:b w:val="0"/>
                </w:rPr>
                <w:delText>3.3.2.</w:delText>
              </w:r>
              <w:r w:rsidRPr="00946032" w:rsidDel="007A38D2">
                <w:rPr>
                  <w:rFonts w:eastAsiaTheme="minorEastAsia"/>
                  <w:color w:val="auto"/>
                  <w:sz w:val="22"/>
                  <w:szCs w:val="22"/>
                  <w:rPrChange w:id="2517"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MER (Modelo Entidade Relacional)</w:delText>
              </w:r>
              <w:r w:rsidRPr="00946032" w:rsidDel="007A38D2">
                <w:rPr>
                  <w:b w:val="0"/>
                  <w:webHidden/>
                </w:rPr>
                <w:tab/>
                <w:delText>26</w:delText>
              </w:r>
            </w:del>
          </w:ins>
        </w:p>
        <w:p w14:paraId="0B850669" w14:textId="77777777" w:rsidR="00D95D57" w:rsidRPr="00946032" w:rsidDel="007A38D2" w:rsidRDefault="00D95D57">
          <w:pPr>
            <w:pStyle w:val="Sumrio1"/>
            <w:rPr>
              <w:ins w:id="2518" w:author="WILLIAM FRANCISCO LEITE" w:date="2016-06-27T20:33:00Z"/>
              <w:del w:id="2519" w:author="Osnir Estevam" w:date="2016-08-20T16:45:00Z"/>
              <w:rFonts w:eastAsiaTheme="minorEastAsia"/>
              <w:b w:val="0"/>
              <w:color w:val="auto"/>
              <w:sz w:val="22"/>
              <w:szCs w:val="22"/>
              <w:rPrChange w:id="2520" w:author="William" w:date="2016-06-28T20:55:00Z">
                <w:rPr>
                  <w:ins w:id="2521" w:author="WILLIAM FRANCISCO LEITE" w:date="2016-06-27T20:33:00Z"/>
                  <w:del w:id="2522" w:author="Osnir Estevam" w:date="2016-08-20T16:45:00Z"/>
                  <w:rFonts w:asciiTheme="minorHAnsi" w:eastAsiaTheme="minorEastAsia" w:hAnsiTheme="minorHAnsi" w:cstheme="minorBidi"/>
                  <w:b w:val="0"/>
                  <w:color w:val="auto"/>
                  <w:sz w:val="22"/>
                  <w:szCs w:val="22"/>
                </w:rPr>
              </w:rPrChange>
            </w:rPr>
          </w:pPr>
          <w:ins w:id="2523" w:author="WILLIAM FRANCISCO LEITE" w:date="2016-06-27T20:33:00Z">
            <w:del w:id="2524" w:author="Osnir Estevam" w:date="2016-08-20T16:45:00Z">
              <w:r w:rsidRPr="00946032" w:rsidDel="007A38D2">
                <w:rPr>
                  <w:rStyle w:val="Hyperlink"/>
                  <w:b w:val="0"/>
                </w:rPr>
                <w:delText>3.3.3.</w:delText>
              </w:r>
              <w:r w:rsidRPr="00946032" w:rsidDel="007A38D2">
                <w:rPr>
                  <w:rFonts w:eastAsiaTheme="minorEastAsia"/>
                  <w:color w:val="auto"/>
                  <w:sz w:val="22"/>
                  <w:szCs w:val="22"/>
                  <w:rPrChange w:id="2525"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Big Picture (Arquitetura)</w:delText>
              </w:r>
              <w:r w:rsidRPr="00946032" w:rsidDel="007A38D2">
                <w:rPr>
                  <w:b w:val="0"/>
                  <w:webHidden/>
                </w:rPr>
                <w:tab/>
                <w:delText>27</w:delText>
              </w:r>
            </w:del>
          </w:ins>
        </w:p>
        <w:p w14:paraId="0953983B" w14:textId="77777777" w:rsidR="00D95D57" w:rsidRPr="00946032" w:rsidDel="007A38D2" w:rsidRDefault="00D95D57">
          <w:pPr>
            <w:pStyle w:val="Sumrio1"/>
            <w:tabs>
              <w:tab w:val="left" w:pos="660"/>
            </w:tabs>
            <w:rPr>
              <w:ins w:id="2526" w:author="WILLIAM FRANCISCO LEITE" w:date="2016-06-27T20:33:00Z"/>
              <w:del w:id="2527" w:author="Osnir Estevam" w:date="2016-08-20T16:45:00Z"/>
              <w:rFonts w:eastAsiaTheme="minorEastAsia"/>
              <w:b w:val="0"/>
              <w:color w:val="auto"/>
              <w:sz w:val="22"/>
              <w:szCs w:val="22"/>
              <w:rPrChange w:id="2528" w:author="William" w:date="2016-06-28T20:55:00Z">
                <w:rPr>
                  <w:ins w:id="2529" w:author="WILLIAM FRANCISCO LEITE" w:date="2016-06-27T20:33:00Z"/>
                  <w:del w:id="2530" w:author="Osnir Estevam" w:date="2016-08-20T16:45:00Z"/>
                  <w:rFonts w:asciiTheme="minorHAnsi" w:eastAsiaTheme="minorEastAsia" w:hAnsiTheme="minorHAnsi" w:cstheme="minorBidi"/>
                  <w:b w:val="0"/>
                  <w:color w:val="auto"/>
                  <w:sz w:val="22"/>
                  <w:szCs w:val="22"/>
                </w:rPr>
              </w:rPrChange>
            </w:rPr>
          </w:pPr>
          <w:ins w:id="2531" w:author="WILLIAM FRANCISCO LEITE" w:date="2016-06-27T20:33:00Z">
            <w:del w:id="2532" w:author="Osnir Estevam" w:date="2016-08-20T16:45:00Z">
              <w:r w:rsidRPr="00946032" w:rsidDel="007A38D2">
                <w:rPr>
                  <w:rStyle w:val="Hyperlink"/>
                  <w:b w:val="0"/>
                </w:rPr>
                <w:delText>3.4.</w:delText>
              </w:r>
              <w:r w:rsidRPr="00946032" w:rsidDel="007A38D2">
                <w:rPr>
                  <w:rFonts w:eastAsiaTheme="minorEastAsia"/>
                  <w:color w:val="auto"/>
                  <w:sz w:val="22"/>
                  <w:szCs w:val="22"/>
                  <w:rPrChange w:id="2533"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Metodologia de Pesquisa (com detalhamento da solução técnica)</w:delText>
              </w:r>
              <w:r w:rsidRPr="00946032" w:rsidDel="007A38D2">
                <w:rPr>
                  <w:b w:val="0"/>
                  <w:webHidden/>
                </w:rPr>
                <w:tab/>
                <w:delText>38</w:delText>
              </w:r>
            </w:del>
          </w:ins>
        </w:p>
        <w:p w14:paraId="6703B7BE" w14:textId="77777777" w:rsidR="00D95D57" w:rsidRPr="00946032" w:rsidDel="007A38D2" w:rsidRDefault="00D95D57">
          <w:pPr>
            <w:pStyle w:val="Sumrio1"/>
            <w:rPr>
              <w:ins w:id="2534" w:author="WILLIAM FRANCISCO LEITE" w:date="2016-06-27T20:33:00Z"/>
              <w:del w:id="2535" w:author="Osnir Estevam" w:date="2016-08-20T16:45:00Z"/>
              <w:rFonts w:eastAsiaTheme="minorEastAsia"/>
              <w:b w:val="0"/>
              <w:color w:val="auto"/>
              <w:sz w:val="22"/>
              <w:szCs w:val="22"/>
              <w:rPrChange w:id="2536" w:author="William" w:date="2016-06-28T20:55:00Z">
                <w:rPr>
                  <w:ins w:id="2537" w:author="WILLIAM FRANCISCO LEITE" w:date="2016-06-27T20:33:00Z"/>
                  <w:del w:id="2538" w:author="Osnir Estevam" w:date="2016-08-20T16:45:00Z"/>
                  <w:rFonts w:asciiTheme="minorHAnsi" w:eastAsiaTheme="minorEastAsia" w:hAnsiTheme="minorHAnsi" w:cstheme="minorBidi"/>
                  <w:b w:val="0"/>
                  <w:color w:val="auto"/>
                  <w:sz w:val="22"/>
                  <w:szCs w:val="22"/>
                </w:rPr>
              </w:rPrChange>
            </w:rPr>
          </w:pPr>
          <w:ins w:id="2539" w:author="WILLIAM FRANCISCO LEITE" w:date="2016-06-27T20:33:00Z">
            <w:del w:id="2540" w:author="Osnir Estevam" w:date="2016-08-20T16:45:00Z">
              <w:r w:rsidRPr="00946032" w:rsidDel="007A38D2">
                <w:rPr>
                  <w:rStyle w:val="Hyperlink"/>
                  <w:b w:val="0"/>
                </w:rPr>
                <w:delText>3.4.1.</w:delText>
              </w:r>
              <w:r w:rsidRPr="00946032" w:rsidDel="007A38D2">
                <w:rPr>
                  <w:rFonts w:eastAsiaTheme="minorEastAsia"/>
                  <w:color w:val="auto"/>
                  <w:sz w:val="22"/>
                  <w:szCs w:val="22"/>
                  <w:rPrChange w:id="2541"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Instrumentos de Pesquisa</w:delText>
              </w:r>
              <w:r w:rsidRPr="00946032" w:rsidDel="007A38D2">
                <w:rPr>
                  <w:b w:val="0"/>
                  <w:webHidden/>
                </w:rPr>
                <w:tab/>
                <w:delText>38</w:delText>
              </w:r>
            </w:del>
          </w:ins>
        </w:p>
        <w:p w14:paraId="14ACE997" w14:textId="77777777" w:rsidR="00D95D57" w:rsidRPr="00946032" w:rsidDel="007A38D2" w:rsidRDefault="00D95D57">
          <w:pPr>
            <w:pStyle w:val="Sumrio1"/>
            <w:tabs>
              <w:tab w:val="left" w:pos="1100"/>
            </w:tabs>
            <w:rPr>
              <w:ins w:id="2542" w:author="WILLIAM FRANCISCO LEITE" w:date="2016-06-27T20:33:00Z"/>
              <w:del w:id="2543" w:author="Osnir Estevam" w:date="2016-08-20T16:45:00Z"/>
              <w:rFonts w:eastAsiaTheme="minorEastAsia"/>
              <w:b w:val="0"/>
              <w:color w:val="auto"/>
              <w:sz w:val="22"/>
              <w:szCs w:val="22"/>
              <w:rPrChange w:id="2544" w:author="William" w:date="2016-06-28T20:55:00Z">
                <w:rPr>
                  <w:ins w:id="2545" w:author="WILLIAM FRANCISCO LEITE" w:date="2016-06-27T20:33:00Z"/>
                  <w:del w:id="2546" w:author="Osnir Estevam" w:date="2016-08-20T16:45:00Z"/>
                  <w:rFonts w:asciiTheme="minorHAnsi" w:eastAsiaTheme="minorEastAsia" w:hAnsiTheme="minorHAnsi" w:cstheme="minorBidi"/>
                  <w:b w:val="0"/>
                  <w:color w:val="auto"/>
                  <w:sz w:val="22"/>
                  <w:szCs w:val="22"/>
                </w:rPr>
              </w:rPrChange>
            </w:rPr>
          </w:pPr>
          <w:ins w:id="2547" w:author="WILLIAM FRANCISCO LEITE" w:date="2016-06-27T20:33:00Z">
            <w:del w:id="2548" w:author="Osnir Estevam" w:date="2016-08-20T16:45:00Z">
              <w:r w:rsidRPr="00946032" w:rsidDel="007A38D2">
                <w:rPr>
                  <w:rStyle w:val="Hyperlink"/>
                  <w:b w:val="0"/>
                </w:rPr>
                <w:delText>3.4.1.1.</w:delText>
              </w:r>
              <w:r w:rsidRPr="00946032" w:rsidDel="007A38D2">
                <w:rPr>
                  <w:rFonts w:eastAsiaTheme="minorEastAsia"/>
                  <w:color w:val="auto"/>
                  <w:sz w:val="22"/>
                  <w:szCs w:val="22"/>
                  <w:rPrChange w:id="2549"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Mercado:</w:delText>
              </w:r>
              <w:r w:rsidRPr="00946032" w:rsidDel="007A38D2">
                <w:rPr>
                  <w:b w:val="0"/>
                  <w:webHidden/>
                </w:rPr>
                <w:tab/>
                <w:delText>38</w:delText>
              </w:r>
            </w:del>
          </w:ins>
        </w:p>
        <w:p w14:paraId="4889F91B" w14:textId="77777777" w:rsidR="00D95D57" w:rsidRPr="00946032" w:rsidDel="007A38D2" w:rsidRDefault="00D95D57">
          <w:pPr>
            <w:pStyle w:val="Sumrio1"/>
            <w:tabs>
              <w:tab w:val="left" w:pos="1320"/>
            </w:tabs>
            <w:rPr>
              <w:ins w:id="2550" w:author="WILLIAM FRANCISCO LEITE" w:date="2016-06-27T20:33:00Z"/>
              <w:del w:id="2551" w:author="Osnir Estevam" w:date="2016-08-20T16:45:00Z"/>
              <w:rFonts w:eastAsiaTheme="minorEastAsia"/>
              <w:b w:val="0"/>
              <w:color w:val="auto"/>
              <w:sz w:val="22"/>
              <w:szCs w:val="22"/>
              <w:rPrChange w:id="2552" w:author="William" w:date="2016-06-28T20:55:00Z">
                <w:rPr>
                  <w:ins w:id="2553" w:author="WILLIAM FRANCISCO LEITE" w:date="2016-06-27T20:33:00Z"/>
                  <w:del w:id="2554" w:author="Osnir Estevam" w:date="2016-08-20T16:45:00Z"/>
                  <w:rFonts w:asciiTheme="minorHAnsi" w:eastAsiaTheme="minorEastAsia" w:hAnsiTheme="minorHAnsi" w:cstheme="minorBidi"/>
                  <w:b w:val="0"/>
                  <w:color w:val="auto"/>
                  <w:sz w:val="22"/>
                  <w:szCs w:val="22"/>
                </w:rPr>
              </w:rPrChange>
            </w:rPr>
          </w:pPr>
          <w:ins w:id="2555" w:author="WILLIAM FRANCISCO LEITE" w:date="2016-06-27T20:33:00Z">
            <w:del w:id="2556" w:author="Osnir Estevam" w:date="2016-08-20T16:45:00Z">
              <w:r w:rsidRPr="00946032" w:rsidDel="007A38D2">
                <w:rPr>
                  <w:rStyle w:val="Hyperlink"/>
                  <w:b w:val="0"/>
                </w:rPr>
                <w:delText>3.4.1.1.1.</w:delText>
              </w:r>
              <w:r w:rsidRPr="00946032" w:rsidDel="007A38D2">
                <w:rPr>
                  <w:rFonts w:eastAsiaTheme="minorEastAsia"/>
                  <w:color w:val="auto"/>
                  <w:sz w:val="22"/>
                  <w:szCs w:val="22"/>
                  <w:rPrChange w:id="2557"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Cientifico</w:delText>
              </w:r>
              <w:r w:rsidRPr="00946032" w:rsidDel="007A38D2">
                <w:rPr>
                  <w:b w:val="0"/>
                  <w:webHidden/>
                </w:rPr>
                <w:tab/>
                <w:delText>38</w:delText>
              </w:r>
            </w:del>
          </w:ins>
        </w:p>
        <w:p w14:paraId="702663F0" w14:textId="77777777" w:rsidR="00D95D57" w:rsidRPr="00946032" w:rsidDel="007A38D2" w:rsidRDefault="00D95D57">
          <w:pPr>
            <w:pStyle w:val="Sumrio1"/>
            <w:rPr>
              <w:ins w:id="2558" w:author="WILLIAM FRANCISCO LEITE" w:date="2016-06-27T20:33:00Z"/>
              <w:del w:id="2559" w:author="Osnir Estevam" w:date="2016-08-20T16:45:00Z"/>
              <w:rFonts w:eastAsiaTheme="minorEastAsia"/>
              <w:b w:val="0"/>
              <w:color w:val="auto"/>
              <w:sz w:val="22"/>
              <w:szCs w:val="22"/>
              <w:rPrChange w:id="2560" w:author="William" w:date="2016-06-28T20:55:00Z">
                <w:rPr>
                  <w:ins w:id="2561" w:author="WILLIAM FRANCISCO LEITE" w:date="2016-06-27T20:33:00Z"/>
                  <w:del w:id="2562" w:author="Osnir Estevam" w:date="2016-08-20T16:45:00Z"/>
                  <w:rFonts w:asciiTheme="minorHAnsi" w:eastAsiaTheme="minorEastAsia" w:hAnsiTheme="minorHAnsi" w:cstheme="minorBidi"/>
                  <w:b w:val="0"/>
                  <w:color w:val="auto"/>
                  <w:sz w:val="22"/>
                  <w:szCs w:val="22"/>
                </w:rPr>
              </w:rPrChange>
            </w:rPr>
          </w:pPr>
          <w:ins w:id="2563" w:author="WILLIAM FRANCISCO LEITE" w:date="2016-06-27T20:33:00Z">
            <w:del w:id="2564" w:author="Osnir Estevam" w:date="2016-08-20T16:45:00Z">
              <w:r w:rsidRPr="00946032" w:rsidDel="007A38D2">
                <w:rPr>
                  <w:rStyle w:val="Hyperlink"/>
                  <w:b w:val="0"/>
                </w:rPr>
                <w:delText>3.4.2.</w:delText>
              </w:r>
              <w:r w:rsidRPr="00946032" w:rsidDel="007A38D2">
                <w:rPr>
                  <w:rFonts w:eastAsiaTheme="minorEastAsia"/>
                  <w:color w:val="auto"/>
                  <w:sz w:val="22"/>
                  <w:szCs w:val="22"/>
                  <w:rPrChange w:id="2565"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Coleta de Dados</w:delText>
              </w:r>
              <w:r w:rsidRPr="00946032" w:rsidDel="007A38D2">
                <w:rPr>
                  <w:b w:val="0"/>
                  <w:webHidden/>
                </w:rPr>
                <w:tab/>
                <w:delText>38</w:delText>
              </w:r>
            </w:del>
          </w:ins>
        </w:p>
        <w:p w14:paraId="0BD4D3F2" w14:textId="77777777" w:rsidR="00D95D57" w:rsidRPr="00946032" w:rsidDel="007A38D2" w:rsidRDefault="00D95D57">
          <w:pPr>
            <w:pStyle w:val="Sumrio1"/>
            <w:rPr>
              <w:ins w:id="2566" w:author="WILLIAM FRANCISCO LEITE" w:date="2016-06-27T20:33:00Z"/>
              <w:del w:id="2567" w:author="Osnir Estevam" w:date="2016-08-20T16:45:00Z"/>
              <w:rFonts w:eastAsiaTheme="minorEastAsia"/>
              <w:b w:val="0"/>
              <w:color w:val="auto"/>
              <w:sz w:val="22"/>
              <w:szCs w:val="22"/>
              <w:rPrChange w:id="2568" w:author="William" w:date="2016-06-28T20:55:00Z">
                <w:rPr>
                  <w:ins w:id="2569" w:author="WILLIAM FRANCISCO LEITE" w:date="2016-06-27T20:33:00Z"/>
                  <w:del w:id="2570" w:author="Osnir Estevam" w:date="2016-08-20T16:45:00Z"/>
                  <w:rFonts w:asciiTheme="minorHAnsi" w:eastAsiaTheme="minorEastAsia" w:hAnsiTheme="minorHAnsi" w:cstheme="minorBidi"/>
                  <w:b w:val="0"/>
                  <w:color w:val="auto"/>
                  <w:sz w:val="22"/>
                  <w:szCs w:val="22"/>
                </w:rPr>
              </w:rPrChange>
            </w:rPr>
          </w:pPr>
          <w:ins w:id="2571" w:author="WILLIAM FRANCISCO LEITE" w:date="2016-06-27T20:33:00Z">
            <w:del w:id="2572" w:author="Osnir Estevam" w:date="2016-08-20T16:45:00Z">
              <w:r w:rsidRPr="00946032" w:rsidDel="007A38D2">
                <w:rPr>
                  <w:rStyle w:val="Hyperlink"/>
                  <w:b w:val="0"/>
                </w:rPr>
                <w:delText>3.4.3.</w:delText>
              </w:r>
              <w:r w:rsidRPr="00946032" w:rsidDel="007A38D2">
                <w:rPr>
                  <w:rFonts w:eastAsiaTheme="minorEastAsia"/>
                  <w:color w:val="auto"/>
                  <w:sz w:val="22"/>
                  <w:szCs w:val="22"/>
                  <w:rPrChange w:id="2573"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Resultados Esperados</w:delText>
              </w:r>
              <w:r w:rsidRPr="00946032" w:rsidDel="007A38D2">
                <w:rPr>
                  <w:b w:val="0"/>
                  <w:webHidden/>
                </w:rPr>
                <w:tab/>
                <w:delText>39</w:delText>
              </w:r>
            </w:del>
          </w:ins>
        </w:p>
        <w:p w14:paraId="7ED391CC" w14:textId="77777777" w:rsidR="00D95D57" w:rsidRPr="00946032" w:rsidDel="007A38D2" w:rsidRDefault="00D95D57">
          <w:pPr>
            <w:pStyle w:val="Sumrio1"/>
            <w:tabs>
              <w:tab w:val="left" w:pos="480"/>
            </w:tabs>
            <w:rPr>
              <w:ins w:id="2574" w:author="WILLIAM FRANCISCO LEITE" w:date="2016-06-27T20:33:00Z"/>
              <w:del w:id="2575" w:author="Osnir Estevam" w:date="2016-08-20T16:45:00Z"/>
              <w:rFonts w:eastAsiaTheme="minorEastAsia"/>
              <w:b w:val="0"/>
              <w:color w:val="auto"/>
              <w:sz w:val="22"/>
              <w:szCs w:val="22"/>
              <w:rPrChange w:id="2576" w:author="William" w:date="2016-06-28T20:55:00Z">
                <w:rPr>
                  <w:ins w:id="2577" w:author="WILLIAM FRANCISCO LEITE" w:date="2016-06-27T20:33:00Z"/>
                  <w:del w:id="2578" w:author="Osnir Estevam" w:date="2016-08-20T16:45:00Z"/>
                  <w:rFonts w:asciiTheme="minorHAnsi" w:eastAsiaTheme="minorEastAsia" w:hAnsiTheme="minorHAnsi" w:cstheme="minorBidi"/>
                  <w:b w:val="0"/>
                  <w:color w:val="auto"/>
                  <w:sz w:val="22"/>
                  <w:szCs w:val="22"/>
                </w:rPr>
              </w:rPrChange>
            </w:rPr>
          </w:pPr>
          <w:ins w:id="2579" w:author="WILLIAM FRANCISCO LEITE" w:date="2016-06-27T20:33:00Z">
            <w:del w:id="2580" w:author="Osnir Estevam" w:date="2016-08-20T16:45:00Z">
              <w:r w:rsidRPr="00946032" w:rsidDel="007A38D2">
                <w:rPr>
                  <w:rStyle w:val="Hyperlink"/>
                  <w:b w:val="0"/>
                </w:rPr>
                <w:delText>4.</w:delText>
              </w:r>
              <w:r w:rsidRPr="00946032" w:rsidDel="007A38D2">
                <w:rPr>
                  <w:rFonts w:eastAsiaTheme="minorEastAsia"/>
                  <w:color w:val="auto"/>
                  <w:sz w:val="22"/>
                  <w:szCs w:val="22"/>
                  <w:rPrChange w:id="2581" w:author="William" w:date="2016-06-28T20:55:00Z">
                    <w:rPr>
                      <w:rFonts w:asciiTheme="minorHAnsi" w:eastAsiaTheme="minorEastAsia" w:hAnsiTheme="minorHAnsi" w:cstheme="minorBidi"/>
                      <w:color w:val="auto"/>
                      <w:sz w:val="22"/>
                      <w:szCs w:val="22"/>
                    </w:rPr>
                  </w:rPrChange>
                </w:rPr>
                <w:tab/>
              </w:r>
              <w:r w:rsidRPr="00946032" w:rsidDel="007A38D2">
                <w:rPr>
                  <w:rStyle w:val="Hyperlink"/>
                  <w:b w:val="0"/>
                </w:rPr>
                <w:delText>CONSIDERAÇÕES FINAIS</w:delText>
              </w:r>
              <w:r w:rsidRPr="00946032" w:rsidDel="007A38D2">
                <w:rPr>
                  <w:b w:val="0"/>
                  <w:webHidden/>
                </w:rPr>
                <w:tab/>
                <w:delText>39</w:delText>
              </w:r>
            </w:del>
          </w:ins>
        </w:p>
        <w:p w14:paraId="158D49BB" w14:textId="77777777" w:rsidR="00D95D57" w:rsidRPr="00946032" w:rsidDel="007A38D2" w:rsidRDefault="00D95D57">
          <w:pPr>
            <w:pStyle w:val="Sumrio1"/>
            <w:rPr>
              <w:ins w:id="2582" w:author="WILLIAM FRANCISCO LEITE" w:date="2016-06-27T20:33:00Z"/>
              <w:del w:id="2583" w:author="Osnir Estevam" w:date="2016-08-20T16:45:00Z"/>
              <w:rFonts w:eastAsiaTheme="minorEastAsia"/>
              <w:b w:val="0"/>
              <w:color w:val="auto"/>
              <w:sz w:val="22"/>
              <w:szCs w:val="22"/>
              <w:rPrChange w:id="2584" w:author="William" w:date="2016-06-28T20:55:00Z">
                <w:rPr>
                  <w:ins w:id="2585" w:author="WILLIAM FRANCISCO LEITE" w:date="2016-06-27T20:33:00Z"/>
                  <w:del w:id="2586" w:author="Osnir Estevam" w:date="2016-08-20T16:45:00Z"/>
                  <w:rFonts w:asciiTheme="minorHAnsi" w:eastAsiaTheme="minorEastAsia" w:hAnsiTheme="minorHAnsi" w:cstheme="minorBidi"/>
                  <w:b w:val="0"/>
                  <w:color w:val="auto"/>
                  <w:sz w:val="22"/>
                  <w:szCs w:val="22"/>
                </w:rPr>
              </w:rPrChange>
            </w:rPr>
          </w:pPr>
          <w:ins w:id="2587" w:author="WILLIAM FRANCISCO LEITE" w:date="2016-06-27T20:33:00Z">
            <w:del w:id="2588" w:author="Osnir Estevam" w:date="2016-08-20T16:45:00Z">
              <w:r w:rsidRPr="00946032" w:rsidDel="007A38D2">
                <w:rPr>
                  <w:rStyle w:val="Hyperlink"/>
                  <w:b w:val="0"/>
                </w:rPr>
                <w:delText>REFERÊNCIAS BIBLIOGRÁFICAS</w:delText>
              </w:r>
              <w:r w:rsidRPr="00946032" w:rsidDel="007A38D2">
                <w:rPr>
                  <w:b w:val="0"/>
                  <w:webHidden/>
                </w:rPr>
                <w:tab/>
                <w:delText>41</w:delText>
              </w:r>
            </w:del>
          </w:ins>
        </w:p>
        <w:p w14:paraId="68523FE8" w14:textId="77777777" w:rsidR="00D95D57" w:rsidRPr="00946032" w:rsidDel="007A38D2" w:rsidRDefault="00D95D57">
          <w:pPr>
            <w:pStyle w:val="Sumrio1"/>
            <w:rPr>
              <w:ins w:id="2589" w:author="WILLIAM FRANCISCO LEITE" w:date="2016-06-27T20:33:00Z"/>
              <w:del w:id="2590" w:author="Osnir Estevam" w:date="2016-08-20T16:45:00Z"/>
              <w:rFonts w:eastAsiaTheme="minorEastAsia"/>
              <w:b w:val="0"/>
              <w:color w:val="auto"/>
              <w:sz w:val="22"/>
              <w:szCs w:val="22"/>
              <w:rPrChange w:id="2591" w:author="William" w:date="2016-06-28T20:55:00Z">
                <w:rPr>
                  <w:ins w:id="2592" w:author="WILLIAM FRANCISCO LEITE" w:date="2016-06-27T20:33:00Z"/>
                  <w:del w:id="2593" w:author="Osnir Estevam" w:date="2016-08-20T16:45:00Z"/>
                  <w:rFonts w:asciiTheme="minorHAnsi" w:eastAsiaTheme="minorEastAsia" w:hAnsiTheme="minorHAnsi" w:cstheme="minorBidi"/>
                  <w:b w:val="0"/>
                  <w:color w:val="auto"/>
                  <w:sz w:val="22"/>
                  <w:szCs w:val="22"/>
                </w:rPr>
              </w:rPrChange>
            </w:rPr>
          </w:pPr>
          <w:ins w:id="2594" w:author="WILLIAM FRANCISCO LEITE" w:date="2016-06-27T20:33:00Z">
            <w:del w:id="2595" w:author="Osnir Estevam" w:date="2016-08-20T16:45:00Z">
              <w:r w:rsidRPr="00946032" w:rsidDel="007A38D2">
                <w:rPr>
                  <w:rStyle w:val="Hyperlink"/>
                  <w:b w:val="0"/>
                </w:rPr>
                <w:delText>APÊNDICE A – Topo da página inicial do portal</w:delText>
              </w:r>
              <w:r w:rsidRPr="00946032" w:rsidDel="007A38D2">
                <w:rPr>
                  <w:b w:val="0"/>
                  <w:webHidden/>
                </w:rPr>
                <w:tab/>
                <w:delText>44</w:delText>
              </w:r>
            </w:del>
          </w:ins>
        </w:p>
        <w:p w14:paraId="366A913B" w14:textId="77777777" w:rsidR="00D95D57" w:rsidRPr="00946032" w:rsidDel="007A38D2" w:rsidRDefault="00D95D57">
          <w:pPr>
            <w:pStyle w:val="Sumrio1"/>
            <w:rPr>
              <w:ins w:id="2596" w:author="WILLIAM FRANCISCO LEITE" w:date="2016-06-27T20:33:00Z"/>
              <w:del w:id="2597" w:author="Osnir Estevam" w:date="2016-08-20T16:45:00Z"/>
              <w:rFonts w:eastAsiaTheme="minorEastAsia"/>
              <w:b w:val="0"/>
              <w:color w:val="auto"/>
              <w:sz w:val="22"/>
              <w:szCs w:val="22"/>
              <w:rPrChange w:id="2598" w:author="William" w:date="2016-06-28T20:55:00Z">
                <w:rPr>
                  <w:ins w:id="2599" w:author="WILLIAM FRANCISCO LEITE" w:date="2016-06-27T20:33:00Z"/>
                  <w:del w:id="2600" w:author="Osnir Estevam" w:date="2016-08-20T16:45:00Z"/>
                  <w:rFonts w:asciiTheme="minorHAnsi" w:eastAsiaTheme="minorEastAsia" w:hAnsiTheme="minorHAnsi" w:cstheme="minorBidi"/>
                  <w:b w:val="0"/>
                  <w:color w:val="auto"/>
                  <w:sz w:val="22"/>
                  <w:szCs w:val="22"/>
                </w:rPr>
              </w:rPrChange>
            </w:rPr>
          </w:pPr>
          <w:ins w:id="2601" w:author="WILLIAM FRANCISCO LEITE" w:date="2016-06-27T20:33:00Z">
            <w:del w:id="2602" w:author="Osnir Estevam" w:date="2016-08-20T16:45:00Z">
              <w:r w:rsidRPr="00946032" w:rsidDel="007A38D2">
                <w:rPr>
                  <w:rStyle w:val="Hyperlink"/>
                  <w:b w:val="0"/>
                </w:rPr>
                <w:delText>ANEXO A – Tabela de calorias</w:delText>
              </w:r>
              <w:r w:rsidRPr="00946032" w:rsidDel="007A38D2">
                <w:rPr>
                  <w:b w:val="0"/>
                  <w:webHidden/>
                </w:rPr>
                <w:tab/>
                <w:delText>45</w:delText>
              </w:r>
            </w:del>
          </w:ins>
        </w:p>
        <w:p w14:paraId="44BDC199" w14:textId="77777777" w:rsidR="00C83871" w:rsidRPr="00946032" w:rsidDel="007A38D2" w:rsidRDefault="00C83871">
          <w:pPr>
            <w:pStyle w:val="Sumrio1"/>
            <w:tabs>
              <w:tab w:val="left" w:pos="480"/>
            </w:tabs>
            <w:rPr>
              <w:del w:id="2603" w:author="Osnir Estevam" w:date="2016-08-20T16:45:00Z"/>
              <w:rFonts w:eastAsiaTheme="minorEastAsia"/>
              <w:b w:val="0"/>
              <w:color w:val="auto"/>
              <w:sz w:val="22"/>
              <w:szCs w:val="22"/>
              <w:rPrChange w:id="2604" w:author="William" w:date="2016-06-28T20:55:00Z">
                <w:rPr>
                  <w:del w:id="2605" w:author="Osnir Estevam" w:date="2016-08-20T16:45:00Z"/>
                  <w:rFonts w:asciiTheme="minorHAnsi" w:eastAsiaTheme="minorEastAsia" w:hAnsiTheme="minorHAnsi" w:cstheme="minorBidi"/>
                  <w:b w:val="0"/>
                  <w:color w:val="auto"/>
                  <w:sz w:val="22"/>
                  <w:szCs w:val="22"/>
                </w:rPr>
              </w:rPrChange>
            </w:rPr>
          </w:pPr>
          <w:del w:id="2606" w:author="Osnir Estevam" w:date="2016-08-20T16:45:00Z">
            <w:r w:rsidRPr="00946032" w:rsidDel="007A38D2">
              <w:rPr>
                <w:rPrChange w:id="2607" w:author="William" w:date="2016-06-28T20:55:00Z">
                  <w:rPr>
                    <w:rStyle w:val="Hyperlink"/>
                  </w:rPr>
                </w:rPrChange>
              </w:rPr>
              <w:delText>1.</w:delText>
            </w:r>
            <w:r w:rsidRPr="00946032" w:rsidDel="007A38D2">
              <w:rPr>
                <w:rFonts w:eastAsiaTheme="minorEastAsia"/>
                <w:color w:val="auto"/>
                <w:sz w:val="22"/>
                <w:szCs w:val="22"/>
                <w:rPrChange w:id="2608" w:author="William" w:date="2016-06-28T20:55:00Z">
                  <w:rPr>
                    <w:rFonts w:asciiTheme="minorHAnsi" w:eastAsiaTheme="minorEastAsia" w:hAnsiTheme="minorHAnsi" w:cstheme="minorBidi"/>
                    <w:color w:val="auto"/>
                    <w:sz w:val="22"/>
                    <w:szCs w:val="22"/>
                  </w:rPr>
                </w:rPrChange>
              </w:rPr>
              <w:tab/>
            </w:r>
            <w:r w:rsidRPr="00946032" w:rsidDel="007A38D2">
              <w:rPr>
                <w:rPrChange w:id="2609" w:author="William" w:date="2016-06-28T20:55:00Z">
                  <w:rPr>
                    <w:rStyle w:val="Hyperlink"/>
                  </w:rPr>
                </w:rPrChange>
              </w:rPr>
              <w:delText>INTRODUÇÃO</w:delText>
            </w:r>
            <w:r w:rsidRPr="00946032" w:rsidDel="007A38D2">
              <w:rPr>
                <w:b w:val="0"/>
                <w:webHidden/>
              </w:rPr>
              <w:tab/>
              <w:delText>1</w:delText>
            </w:r>
          </w:del>
        </w:p>
        <w:p w14:paraId="3EB8DD9A" w14:textId="77777777" w:rsidR="00C83871" w:rsidRPr="00946032" w:rsidDel="007A38D2" w:rsidRDefault="00C83871">
          <w:pPr>
            <w:pStyle w:val="Sumrio1"/>
            <w:tabs>
              <w:tab w:val="left" w:pos="660"/>
            </w:tabs>
            <w:rPr>
              <w:del w:id="2610" w:author="Osnir Estevam" w:date="2016-08-20T16:45:00Z"/>
              <w:rFonts w:eastAsiaTheme="minorEastAsia"/>
              <w:b w:val="0"/>
              <w:color w:val="auto"/>
              <w:sz w:val="22"/>
              <w:szCs w:val="22"/>
              <w:rPrChange w:id="2611" w:author="William" w:date="2016-06-28T20:55:00Z">
                <w:rPr>
                  <w:del w:id="2612" w:author="Osnir Estevam" w:date="2016-08-20T16:45:00Z"/>
                  <w:rFonts w:asciiTheme="minorHAnsi" w:eastAsiaTheme="minorEastAsia" w:hAnsiTheme="minorHAnsi" w:cstheme="minorBidi"/>
                  <w:b w:val="0"/>
                  <w:color w:val="auto"/>
                  <w:sz w:val="22"/>
                  <w:szCs w:val="22"/>
                </w:rPr>
              </w:rPrChange>
            </w:rPr>
          </w:pPr>
          <w:del w:id="2613" w:author="Osnir Estevam" w:date="2016-08-20T16:45:00Z">
            <w:r w:rsidRPr="00946032" w:rsidDel="007A38D2">
              <w:rPr>
                <w:rPrChange w:id="2614" w:author="William" w:date="2016-06-28T20:55:00Z">
                  <w:rPr>
                    <w:rStyle w:val="Hyperlink"/>
                  </w:rPr>
                </w:rPrChange>
              </w:rPr>
              <w:delText>1.1.</w:delText>
            </w:r>
            <w:r w:rsidRPr="00946032" w:rsidDel="007A38D2">
              <w:rPr>
                <w:rFonts w:eastAsiaTheme="minorEastAsia"/>
                <w:color w:val="auto"/>
                <w:sz w:val="22"/>
                <w:szCs w:val="22"/>
                <w:rPrChange w:id="2615" w:author="William" w:date="2016-06-28T20:55:00Z">
                  <w:rPr>
                    <w:rFonts w:asciiTheme="minorHAnsi" w:eastAsiaTheme="minorEastAsia" w:hAnsiTheme="minorHAnsi" w:cstheme="minorBidi"/>
                    <w:color w:val="auto"/>
                    <w:sz w:val="22"/>
                    <w:szCs w:val="22"/>
                  </w:rPr>
                </w:rPrChange>
              </w:rPr>
              <w:tab/>
            </w:r>
            <w:r w:rsidRPr="00946032" w:rsidDel="007A38D2">
              <w:rPr>
                <w:rPrChange w:id="2616" w:author="William" w:date="2016-06-28T20:55:00Z">
                  <w:rPr>
                    <w:rStyle w:val="Hyperlink"/>
                  </w:rPr>
                </w:rPrChange>
              </w:rPr>
              <w:delText>Contexto e Justificativa</w:delText>
            </w:r>
            <w:r w:rsidRPr="00946032" w:rsidDel="007A38D2">
              <w:rPr>
                <w:b w:val="0"/>
                <w:webHidden/>
              </w:rPr>
              <w:tab/>
              <w:delText>1</w:delText>
            </w:r>
          </w:del>
        </w:p>
        <w:p w14:paraId="551A40AD" w14:textId="77777777" w:rsidR="00C83871" w:rsidRPr="00946032" w:rsidDel="007A38D2" w:rsidRDefault="00C83871">
          <w:pPr>
            <w:pStyle w:val="Sumrio1"/>
            <w:tabs>
              <w:tab w:val="left" w:pos="660"/>
            </w:tabs>
            <w:rPr>
              <w:del w:id="2617" w:author="Osnir Estevam" w:date="2016-08-20T16:45:00Z"/>
              <w:rFonts w:eastAsiaTheme="minorEastAsia"/>
              <w:b w:val="0"/>
              <w:color w:val="auto"/>
              <w:sz w:val="22"/>
              <w:szCs w:val="22"/>
              <w:rPrChange w:id="2618" w:author="William" w:date="2016-06-28T20:55:00Z">
                <w:rPr>
                  <w:del w:id="2619" w:author="Osnir Estevam" w:date="2016-08-20T16:45:00Z"/>
                  <w:rFonts w:asciiTheme="minorHAnsi" w:eastAsiaTheme="minorEastAsia" w:hAnsiTheme="minorHAnsi" w:cstheme="minorBidi"/>
                  <w:b w:val="0"/>
                  <w:color w:val="auto"/>
                  <w:sz w:val="22"/>
                  <w:szCs w:val="22"/>
                </w:rPr>
              </w:rPrChange>
            </w:rPr>
          </w:pPr>
          <w:del w:id="2620" w:author="Osnir Estevam" w:date="2016-08-20T16:45:00Z">
            <w:r w:rsidRPr="00946032" w:rsidDel="007A38D2">
              <w:rPr>
                <w:rPrChange w:id="2621" w:author="William" w:date="2016-06-28T20:55:00Z">
                  <w:rPr>
                    <w:rStyle w:val="Hyperlink"/>
                  </w:rPr>
                </w:rPrChange>
              </w:rPr>
              <w:delText>1.2.</w:delText>
            </w:r>
            <w:r w:rsidRPr="00946032" w:rsidDel="007A38D2">
              <w:rPr>
                <w:rFonts w:eastAsiaTheme="minorEastAsia"/>
                <w:color w:val="auto"/>
                <w:sz w:val="22"/>
                <w:szCs w:val="22"/>
                <w:rPrChange w:id="2622" w:author="William" w:date="2016-06-28T20:55:00Z">
                  <w:rPr>
                    <w:rFonts w:asciiTheme="minorHAnsi" w:eastAsiaTheme="minorEastAsia" w:hAnsiTheme="minorHAnsi" w:cstheme="minorBidi"/>
                    <w:color w:val="auto"/>
                    <w:sz w:val="22"/>
                    <w:szCs w:val="22"/>
                  </w:rPr>
                </w:rPrChange>
              </w:rPr>
              <w:tab/>
            </w:r>
            <w:r w:rsidRPr="00946032" w:rsidDel="007A38D2">
              <w:rPr>
                <w:rPrChange w:id="2623" w:author="William" w:date="2016-06-28T20:55:00Z">
                  <w:rPr>
                    <w:rStyle w:val="Hyperlink"/>
                  </w:rPr>
                </w:rPrChange>
              </w:rPr>
              <w:delText>Problema de Pesquisa</w:delText>
            </w:r>
            <w:r w:rsidRPr="00946032" w:rsidDel="007A38D2">
              <w:rPr>
                <w:b w:val="0"/>
                <w:webHidden/>
              </w:rPr>
              <w:tab/>
              <w:delText>1</w:delText>
            </w:r>
          </w:del>
        </w:p>
        <w:p w14:paraId="6B2FFD9E" w14:textId="77777777" w:rsidR="00C83871" w:rsidRPr="00946032" w:rsidDel="007A38D2" w:rsidRDefault="00C83871">
          <w:pPr>
            <w:pStyle w:val="Sumrio1"/>
            <w:tabs>
              <w:tab w:val="left" w:pos="660"/>
            </w:tabs>
            <w:rPr>
              <w:del w:id="2624" w:author="Osnir Estevam" w:date="2016-08-20T16:45:00Z"/>
              <w:rFonts w:eastAsiaTheme="minorEastAsia"/>
              <w:b w:val="0"/>
              <w:color w:val="auto"/>
              <w:sz w:val="22"/>
              <w:szCs w:val="22"/>
              <w:rPrChange w:id="2625" w:author="William" w:date="2016-06-28T20:55:00Z">
                <w:rPr>
                  <w:del w:id="2626" w:author="Osnir Estevam" w:date="2016-08-20T16:45:00Z"/>
                  <w:rFonts w:asciiTheme="minorHAnsi" w:eastAsiaTheme="minorEastAsia" w:hAnsiTheme="minorHAnsi" w:cstheme="minorBidi"/>
                  <w:b w:val="0"/>
                  <w:color w:val="auto"/>
                  <w:sz w:val="22"/>
                  <w:szCs w:val="22"/>
                </w:rPr>
              </w:rPrChange>
            </w:rPr>
          </w:pPr>
          <w:del w:id="2627" w:author="Osnir Estevam" w:date="2016-08-20T16:45:00Z">
            <w:r w:rsidRPr="00946032" w:rsidDel="007A38D2">
              <w:rPr>
                <w:rPrChange w:id="2628" w:author="William" w:date="2016-06-28T20:55:00Z">
                  <w:rPr>
                    <w:rStyle w:val="Hyperlink"/>
                  </w:rPr>
                </w:rPrChange>
              </w:rPr>
              <w:delText>1.3.</w:delText>
            </w:r>
            <w:r w:rsidRPr="00946032" w:rsidDel="007A38D2">
              <w:rPr>
                <w:rFonts w:eastAsiaTheme="minorEastAsia"/>
                <w:color w:val="auto"/>
                <w:sz w:val="22"/>
                <w:szCs w:val="22"/>
                <w:rPrChange w:id="2629" w:author="William" w:date="2016-06-28T20:55:00Z">
                  <w:rPr>
                    <w:rFonts w:asciiTheme="minorHAnsi" w:eastAsiaTheme="minorEastAsia" w:hAnsiTheme="minorHAnsi" w:cstheme="minorBidi"/>
                    <w:color w:val="auto"/>
                    <w:sz w:val="22"/>
                    <w:szCs w:val="22"/>
                  </w:rPr>
                </w:rPrChange>
              </w:rPr>
              <w:tab/>
            </w:r>
            <w:r w:rsidRPr="00946032" w:rsidDel="007A38D2">
              <w:rPr>
                <w:rPrChange w:id="2630" w:author="William" w:date="2016-06-28T20:55:00Z">
                  <w:rPr>
                    <w:rStyle w:val="Hyperlink"/>
                  </w:rPr>
                </w:rPrChange>
              </w:rPr>
              <w:delText>Objetivo</w:delText>
            </w:r>
            <w:r w:rsidRPr="00946032" w:rsidDel="007A38D2">
              <w:rPr>
                <w:b w:val="0"/>
                <w:webHidden/>
              </w:rPr>
              <w:tab/>
              <w:delText>1</w:delText>
            </w:r>
          </w:del>
        </w:p>
        <w:p w14:paraId="2B218F42" w14:textId="77777777" w:rsidR="00C83871" w:rsidRPr="00946032" w:rsidDel="007A38D2" w:rsidRDefault="00C83871">
          <w:pPr>
            <w:pStyle w:val="Sumrio1"/>
            <w:tabs>
              <w:tab w:val="left" w:pos="660"/>
            </w:tabs>
            <w:rPr>
              <w:del w:id="2631" w:author="Osnir Estevam" w:date="2016-08-20T16:45:00Z"/>
              <w:rFonts w:eastAsiaTheme="minorEastAsia"/>
              <w:b w:val="0"/>
              <w:color w:val="auto"/>
              <w:sz w:val="22"/>
              <w:szCs w:val="22"/>
              <w:rPrChange w:id="2632" w:author="William" w:date="2016-06-28T20:55:00Z">
                <w:rPr>
                  <w:del w:id="2633" w:author="Osnir Estevam" w:date="2016-08-20T16:45:00Z"/>
                  <w:rFonts w:asciiTheme="minorHAnsi" w:eastAsiaTheme="minorEastAsia" w:hAnsiTheme="minorHAnsi" w:cstheme="minorBidi"/>
                  <w:b w:val="0"/>
                  <w:color w:val="auto"/>
                  <w:sz w:val="22"/>
                  <w:szCs w:val="22"/>
                </w:rPr>
              </w:rPrChange>
            </w:rPr>
          </w:pPr>
          <w:del w:id="2634" w:author="Osnir Estevam" w:date="2016-08-20T16:45:00Z">
            <w:r w:rsidRPr="00946032" w:rsidDel="007A38D2">
              <w:rPr>
                <w:rPrChange w:id="2635" w:author="William" w:date="2016-06-28T20:55:00Z">
                  <w:rPr>
                    <w:rStyle w:val="Hyperlink"/>
                  </w:rPr>
                </w:rPrChange>
              </w:rPr>
              <w:delText>1.4.</w:delText>
            </w:r>
            <w:r w:rsidRPr="00946032" w:rsidDel="007A38D2">
              <w:rPr>
                <w:rFonts w:eastAsiaTheme="minorEastAsia"/>
                <w:color w:val="auto"/>
                <w:sz w:val="22"/>
                <w:szCs w:val="22"/>
                <w:rPrChange w:id="2636" w:author="William" w:date="2016-06-28T20:55:00Z">
                  <w:rPr>
                    <w:rFonts w:asciiTheme="minorHAnsi" w:eastAsiaTheme="minorEastAsia" w:hAnsiTheme="minorHAnsi" w:cstheme="minorBidi"/>
                    <w:color w:val="auto"/>
                    <w:sz w:val="22"/>
                    <w:szCs w:val="22"/>
                  </w:rPr>
                </w:rPrChange>
              </w:rPr>
              <w:tab/>
            </w:r>
            <w:r w:rsidRPr="00946032" w:rsidDel="007A38D2">
              <w:rPr>
                <w:rPrChange w:id="2637" w:author="William" w:date="2016-06-28T20:55:00Z">
                  <w:rPr>
                    <w:rStyle w:val="Hyperlink"/>
                  </w:rPr>
                </w:rPrChange>
              </w:rPr>
              <w:delText>Escopo</w:delText>
            </w:r>
            <w:r w:rsidRPr="00946032" w:rsidDel="007A38D2">
              <w:rPr>
                <w:b w:val="0"/>
                <w:webHidden/>
              </w:rPr>
              <w:tab/>
              <w:delText>1</w:delText>
            </w:r>
          </w:del>
        </w:p>
        <w:p w14:paraId="4181B05E" w14:textId="77777777" w:rsidR="00C83871" w:rsidRPr="00946032" w:rsidDel="007A38D2" w:rsidRDefault="00C83871">
          <w:pPr>
            <w:pStyle w:val="Sumrio1"/>
            <w:tabs>
              <w:tab w:val="left" w:pos="660"/>
            </w:tabs>
            <w:rPr>
              <w:del w:id="2638" w:author="Osnir Estevam" w:date="2016-08-20T16:45:00Z"/>
              <w:rFonts w:eastAsiaTheme="minorEastAsia"/>
              <w:b w:val="0"/>
              <w:color w:val="auto"/>
              <w:sz w:val="22"/>
              <w:szCs w:val="22"/>
              <w:rPrChange w:id="2639" w:author="William" w:date="2016-06-28T20:55:00Z">
                <w:rPr>
                  <w:del w:id="2640" w:author="Osnir Estevam" w:date="2016-08-20T16:45:00Z"/>
                  <w:rFonts w:asciiTheme="minorHAnsi" w:eastAsiaTheme="minorEastAsia" w:hAnsiTheme="minorHAnsi" w:cstheme="minorBidi"/>
                  <w:b w:val="0"/>
                  <w:color w:val="auto"/>
                  <w:sz w:val="22"/>
                  <w:szCs w:val="22"/>
                </w:rPr>
              </w:rPrChange>
            </w:rPr>
          </w:pPr>
          <w:del w:id="2641" w:author="Osnir Estevam" w:date="2016-08-20T16:45:00Z">
            <w:r w:rsidRPr="00946032" w:rsidDel="007A38D2">
              <w:rPr>
                <w:rPrChange w:id="2642" w:author="William" w:date="2016-06-28T20:55:00Z">
                  <w:rPr>
                    <w:rStyle w:val="Hyperlink"/>
                  </w:rPr>
                </w:rPrChange>
              </w:rPr>
              <w:delText>1.5.</w:delText>
            </w:r>
            <w:r w:rsidRPr="00946032" w:rsidDel="007A38D2">
              <w:rPr>
                <w:rFonts w:eastAsiaTheme="minorEastAsia"/>
                <w:color w:val="auto"/>
                <w:sz w:val="22"/>
                <w:szCs w:val="22"/>
                <w:rPrChange w:id="2643" w:author="William" w:date="2016-06-28T20:55:00Z">
                  <w:rPr>
                    <w:rFonts w:asciiTheme="minorHAnsi" w:eastAsiaTheme="minorEastAsia" w:hAnsiTheme="minorHAnsi" w:cstheme="minorBidi"/>
                    <w:color w:val="auto"/>
                    <w:sz w:val="22"/>
                    <w:szCs w:val="22"/>
                  </w:rPr>
                </w:rPrChange>
              </w:rPr>
              <w:tab/>
            </w:r>
            <w:r w:rsidRPr="00946032" w:rsidDel="007A38D2">
              <w:rPr>
                <w:rPrChange w:id="2644" w:author="William" w:date="2016-06-28T20:55:00Z">
                  <w:rPr>
                    <w:rStyle w:val="Hyperlink"/>
                  </w:rPr>
                </w:rPrChange>
              </w:rPr>
              <w:delText>Metodologia</w:delText>
            </w:r>
            <w:r w:rsidRPr="00946032" w:rsidDel="007A38D2">
              <w:rPr>
                <w:b w:val="0"/>
                <w:webHidden/>
              </w:rPr>
              <w:tab/>
              <w:delText>1</w:delText>
            </w:r>
          </w:del>
        </w:p>
        <w:p w14:paraId="2757D460" w14:textId="77777777" w:rsidR="00C83871" w:rsidRPr="00946032" w:rsidDel="007A38D2" w:rsidRDefault="00C83871">
          <w:pPr>
            <w:pStyle w:val="Sumrio1"/>
            <w:tabs>
              <w:tab w:val="left" w:pos="660"/>
            </w:tabs>
            <w:rPr>
              <w:del w:id="2645" w:author="Osnir Estevam" w:date="2016-08-20T16:45:00Z"/>
              <w:rFonts w:eastAsiaTheme="minorEastAsia"/>
              <w:b w:val="0"/>
              <w:color w:val="auto"/>
              <w:sz w:val="22"/>
              <w:szCs w:val="22"/>
              <w:rPrChange w:id="2646" w:author="William" w:date="2016-06-28T20:55:00Z">
                <w:rPr>
                  <w:del w:id="2647" w:author="Osnir Estevam" w:date="2016-08-20T16:45:00Z"/>
                  <w:rFonts w:asciiTheme="minorHAnsi" w:eastAsiaTheme="minorEastAsia" w:hAnsiTheme="minorHAnsi" w:cstheme="minorBidi"/>
                  <w:b w:val="0"/>
                  <w:color w:val="auto"/>
                  <w:sz w:val="22"/>
                  <w:szCs w:val="22"/>
                </w:rPr>
              </w:rPrChange>
            </w:rPr>
          </w:pPr>
          <w:del w:id="2648" w:author="Osnir Estevam" w:date="2016-08-20T16:45:00Z">
            <w:r w:rsidRPr="00946032" w:rsidDel="007A38D2">
              <w:rPr>
                <w:rPrChange w:id="2649" w:author="William" w:date="2016-06-28T20:55:00Z">
                  <w:rPr>
                    <w:rStyle w:val="Hyperlink"/>
                  </w:rPr>
                </w:rPrChange>
              </w:rPr>
              <w:delText>1.6.</w:delText>
            </w:r>
            <w:r w:rsidRPr="00946032" w:rsidDel="007A38D2">
              <w:rPr>
                <w:rFonts w:eastAsiaTheme="minorEastAsia"/>
                <w:color w:val="auto"/>
                <w:sz w:val="22"/>
                <w:szCs w:val="22"/>
                <w:rPrChange w:id="2650" w:author="William" w:date="2016-06-28T20:55:00Z">
                  <w:rPr>
                    <w:rFonts w:asciiTheme="minorHAnsi" w:eastAsiaTheme="minorEastAsia" w:hAnsiTheme="minorHAnsi" w:cstheme="minorBidi"/>
                    <w:color w:val="auto"/>
                    <w:sz w:val="22"/>
                    <w:szCs w:val="22"/>
                  </w:rPr>
                </w:rPrChange>
              </w:rPr>
              <w:tab/>
            </w:r>
            <w:r w:rsidRPr="00946032" w:rsidDel="007A38D2">
              <w:rPr>
                <w:rPrChange w:id="2651" w:author="William" w:date="2016-06-28T20:55:00Z">
                  <w:rPr>
                    <w:rStyle w:val="Hyperlink"/>
                  </w:rPr>
                </w:rPrChange>
              </w:rPr>
              <w:delText>Organização do Trabalho</w:delText>
            </w:r>
            <w:r w:rsidRPr="00946032" w:rsidDel="007A38D2">
              <w:rPr>
                <w:b w:val="0"/>
                <w:webHidden/>
              </w:rPr>
              <w:tab/>
              <w:delText>1</w:delText>
            </w:r>
          </w:del>
        </w:p>
        <w:p w14:paraId="6F7B32A0" w14:textId="77777777" w:rsidR="00C83871" w:rsidRPr="00946032" w:rsidDel="007A38D2" w:rsidRDefault="00C83871">
          <w:pPr>
            <w:pStyle w:val="Sumrio1"/>
            <w:tabs>
              <w:tab w:val="left" w:pos="480"/>
            </w:tabs>
            <w:rPr>
              <w:del w:id="2652" w:author="Osnir Estevam" w:date="2016-08-20T16:45:00Z"/>
              <w:rFonts w:eastAsiaTheme="minorEastAsia"/>
              <w:b w:val="0"/>
              <w:color w:val="auto"/>
              <w:sz w:val="22"/>
              <w:szCs w:val="22"/>
              <w:rPrChange w:id="2653" w:author="William" w:date="2016-06-28T20:55:00Z">
                <w:rPr>
                  <w:del w:id="2654" w:author="Osnir Estevam" w:date="2016-08-20T16:45:00Z"/>
                  <w:rFonts w:asciiTheme="minorHAnsi" w:eastAsiaTheme="minorEastAsia" w:hAnsiTheme="minorHAnsi" w:cstheme="minorBidi"/>
                  <w:b w:val="0"/>
                  <w:color w:val="auto"/>
                  <w:sz w:val="22"/>
                  <w:szCs w:val="22"/>
                </w:rPr>
              </w:rPrChange>
            </w:rPr>
          </w:pPr>
          <w:del w:id="2655" w:author="Osnir Estevam" w:date="2016-08-20T16:45:00Z">
            <w:r w:rsidRPr="00946032" w:rsidDel="007A38D2">
              <w:rPr>
                <w:rPrChange w:id="2656" w:author="William" w:date="2016-06-28T20:55:00Z">
                  <w:rPr>
                    <w:rStyle w:val="Hyperlink"/>
                  </w:rPr>
                </w:rPrChange>
              </w:rPr>
              <w:delText>2.</w:delText>
            </w:r>
            <w:r w:rsidRPr="00946032" w:rsidDel="007A38D2">
              <w:rPr>
                <w:rFonts w:eastAsiaTheme="minorEastAsia"/>
                <w:color w:val="auto"/>
                <w:sz w:val="22"/>
                <w:szCs w:val="22"/>
                <w:rPrChange w:id="2657" w:author="William" w:date="2016-06-28T20:55:00Z">
                  <w:rPr>
                    <w:rFonts w:asciiTheme="minorHAnsi" w:eastAsiaTheme="minorEastAsia" w:hAnsiTheme="minorHAnsi" w:cstheme="minorBidi"/>
                    <w:color w:val="auto"/>
                    <w:sz w:val="22"/>
                    <w:szCs w:val="22"/>
                  </w:rPr>
                </w:rPrChange>
              </w:rPr>
              <w:tab/>
            </w:r>
            <w:r w:rsidRPr="00946032" w:rsidDel="007A38D2">
              <w:rPr>
                <w:rPrChange w:id="2658" w:author="William" w:date="2016-06-28T20:55:00Z">
                  <w:rPr>
                    <w:rStyle w:val="Hyperlink"/>
                  </w:rPr>
                </w:rPrChange>
              </w:rPr>
              <w:delText>REVISÃO DA LITERATURA</w:delText>
            </w:r>
            <w:r w:rsidRPr="00946032" w:rsidDel="007A38D2">
              <w:rPr>
                <w:b w:val="0"/>
                <w:webHidden/>
              </w:rPr>
              <w:tab/>
              <w:delText>2</w:delText>
            </w:r>
          </w:del>
        </w:p>
        <w:p w14:paraId="64521677" w14:textId="77777777" w:rsidR="00C83871" w:rsidRPr="00946032" w:rsidDel="007A38D2" w:rsidRDefault="00C83871">
          <w:pPr>
            <w:pStyle w:val="Sumrio1"/>
            <w:tabs>
              <w:tab w:val="left" w:pos="660"/>
            </w:tabs>
            <w:rPr>
              <w:del w:id="2659" w:author="Osnir Estevam" w:date="2016-08-20T16:45:00Z"/>
              <w:rFonts w:eastAsiaTheme="minorEastAsia"/>
              <w:b w:val="0"/>
              <w:color w:val="auto"/>
              <w:sz w:val="22"/>
              <w:szCs w:val="22"/>
              <w:rPrChange w:id="2660" w:author="William" w:date="2016-06-28T20:55:00Z">
                <w:rPr>
                  <w:del w:id="2661" w:author="Osnir Estevam" w:date="2016-08-20T16:45:00Z"/>
                  <w:rFonts w:asciiTheme="minorHAnsi" w:eastAsiaTheme="minorEastAsia" w:hAnsiTheme="minorHAnsi" w:cstheme="minorBidi"/>
                  <w:b w:val="0"/>
                  <w:color w:val="auto"/>
                  <w:sz w:val="22"/>
                  <w:szCs w:val="22"/>
                </w:rPr>
              </w:rPrChange>
            </w:rPr>
          </w:pPr>
          <w:del w:id="2662" w:author="Osnir Estevam" w:date="2016-08-20T16:45:00Z">
            <w:r w:rsidRPr="00946032" w:rsidDel="007A38D2">
              <w:rPr>
                <w:rPrChange w:id="2663" w:author="William" w:date="2016-06-28T20:55:00Z">
                  <w:rPr>
                    <w:rStyle w:val="Hyperlink"/>
                  </w:rPr>
                </w:rPrChange>
              </w:rPr>
              <w:delText>2.1.</w:delText>
            </w:r>
            <w:r w:rsidRPr="00946032" w:rsidDel="007A38D2">
              <w:rPr>
                <w:rFonts w:eastAsiaTheme="minorEastAsia"/>
                <w:color w:val="auto"/>
                <w:sz w:val="22"/>
                <w:szCs w:val="22"/>
                <w:rPrChange w:id="2664" w:author="William" w:date="2016-06-28T20:55:00Z">
                  <w:rPr>
                    <w:rFonts w:asciiTheme="minorHAnsi" w:eastAsiaTheme="minorEastAsia" w:hAnsiTheme="minorHAnsi" w:cstheme="minorBidi"/>
                    <w:color w:val="auto"/>
                    <w:sz w:val="22"/>
                    <w:szCs w:val="22"/>
                  </w:rPr>
                </w:rPrChange>
              </w:rPr>
              <w:tab/>
            </w:r>
            <w:r w:rsidRPr="00946032" w:rsidDel="007A38D2">
              <w:rPr>
                <w:rPrChange w:id="2665" w:author="William" w:date="2016-06-28T20:55:00Z">
                  <w:rPr>
                    <w:rStyle w:val="Hyperlink"/>
                  </w:rPr>
                </w:rPrChange>
              </w:rPr>
              <w:delText>API</w:delText>
            </w:r>
            <w:r w:rsidRPr="00946032" w:rsidDel="007A38D2">
              <w:rPr>
                <w:b w:val="0"/>
                <w:webHidden/>
              </w:rPr>
              <w:tab/>
              <w:delText>2</w:delText>
            </w:r>
          </w:del>
        </w:p>
        <w:p w14:paraId="3C34B443" w14:textId="77777777" w:rsidR="00C83871" w:rsidRPr="00946032" w:rsidDel="007A38D2" w:rsidRDefault="00C83871">
          <w:pPr>
            <w:pStyle w:val="Sumrio1"/>
            <w:tabs>
              <w:tab w:val="left" w:pos="660"/>
            </w:tabs>
            <w:rPr>
              <w:del w:id="2666" w:author="Osnir Estevam" w:date="2016-08-20T16:45:00Z"/>
              <w:rFonts w:eastAsiaTheme="minorEastAsia"/>
              <w:b w:val="0"/>
              <w:color w:val="auto"/>
              <w:sz w:val="22"/>
              <w:szCs w:val="22"/>
              <w:rPrChange w:id="2667" w:author="William" w:date="2016-06-28T20:55:00Z">
                <w:rPr>
                  <w:del w:id="2668" w:author="Osnir Estevam" w:date="2016-08-20T16:45:00Z"/>
                  <w:rFonts w:asciiTheme="minorHAnsi" w:eastAsiaTheme="minorEastAsia" w:hAnsiTheme="minorHAnsi" w:cstheme="minorBidi"/>
                  <w:b w:val="0"/>
                  <w:color w:val="auto"/>
                  <w:sz w:val="22"/>
                  <w:szCs w:val="22"/>
                </w:rPr>
              </w:rPrChange>
            </w:rPr>
          </w:pPr>
          <w:del w:id="2669" w:author="Osnir Estevam" w:date="2016-08-20T16:45:00Z">
            <w:r w:rsidRPr="00946032" w:rsidDel="007A38D2">
              <w:rPr>
                <w:rPrChange w:id="2670" w:author="William" w:date="2016-06-28T20:55:00Z">
                  <w:rPr>
                    <w:rStyle w:val="Hyperlink"/>
                  </w:rPr>
                </w:rPrChange>
              </w:rPr>
              <w:delText>2.2.</w:delText>
            </w:r>
            <w:r w:rsidRPr="00946032" w:rsidDel="007A38D2">
              <w:rPr>
                <w:rFonts w:eastAsiaTheme="minorEastAsia"/>
                <w:color w:val="auto"/>
                <w:sz w:val="22"/>
                <w:szCs w:val="22"/>
                <w:rPrChange w:id="2671" w:author="William" w:date="2016-06-28T20:55:00Z">
                  <w:rPr>
                    <w:rFonts w:asciiTheme="minorHAnsi" w:eastAsiaTheme="minorEastAsia" w:hAnsiTheme="minorHAnsi" w:cstheme="minorBidi"/>
                    <w:color w:val="auto"/>
                    <w:sz w:val="22"/>
                    <w:szCs w:val="22"/>
                  </w:rPr>
                </w:rPrChange>
              </w:rPr>
              <w:tab/>
            </w:r>
            <w:r w:rsidRPr="00946032" w:rsidDel="007A38D2">
              <w:rPr>
                <w:rPrChange w:id="2672" w:author="William" w:date="2016-06-28T20:55:00Z">
                  <w:rPr>
                    <w:rStyle w:val="Hyperlink"/>
                  </w:rPr>
                </w:rPrChange>
              </w:rPr>
              <w:delText>Modelo de Entidade Relacional (MER):</w:delText>
            </w:r>
            <w:r w:rsidRPr="00946032" w:rsidDel="007A38D2">
              <w:rPr>
                <w:b w:val="0"/>
                <w:webHidden/>
              </w:rPr>
              <w:tab/>
              <w:delText>3</w:delText>
            </w:r>
          </w:del>
        </w:p>
        <w:p w14:paraId="4CF450CC" w14:textId="77777777" w:rsidR="00C83871" w:rsidRPr="00946032" w:rsidDel="007A38D2" w:rsidRDefault="00C83871">
          <w:pPr>
            <w:pStyle w:val="Sumrio1"/>
            <w:rPr>
              <w:del w:id="2673" w:author="Osnir Estevam" w:date="2016-08-20T16:45:00Z"/>
              <w:rFonts w:eastAsiaTheme="minorEastAsia"/>
              <w:b w:val="0"/>
              <w:color w:val="auto"/>
              <w:sz w:val="22"/>
              <w:szCs w:val="22"/>
              <w:rPrChange w:id="2674" w:author="William" w:date="2016-06-28T20:55:00Z">
                <w:rPr>
                  <w:del w:id="2675" w:author="Osnir Estevam" w:date="2016-08-20T16:45:00Z"/>
                  <w:rFonts w:asciiTheme="minorHAnsi" w:eastAsiaTheme="minorEastAsia" w:hAnsiTheme="minorHAnsi" w:cstheme="minorBidi"/>
                  <w:b w:val="0"/>
                  <w:color w:val="auto"/>
                  <w:sz w:val="22"/>
                  <w:szCs w:val="22"/>
                </w:rPr>
              </w:rPrChange>
            </w:rPr>
          </w:pPr>
          <w:del w:id="2676" w:author="Osnir Estevam" w:date="2016-08-20T16:45:00Z">
            <w:r w:rsidRPr="00946032" w:rsidDel="007A38D2">
              <w:rPr>
                <w:rPrChange w:id="2677" w:author="William" w:date="2016-06-28T20:55:00Z">
                  <w:rPr>
                    <w:rStyle w:val="Hyperlink"/>
                  </w:rPr>
                </w:rPrChange>
              </w:rPr>
              <w:delText>2.2.1.</w:delText>
            </w:r>
            <w:r w:rsidRPr="00946032" w:rsidDel="007A38D2">
              <w:rPr>
                <w:rFonts w:eastAsiaTheme="minorEastAsia"/>
                <w:color w:val="auto"/>
                <w:sz w:val="22"/>
                <w:szCs w:val="22"/>
                <w:rPrChange w:id="2678" w:author="William" w:date="2016-06-28T20:55:00Z">
                  <w:rPr>
                    <w:rFonts w:asciiTheme="minorHAnsi" w:eastAsiaTheme="minorEastAsia" w:hAnsiTheme="minorHAnsi" w:cstheme="minorBidi"/>
                    <w:color w:val="auto"/>
                    <w:sz w:val="22"/>
                    <w:szCs w:val="22"/>
                  </w:rPr>
                </w:rPrChange>
              </w:rPr>
              <w:tab/>
            </w:r>
            <w:r w:rsidRPr="00946032" w:rsidDel="007A38D2">
              <w:rPr>
                <w:rPrChange w:id="2679" w:author="William" w:date="2016-06-28T20:55:00Z">
                  <w:rPr>
                    <w:rStyle w:val="Hyperlink"/>
                  </w:rPr>
                </w:rPrChange>
              </w:rPr>
              <w:delText>Entidades</w:delText>
            </w:r>
            <w:r w:rsidRPr="00946032" w:rsidDel="007A38D2">
              <w:rPr>
                <w:b w:val="0"/>
                <w:webHidden/>
              </w:rPr>
              <w:tab/>
              <w:delText>3</w:delText>
            </w:r>
          </w:del>
        </w:p>
        <w:p w14:paraId="53CC6F82" w14:textId="77777777" w:rsidR="00C83871" w:rsidRPr="00946032" w:rsidDel="007A38D2" w:rsidRDefault="00C83871">
          <w:pPr>
            <w:pStyle w:val="Sumrio1"/>
            <w:rPr>
              <w:del w:id="2680" w:author="Osnir Estevam" w:date="2016-08-20T16:45:00Z"/>
              <w:rFonts w:eastAsiaTheme="minorEastAsia"/>
              <w:b w:val="0"/>
              <w:color w:val="auto"/>
              <w:sz w:val="22"/>
              <w:szCs w:val="22"/>
              <w:rPrChange w:id="2681" w:author="William" w:date="2016-06-28T20:55:00Z">
                <w:rPr>
                  <w:del w:id="2682" w:author="Osnir Estevam" w:date="2016-08-20T16:45:00Z"/>
                  <w:rFonts w:asciiTheme="minorHAnsi" w:eastAsiaTheme="minorEastAsia" w:hAnsiTheme="minorHAnsi" w:cstheme="minorBidi"/>
                  <w:b w:val="0"/>
                  <w:color w:val="auto"/>
                  <w:sz w:val="22"/>
                  <w:szCs w:val="22"/>
                </w:rPr>
              </w:rPrChange>
            </w:rPr>
          </w:pPr>
          <w:del w:id="2683" w:author="Osnir Estevam" w:date="2016-08-20T16:45:00Z">
            <w:r w:rsidRPr="00946032" w:rsidDel="007A38D2">
              <w:rPr>
                <w:rPrChange w:id="2684" w:author="William" w:date="2016-06-28T20:55:00Z">
                  <w:rPr>
                    <w:rStyle w:val="Hyperlink"/>
                  </w:rPr>
                </w:rPrChange>
              </w:rPr>
              <w:delText>2.2.2.</w:delText>
            </w:r>
            <w:r w:rsidRPr="00946032" w:rsidDel="007A38D2">
              <w:rPr>
                <w:rFonts w:eastAsiaTheme="minorEastAsia"/>
                <w:color w:val="auto"/>
                <w:sz w:val="22"/>
                <w:szCs w:val="22"/>
                <w:rPrChange w:id="2685" w:author="William" w:date="2016-06-28T20:55:00Z">
                  <w:rPr>
                    <w:rFonts w:asciiTheme="minorHAnsi" w:eastAsiaTheme="minorEastAsia" w:hAnsiTheme="minorHAnsi" w:cstheme="minorBidi"/>
                    <w:color w:val="auto"/>
                    <w:sz w:val="22"/>
                    <w:szCs w:val="22"/>
                  </w:rPr>
                </w:rPrChange>
              </w:rPr>
              <w:tab/>
            </w:r>
            <w:r w:rsidRPr="00946032" w:rsidDel="007A38D2">
              <w:rPr>
                <w:rPrChange w:id="2686" w:author="William" w:date="2016-06-28T20:55:00Z">
                  <w:rPr>
                    <w:rStyle w:val="Hyperlink"/>
                  </w:rPr>
                </w:rPrChange>
              </w:rPr>
              <w:delText>Relacionamentos</w:delText>
            </w:r>
            <w:r w:rsidRPr="00946032" w:rsidDel="007A38D2">
              <w:rPr>
                <w:b w:val="0"/>
                <w:webHidden/>
              </w:rPr>
              <w:tab/>
              <w:delText>4</w:delText>
            </w:r>
          </w:del>
        </w:p>
        <w:p w14:paraId="64DEC06A" w14:textId="77777777" w:rsidR="00C83871" w:rsidRPr="00946032" w:rsidDel="007A38D2" w:rsidRDefault="00C83871">
          <w:pPr>
            <w:pStyle w:val="Sumrio1"/>
            <w:rPr>
              <w:del w:id="2687" w:author="Osnir Estevam" w:date="2016-08-20T16:45:00Z"/>
              <w:rFonts w:eastAsiaTheme="minorEastAsia"/>
              <w:b w:val="0"/>
              <w:color w:val="auto"/>
              <w:sz w:val="22"/>
              <w:szCs w:val="22"/>
              <w:rPrChange w:id="2688" w:author="William" w:date="2016-06-28T20:55:00Z">
                <w:rPr>
                  <w:del w:id="2689" w:author="Osnir Estevam" w:date="2016-08-20T16:45:00Z"/>
                  <w:rFonts w:asciiTheme="minorHAnsi" w:eastAsiaTheme="minorEastAsia" w:hAnsiTheme="minorHAnsi" w:cstheme="minorBidi"/>
                  <w:b w:val="0"/>
                  <w:color w:val="auto"/>
                  <w:sz w:val="22"/>
                  <w:szCs w:val="22"/>
                </w:rPr>
              </w:rPrChange>
            </w:rPr>
          </w:pPr>
          <w:del w:id="2690" w:author="Osnir Estevam" w:date="2016-08-20T16:45:00Z">
            <w:r w:rsidRPr="00946032" w:rsidDel="007A38D2">
              <w:rPr>
                <w:rPrChange w:id="2691" w:author="William" w:date="2016-06-28T20:55:00Z">
                  <w:rPr>
                    <w:rStyle w:val="Hyperlink"/>
                  </w:rPr>
                </w:rPrChange>
              </w:rPr>
              <w:delText>2.2.3.</w:delText>
            </w:r>
            <w:r w:rsidRPr="00946032" w:rsidDel="007A38D2">
              <w:rPr>
                <w:rFonts w:eastAsiaTheme="minorEastAsia"/>
                <w:color w:val="auto"/>
                <w:sz w:val="22"/>
                <w:szCs w:val="22"/>
                <w:rPrChange w:id="2692" w:author="William" w:date="2016-06-28T20:55:00Z">
                  <w:rPr>
                    <w:rFonts w:asciiTheme="minorHAnsi" w:eastAsiaTheme="minorEastAsia" w:hAnsiTheme="minorHAnsi" w:cstheme="minorBidi"/>
                    <w:color w:val="auto"/>
                    <w:sz w:val="22"/>
                    <w:szCs w:val="22"/>
                  </w:rPr>
                </w:rPrChange>
              </w:rPr>
              <w:tab/>
            </w:r>
            <w:r w:rsidRPr="00946032" w:rsidDel="007A38D2">
              <w:rPr>
                <w:rPrChange w:id="2693" w:author="William" w:date="2016-06-28T20:55:00Z">
                  <w:rPr>
                    <w:rStyle w:val="Hyperlink"/>
                  </w:rPr>
                </w:rPrChange>
              </w:rPr>
              <w:delText>Atributo</w:delText>
            </w:r>
            <w:r w:rsidRPr="00946032" w:rsidDel="007A38D2">
              <w:rPr>
                <w:b w:val="0"/>
                <w:webHidden/>
              </w:rPr>
              <w:tab/>
              <w:delText>4</w:delText>
            </w:r>
          </w:del>
        </w:p>
        <w:p w14:paraId="50889BD1" w14:textId="77777777" w:rsidR="00C83871" w:rsidRPr="00946032" w:rsidDel="007A38D2" w:rsidRDefault="00C83871">
          <w:pPr>
            <w:pStyle w:val="Sumrio1"/>
            <w:tabs>
              <w:tab w:val="left" w:pos="660"/>
            </w:tabs>
            <w:rPr>
              <w:del w:id="2694" w:author="Osnir Estevam" w:date="2016-08-20T16:45:00Z"/>
              <w:rFonts w:eastAsiaTheme="minorEastAsia"/>
              <w:b w:val="0"/>
              <w:color w:val="auto"/>
              <w:sz w:val="22"/>
              <w:szCs w:val="22"/>
              <w:rPrChange w:id="2695" w:author="William" w:date="2016-06-28T20:55:00Z">
                <w:rPr>
                  <w:del w:id="2696" w:author="Osnir Estevam" w:date="2016-08-20T16:45:00Z"/>
                  <w:rFonts w:asciiTheme="minorHAnsi" w:eastAsiaTheme="minorEastAsia" w:hAnsiTheme="minorHAnsi" w:cstheme="minorBidi"/>
                  <w:b w:val="0"/>
                  <w:color w:val="auto"/>
                  <w:sz w:val="22"/>
                  <w:szCs w:val="22"/>
                </w:rPr>
              </w:rPrChange>
            </w:rPr>
          </w:pPr>
          <w:del w:id="2697" w:author="Osnir Estevam" w:date="2016-08-20T16:45:00Z">
            <w:r w:rsidRPr="00946032" w:rsidDel="007A38D2">
              <w:rPr>
                <w:rPrChange w:id="2698" w:author="William" w:date="2016-06-28T20:55:00Z">
                  <w:rPr>
                    <w:rStyle w:val="Hyperlink"/>
                  </w:rPr>
                </w:rPrChange>
              </w:rPr>
              <w:delText>2.3.</w:delText>
            </w:r>
            <w:r w:rsidRPr="00946032" w:rsidDel="007A38D2">
              <w:rPr>
                <w:rFonts w:eastAsiaTheme="minorEastAsia"/>
                <w:color w:val="auto"/>
                <w:sz w:val="22"/>
                <w:szCs w:val="22"/>
                <w:rPrChange w:id="2699" w:author="William" w:date="2016-06-28T20:55:00Z">
                  <w:rPr>
                    <w:rFonts w:asciiTheme="minorHAnsi" w:eastAsiaTheme="minorEastAsia" w:hAnsiTheme="minorHAnsi" w:cstheme="minorBidi"/>
                    <w:color w:val="auto"/>
                    <w:sz w:val="22"/>
                    <w:szCs w:val="22"/>
                  </w:rPr>
                </w:rPrChange>
              </w:rPr>
              <w:tab/>
            </w:r>
            <w:r w:rsidRPr="00946032" w:rsidDel="007A38D2">
              <w:rPr>
                <w:rPrChange w:id="2700" w:author="William" w:date="2016-06-28T20:55:00Z">
                  <w:rPr>
                    <w:rStyle w:val="Hyperlink"/>
                  </w:rPr>
                </w:rPrChange>
              </w:rPr>
              <w:delText>BPM (Business Process Model)</w:delText>
            </w:r>
            <w:r w:rsidRPr="00946032" w:rsidDel="007A38D2">
              <w:rPr>
                <w:b w:val="0"/>
                <w:webHidden/>
              </w:rPr>
              <w:tab/>
              <w:delText>5</w:delText>
            </w:r>
          </w:del>
        </w:p>
        <w:p w14:paraId="23CE7DB0" w14:textId="77777777" w:rsidR="00C83871" w:rsidRPr="00946032" w:rsidDel="007A38D2" w:rsidRDefault="00C83871">
          <w:pPr>
            <w:pStyle w:val="Sumrio1"/>
            <w:tabs>
              <w:tab w:val="left" w:pos="660"/>
            </w:tabs>
            <w:rPr>
              <w:del w:id="2701" w:author="Osnir Estevam" w:date="2016-08-20T16:45:00Z"/>
              <w:rFonts w:eastAsiaTheme="minorEastAsia"/>
              <w:b w:val="0"/>
              <w:color w:val="auto"/>
              <w:sz w:val="22"/>
              <w:szCs w:val="22"/>
              <w:rPrChange w:id="2702" w:author="William" w:date="2016-06-28T20:55:00Z">
                <w:rPr>
                  <w:del w:id="2703" w:author="Osnir Estevam" w:date="2016-08-20T16:45:00Z"/>
                  <w:rFonts w:asciiTheme="minorHAnsi" w:eastAsiaTheme="minorEastAsia" w:hAnsiTheme="minorHAnsi" w:cstheme="minorBidi"/>
                  <w:b w:val="0"/>
                  <w:color w:val="auto"/>
                  <w:sz w:val="22"/>
                  <w:szCs w:val="22"/>
                </w:rPr>
              </w:rPrChange>
            </w:rPr>
          </w:pPr>
          <w:del w:id="2704" w:author="Osnir Estevam" w:date="2016-08-20T16:45:00Z">
            <w:r w:rsidRPr="00946032" w:rsidDel="007A38D2">
              <w:rPr>
                <w:rPrChange w:id="2705" w:author="William" w:date="2016-06-28T20:55:00Z">
                  <w:rPr>
                    <w:rStyle w:val="Hyperlink"/>
                  </w:rPr>
                </w:rPrChange>
              </w:rPr>
              <w:delText>2.4.</w:delText>
            </w:r>
            <w:r w:rsidRPr="00946032" w:rsidDel="007A38D2">
              <w:rPr>
                <w:rFonts w:eastAsiaTheme="minorEastAsia"/>
                <w:color w:val="auto"/>
                <w:sz w:val="22"/>
                <w:szCs w:val="22"/>
                <w:rPrChange w:id="2706" w:author="William" w:date="2016-06-28T20:55:00Z">
                  <w:rPr>
                    <w:rFonts w:asciiTheme="minorHAnsi" w:eastAsiaTheme="minorEastAsia" w:hAnsiTheme="minorHAnsi" w:cstheme="minorBidi"/>
                    <w:color w:val="auto"/>
                    <w:sz w:val="22"/>
                    <w:szCs w:val="22"/>
                  </w:rPr>
                </w:rPrChange>
              </w:rPr>
              <w:tab/>
            </w:r>
            <w:r w:rsidRPr="00946032" w:rsidDel="007A38D2">
              <w:rPr>
                <w:rPrChange w:id="2707" w:author="William" w:date="2016-06-28T20:55:00Z">
                  <w:rPr>
                    <w:rStyle w:val="Hyperlink"/>
                  </w:rPr>
                </w:rPrChange>
              </w:rPr>
              <w:delText>Protocolo HTTP (Hyper Transfer Protocol)</w:delText>
            </w:r>
            <w:r w:rsidRPr="00946032" w:rsidDel="007A38D2">
              <w:rPr>
                <w:b w:val="0"/>
                <w:webHidden/>
              </w:rPr>
              <w:tab/>
              <w:delText>5</w:delText>
            </w:r>
          </w:del>
        </w:p>
        <w:p w14:paraId="43B89DD5" w14:textId="77777777" w:rsidR="00C83871" w:rsidRPr="00946032" w:rsidDel="007A38D2" w:rsidRDefault="00C83871">
          <w:pPr>
            <w:pStyle w:val="Sumrio1"/>
            <w:tabs>
              <w:tab w:val="left" w:pos="660"/>
            </w:tabs>
            <w:rPr>
              <w:del w:id="2708" w:author="Osnir Estevam" w:date="2016-08-20T16:45:00Z"/>
              <w:rFonts w:eastAsiaTheme="minorEastAsia"/>
              <w:b w:val="0"/>
              <w:color w:val="auto"/>
              <w:sz w:val="22"/>
              <w:szCs w:val="22"/>
              <w:rPrChange w:id="2709" w:author="William" w:date="2016-06-28T20:55:00Z">
                <w:rPr>
                  <w:del w:id="2710" w:author="Osnir Estevam" w:date="2016-08-20T16:45:00Z"/>
                  <w:rFonts w:asciiTheme="minorHAnsi" w:eastAsiaTheme="minorEastAsia" w:hAnsiTheme="minorHAnsi" w:cstheme="minorBidi"/>
                  <w:b w:val="0"/>
                  <w:color w:val="auto"/>
                  <w:sz w:val="22"/>
                  <w:szCs w:val="22"/>
                </w:rPr>
              </w:rPrChange>
            </w:rPr>
          </w:pPr>
          <w:del w:id="2711" w:author="Osnir Estevam" w:date="2016-08-20T16:45:00Z">
            <w:r w:rsidRPr="00946032" w:rsidDel="007A38D2">
              <w:rPr>
                <w:rPrChange w:id="2712" w:author="William" w:date="2016-06-28T20:55:00Z">
                  <w:rPr>
                    <w:rStyle w:val="Hyperlink"/>
                  </w:rPr>
                </w:rPrChange>
              </w:rPr>
              <w:delText>2.5.</w:delText>
            </w:r>
            <w:r w:rsidRPr="00946032" w:rsidDel="007A38D2">
              <w:rPr>
                <w:rFonts w:eastAsiaTheme="minorEastAsia"/>
                <w:color w:val="auto"/>
                <w:sz w:val="22"/>
                <w:szCs w:val="22"/>
                <w:rPrChange w:id="2713" w:author="William" w:date="2016-06-28T20:55:00Z">
                  <w:rPr>
                    <w:rFonts w:asciiTheme="minorHAnsi" w:eastAsiaTheme="minorEastAsia" w:hAnsiTheme="minorHAnsi" w:cstheme="minorBidi"/>
                    <w:color w:val="auto"/>
                    <w:sz w:val="22"/>
                    <w:szCs w:val="22"/>
                  </w:rPr>
                </w:rPrChange>
              </w:rPr>
              <w:tab/>
            </w:r>
            <w:r w:rsidRPr="00946032" w:rsidDel="007A38D2">
              <w:rPr>
                <w:rPrChange w:id="2714" w:author="William" w:date="2016-06-28T20:55:00Z">
                  <w:rPr>
                    <w:rStyle w:val="Hyperlink"/>
                  </w:rPr>
                </w:rPrChange>
              </w:rPr>
              <w:delText>Arquitetura REST</w:delText>
            </w:r>
            <w:r w:rsidRPr="00946032" w:rsidDel="007A38D2">
              <w:rPr>
                <w:b w:val="0"/>
                <w:webHidden/>
              </w:rPr>
              <w:tab/>
              <w:delText>5</w:delText>
            </w:r>
          </w:del>
        </w:p>
        <w:p w14:paraId="1C8BC681" w14:textId="77777777" w:rsidR="00C83871" w:rsidRPr="00946032" w:rsidDel="007A38D2" w:rsidRDefault="00C83871">
          <w:pPr>
            <w:pStyle w:val="Sumrio1"/>
            <w:tabs>
              <w:tab w:val="left" w:pos="660"/>
            </w:tabs>
            <w:rPr>
              <w:del w:id="2715" w:author="Osnir Estevam" w:date="2016-08-20T16:45:00Z"/>
              <w:rFonts w:eastAsiaTheme="minorEastAsia"/>
              <w:b w:val="0"/>
              <w:color w:val="auto"/>
              <w:sz w:val="22"/>
              <w:szCs w:val="22"/>
              <w:rPrChange w:id="2716" w:author="William" w:date="2016-06-28T20:55:00Z">
                <w:rPr>
                  <w:del w:id="2717" w:author="Osnir Estevam" w:date="2016-08-20T16:45:00Z"/>
                  <w:rFonts w:asciiTheme="minorHAnsi" w:eastAsiaTheme="minorEastAsia" w:hAnsiTheme="minorHAnsi" w:cstheme="minorBidi"/>
                  <w:b w:val="0"/>
                  <w:color w:val="auto"/>
                  <w:sz w:val="22"/>
                  <w:szCs w:val="22"/>
                </w:rPr>
              </w:rPrChange>
            </w:rPr>
          </w:pPr>
          <w:del w:id="2718" w:author="Osnir Estevam" w:date="2016-08-20T16:45:00Z">
            <w:r w:rsidRPr="00946032" w:rsidDel="007A38D2">
              <w:rPr>
                <w:rPrChange w:id="2719" w:author="William" w:date="2016-06-28T20:55:00Z">
                  <w:rPr>
                    <w:rStyle w:val="Hyperlink"/>
                  </w:rPr>
                </w:rPrChange>
              </w:rPr>
              <w:delText>2.6.</w:delText>
            </w:r>
            <w:r w:rsidRPr="00946032" w:rsidDel="007A38D2">
              <w:rPr>
                <w:rFonts w:eastAsiaTheme="minorEastAsia"/>
                <w:color w:val="auto"/>
                <w:sz w:val="22"/>
                <w:szCs w:val="22"/>
                <w:rPrChange w:id="2720" w:author="William" w:date="2016-06-28T20:55:00Z">
                  <w:rPr>
                    <w:rFonts w:asciiTheme="minorHAnsi" w:eastAsiaTheme="minorEastAsia" w:hAnsiTheme="minorHAnsi" w:cstheme="minorBidi"/>
                    <w:color w:val="auto"/>
                    <w:sz w:val="22"/>
                    <w:szCs w:val="22"/>
                  </w:rPr>
                </w:rPrChange>
              </w:rPr>
              <w:tab/>
            </w:r>
            <w:r w:rsidRPr="00946032" w:rsidDel="007A38D2">
              <w:rPr>
                <w:rPrChange w:id="2721" w:author="William" w:date="2016-06-28T20:55:00Z">
                  <w:rPr>
                    <w:rStyle w:val="Hyperlink"/>
                  </w:rPr>
                </w:rPrChange>
              </w:rPr>
              <w:delText>RESTful</w:delText>
            </w:r>
            <w:r w:rsidRPr="00946032" w:rsidDel="007A38D2">
              <w:rPr>
                <w:b w:val="0"/>
                <w:webHidden/>
              </w:rPr>
              <w:tab/>
              <w:delText>6</w:delText>
            </w:r>
          </w:del>
        </w:p>
        <w:p w14:paraId="394AF956" w14:textId="77777777" w:rsidR="00C83871" w:rsidRPr="00946032" w:rsidDel="007A38D2" w:rsidRDefault="00C83871">
          <w:pPr>
            <w:pStyle w:val="Sumrio1"/>
            <w:tabs>
              <w:tab w:val="left" w:pos="660"/>
            </w:tabs>
            <w:rPr>
              <w:del w:id="2722" w:author="Osnir Estevam" w:date="2016-08-20T16:45:00Z"/>
              <w:rFonts w:eastAsiaTheme="minorEastAsia"/>
              <w:b w:val="0"/>
              <w:color w:val="auto"/>
              <w:sz w:val="22"/>
              <w:szCs w:val="22"/>
              <w:rPrChange w:id="2723" w:author="William" w:date="2016-06-28T20:55:00Z">
                <w:rPr>
                  <w:del w:id="2724" w:author="Osnir Estevam" w:date="2016-08-20T16:45:00Z"/>
                  <w:rFonts w:asciiTheme="minorHAnsi" w:eastAsiaTheme="minorEastAsia" w:hAnsiTheme="minorHAnsi" w:cstheme="minorBidi"/>
                  <w:b w:val="0"/>
                  <w:color w:val="auto"/>
                  <w:sz w:val="22"/>
                  <w:szCs w:val="22"/>
                </w:rPr>
              </w:rPrChange>
            </w:rPr>
          </w:pPr>
          <w:del w:id="2725" w:author="Osnir Estevam" w:date="2016-08-20T16:45:00Z">
            <w:r w:rsidRPr="00946032" w:rsidDel="007A38D2">
              <w:rPr>
                <w:rPrChange w:id="2726" w:author="William" w:date="2016-06-28T20:55:00Z">
                  <w:rPr>
                    <w:rStyle w:val="Hyperlink"/>
                  </w:rPr>
                </w:rPrChange>
              </w:rPr>
              <w:delText>2.7.</w:delText>
            </w:r>
            <w:r w:rsidRPr="00946032" w:rsidDel="007A38D2">
              <w:rPr>
                <w:rFonts w:eastAsiaTheme="minorEastAsia"/>
                <w:color w:val="auto"/>
                <w:sz w:val="22"/>
                <w:szCs w:val="22"/>
                <w:rPrChange w:id="2727" w:author="William" w:date="2016-06-28T20:55:00Z">
                  <w:rPr>
                    <w:rFonts w:asciiTheme="minorHAnsi" w:eastAsiaTheme="minorEastAsia" w:hAnsiTheme="minorHAnsi" w:cstheme="minorBidi"/>
                    <w:color w:val="auto"/>
                    <w:sz w:val="22"/>
                    <w:szCs w:val="22"/>
                  </w:rPr>
                </w:rPrChange>
              </w:rPr>
              <w:tab/>
            </w:r>
            <w:r w:rsidRPr="00946032" w:rsidDel="007A38D2">
              <w:rPr>
                <w:rPrChange w:id="2728" w:author="William" w:date="2016-06-28T20:55:00Z">
                  <w:rPr>
                    <w:rStyle w:val="Hyperlink"/>
                  </w:rPr>
                </w:rPrChange>
              </w:rPr>
              <w:delText>Swagger</w:delText>
            </w:r>
            <w:r w:rsidRPr="00946032" w:rsidDel="007A38D2">
              <w:rPr>
                <w:b w:val="0"/>
                <w:webHidden/>
              </w:rPr>
              <w:tab/>
              <w:delText>8</w:delText>
            </w:r>
          </w:del>
        </w:p>
        <w:p w14:paraId="0C4C341C" w14:textId="77777777" w:rsidR="00C83871" w:rsidRPr="00946032" w:rsidDel="007A38D2" w:rsidRDefault="00C83871">
          <w:pPr>
            <w:pStyle w:val="Sumrio1"/>
            <w:tabs>
              <w:tab w:val="left" w:pos="660"/>
            </w:tabs>
            <w:rPr>
              <w:del w:id="2729" w:author="Osnir Estevam" w:date="2016-08-20T16:45:00Z"/>
              <w:rFonts w:eastAsiaTheme="minorEastAsia"/>
              <w:b w:val="0"/>
              <w:color w:val="auto"/>
              <w:sz w:val="22"/>
              <w:szCs w:val="22"/>
              <w:rPrChange w:id="2730" w:author="William" w:date="2016-06-28T20:55:00Z">
                <w:rPr>
                  <w:del w:id="2731" w:author="Osnir Estevam" w:date="2016-08-20T16:45:00Z"/>
                  <w:rFonts w:asciiTheme="minorHAnsi" w:eastAsiaTheme="minorEastAsia" w:hAnsiTheme="minorHAnsi" w:cstheme="minorBidi"/>
                  <w:b w:val="0"/>
                  <w:color w:val="auto"/>
                  <w:sz w:val="22"/>
                  <w:szCs w:val="22"/>
                </w:rPr>
              </w:rPrChange>
            </w:rPr>
          </w:pPr>
          <w:del w:id="2732" w:author="Osnir Estevam" w:date="2016-08-20T16:45:00Z">
            <w:r w:rsidRPr="00946032" w:rsidDel="007A38D2">
              <w:rPr>
                <w:rPrChange w:id="2733" w:author="William" w:date="2016-06-28T20:55:00Z">
                  <w:rPr>
                    <w:rStyle w:val="Hyperlink"/>
                  </w:rPr>
                </w:rPrChange>
              </w:rPr>
              <w:delText>2.8.</w:delText>
            </w:r>
            <w:r w:rsidRPr="00946032" w:rsidDel="007A38D2">
              <w:rPr>
                <w:rFonts w:eastAsiaTheme="minorEastAsia"/>
                <w:color w:val="auto"/>
                <w:sz w:val="22"/>
                <w:szCs w:val="22"/>
                <w:rPrChange w:id="2734" w:author="William" w:date="2016-06-28T20:55:00Z">
                  <w:rPr>
                    <w:rFonts w:asciiTheme="minorHAnsi" w:eastAsiaTheme="minorEastAsia" w:hAnsiTheme="minorHAnsi" w:cstheme="minorBidi"/>
                    <w:color w:val="auto"/>
                    <w:sz w:val="22"/>
                    <w:szCs w:val="22"/>
                  </w:rPr>
                </w:rPrChange>
              </w:rPr>
              <w:tab/>
            </w:r>
            <w:r w:rsidRPr="00946032" w:rsidDel="007A38D2">
              <w:rPr>
                <w:rPrChange w:id="2735" w:author="William" w:date="2016-06-28T20:55:00Z">
                  <w:rPr>
                    <w:rStyle w:val="Hyperlink"/>
                  </w:rPr>
                </w:rPrChange>
              </w:rPr>
              <w:delText>TDD (Test Driven Development)</w:delText>
            </w:r>
            <w:r w:rsidRPr="00946032" w:rsidDel="007A38D2">
              <w:rPr>
                <w:b w:val="0"/>
                <w:webHidden/>
              </w:rPr>
              <w:tab/>
              <w:delText>8</w:delText>
            </w:r>
          </w:del>
        </w:p>
        <w:p w14:paraId="6277BDCF" w14:textId="77777777" w:rsidR="00C83871" w:rsidRPr="00946032" w:rsidDel="007A38D2" w:rsidRDefault="00C83871">
          <w:pPr>
            <w:pStyle w:val="Sumrio1"/>
            <w:rPr>
              <w:del w:id="2736" w:author="Osnir Estevam" w:date="2016-08-20T16:45:00Z"/>
              <w:rFonts w:eastAsiaTheme="minorEastAsia"/>
              <w:b w:val="0"/>
              <w:color w:val="auto"/>
              <w:sz w:val="22"/>
              <w:szCs w:val="22"/>
              <w:rPrChange w:id="2737" w:author="William" w:date="2016-06-28T20:55:00Z">
                <w:rPr>
                  <w:del w:id="2738" w:author="Osnir Estevam" w:date="2016-08-20T16:45:00Z"/>
                  <w:rFonts w:asciiTheme="minorHAnsi" w:eastAsiaTheme="minorEastAsia" w:hAnsiTheme="minorHAnsi" w:cstheme="minorBidi"/>
                  <w:b w:val="0"/>
                  <w:color w:val="auto"/>
                  <w:sz w:val="22"/>
                  <w:szCs w:val="22"/>
                </w:rPr>
              </w:rPrChange>
            </w:rPr>
          </w:pPr>
          <w:del w:id="2739" w:author="Osnir Estevam" w:date="2016-08-20T16:45:00Z">
            <w:r w:rsidRPr="00946032" w:rsidDel="007A38D2">
              <w:rPr>
                <w:rPrChange w:id="2740" w:author="William" w:date="2016-06-28T20:55:00Z">
                  <w:rPr>
                    <w:rStyle w:val="Hyperlink"/>
                  </w:rPr>
                </w:rPrChange>
              </w:rPr>
              <w:delText>2.8.1.</w:delText>
            </w:r>
            <w:r w:rsidRPr="00946032" w:rsidDel="007A38D2">
              <w:rPr>
                <w:rFonts w:eastAsiaTheme="minorEastAsia"/>
                <w:color w:val="auto"/>
                <w:sz w:val="22"/>
                <w:szCs w:val="22"/>
                <w:rPrChange w:id="2741" w:author="William" w:date="2016-06-28T20:55:00Z">
                  <w:rPr>
                    <w:rFonts w:asciiTheme="minorHAnsi" w:eastAsiaTheme="minorEastAsia" w:hAnsiTheme="minorHAnsi" w:cstheme="minorBidi"/>
                    <w:color w:val="auto"/>
                    <w:sz w:val="22"/>
                    <w:szCs w:val="22"/>
                  </w:rPr>
                </w:rPrChange>
              </w:rPr>
              <w:tab/>
            </w:r>
            <w:r w:rsidRPr="00946032" w:rsidDel="007A38D2">
              <w:rPr>
                <w:rPrChange w:id="2742" w:author="William" w:date="2016-06-28T20:55:00Z">
                  <w:rPr>
                    <w:rStyle w:val="Hyperlink"/>
                  </w:rPr>
                </w:rPrChange>
              </w:rPr>
              <w:delText>Teste de Unidade</w:delText>
            </w:r>
            <w:r w:rsidRPr="00946032" w:rsidDel="007A38D2">
              <w:rPr>
                <w:b w:val="0"/>
                <w:webHidden/>
              </w:rPr>
              <w:tab/>
              <w:delText>8</w:delText>
            </w:r>
          </w:del>
        </w:p>
        <w:p w14:paraId="26B98B69" w14:textId="77777777" w:rsidR="00C83871" w:rsidRPr="00946032" w:rsidDel="007A38D2" w:rsidRDefault="00C83871">
          <w:pPr>
            <w:pStyle w:val="Sumrio1"/>
            <w:tabs>
              <w:tab w:val="left" w:pos="660"/>
            </w:tabs>
            <w:rPr>
              <w:del w:id="2743" w:author="Osnir Estevam" w:date="2016-08-20T16:45:00Z"/>
              <w:rFonts w:eastAsiaTheme="minorEastAsia"/>
              <w:b w:val="0"/>
              <w:color w:val="auto"/>
              <w:sz w:val="22"/>
              <w:szCs w:val="22"/>
              <w:rPrChange w:id="2744" w:author="William" w:date="2016-06-28T20:55:00Z">
                <w:rPr>
                  <w:del w:id="2745" w:author="Osnir Estevam" w:date="2016-08-20T16:45:00Z"/>
                  <w:rFonts w:asciiTheme="minorHAnsi" w:eastAsiaTheme="minorEastAsia" w:hAnsiTheme="minorHAnsi" w:cstheme="minorBidi"/>
                  <w:b w:val="0"/>
                  <w:color w:val="auto"/>
                  <w:sz w:val="22"/>
                  <w:szCs w:val="22"/>
                </w:rPr>
              </w:rPrChange>
            </w:rPr>
          </w:pPr>
          <w:del w:id="2746" w:author="Osnir Estevam" w:date="2016-08-20T16:45:00Z">
            <w:r w:rsidRPr="00946032" w:rsidDel="007A38D2">
              <w:rPr>
                <w:rPrChange w:id="2747" w:author="William" w:date="2016-06-28T20:55:00Z">
                  <w:rPr>
                    <w:rStyle w:val="Hyperlink"/>
                  </w:rPr>
                </w:rPrChange>
              </w:rPr>
              <w:delText>2.9.</w:delText>
            </w:r>
            <w:r w:rsidRPr="00946032" w:rsidDel="007A38D2">
              <w:rPr>
                <w:rFonts w:eastAsiaTheme="minorEastAsia"/>
                <w:color w:val="auto"/>
                <w:sz w:val="22"/>
                <w:szCs w:val="22"/>
                <w:rPrChange w:id="2748" w:author="William" w:date="2016-06-28T20:55:00Z">
                  <w:rPr>
                    <w:rFonts w:asciiTheme="minorHAnsi" w:eastAsiaTheme="minorEastAsia" w:hAnsiTheme="minorHAnsi" w:cstheme="minorBidi"/>
                    <w:color w:val="auto"/>
                    <w:sz w:val="22"/>
                    <w:szCs w:val="22"/>
                  </w:rPr>
                </w:rPrChange>
              </w:rPr>
              <w:tab/>
            </w:r>
            <w:r w:rsidRPr="00946032" w:rsidDel="007A38D2">
              <w:rPr>
                <w:rPrChange w:id="2749" w:author="William" w:date="2016-06-28T20:55:00Z">
                  <w:rPr>
                    <w:rStyle w:val="Hyperlink"/>
                  </w:rPr>
                </w:rPrChange>
              </w:rPr>
              <w:delText>Personas</w:delText>
            </w:r>
            <w:r w:rsidRPr="00946032" w:rsidDel="007A38D2">
              <w:rPr>
                <w:b w:val="0"/>
                <w:webHidden/>
              </w:rPr>
              <w:tab/>
              <w:delText>9</w:delText>
            </w:r>
          </w:del>
        </w:p>
        <w:p w14:paraId="3726137C" w14:textId="77777777" w:rsidR="00C83871" w:rsidRPr="00946032" w:rsidDel="007A38D2" w:rsidRDefault="00C83871">
          <w:pPr>
            <w:pStyle w:val="Sumrio1"/>
            <w:rPr>
              <w:del w:id="2750" w:author="Osnir Estevam" w:date="2016-08-20T16:45:00Z"/>
              <w:rFonts w:eastAsiaTheme="minorEastAsia"/>
              <w:b w:val="0"/>
              <w:color w:val="auto"/>
              <w:sz w:val="22"/>
              <w:szCs w:val="22"/>
              <w:rPrChange w:id="2751" w:author="William" w:date="2016-06-28T20:55:00Z">
                <w:rPr>
                  <w:del w:id="2752" w:author="Osnir Estevam" w:date="2016-08-20T16:45:00Z"/>
                  <w:rFonts w:asciiTheme="minorHAnsi" w:eastAsiaTheme="minorEastAsia" w:hAnsiTheme="minorHAnsi" w:cstheme="minorBidi"/>
                  <w:b w:val="0"/>
                  <w:color w:val="auto"/>
                  <w:sz w:val="22"/>
                  <w:szCs w:val="22"/>
                </w:rPr>
              </w:rPrChange>
            </w:rPr>
          </w:pPr>
          <w:del w:id="2753" w:author="Osnir Estevam" w:date="2016-08-20T16:45:00Z">
            <w:r w:rsidRPr="00946032" w:rsidDel="007A38D2">
              <w:rPr>
                <w:rPrChange w:id="2754" w:author="William" w:date="2016-06-28T20:55:00Z">
                  <w:rPr>
                    <w:rStyle w:val="Hyperlink"/>
                  </w:rPr>
                </w:rPrChange>
              </w:rPr>
              <w:delText>2.10.</w:delText>
            </w:r>
            <w:r w:rsidRPr="00946032" w:rsidDel="007A38D2">
              <w:rPr>
                <w:rFonts w:eastAsiaTheme="minorEastAsia"/>
                <w:color w:val="auto"/>
                <w:sz w:val="22"/>
                <w:szCs w:val="22"/>
                <w:rPrChange w:id="2755" w:author="William" w:date="2016-06-28T20:55:00Z">
                  <w:rPr>
                    <w:rFonts w:asciiTheme="minorHAnsi" w:eastAsiaTheme="minorEastAsia" w:hAnsiTheme="minorHAnsi" w:cstheme="minorBidi"/>
                    <w:color w:val="auto"/>
                    <w:sz w:val="22"/>
                    <w:szCs w:val="22"/>
                  </w:rPr>
                </w:rPrChange>
              </w:rPr>
              <w:tab/>
            </w:r>
            <w:r w:rsidRPr="00946032" w:rsidDel="007A38D2">
              <w:rPr>
                <w:rPrChange w:id="2756" w:author="William" w:date="2016-06-28T20:55:00Z">
                  <w:rPr>
                    <w:rStyle w:val="Hyperlink"/>
                  </w:rPr>
                </w:rPrChange>
              </w:rPr>
              <w:delText>Design de Interação</w:delText>
            </w:r>
            <w:r w:rsidRPr="00946032" w:rsidDel="007A38D2">
              <w:rPr>
                <w:b w:val="0"/>
                <w:webHidden/>
              </w:rPr>
              <w:tab/>
              <w:delText>9</w:delText>
            </w:r>
          </w:del>
        </w:p>
        <w:p w14:paraId="4AC65BCE" w14:textId="77777777" w:rsidR="00C83871" w:rsidRPr="00946032" w:rsidDel="007A38D2" w:rsidRDefault="00C83871">
          <w:pPr>
            <w:pStyle w:val="Sumrio1"/>
            <w:rPr>
              <w:del w:id="2757" w:author="Osnir Estevam" w:date="2016-08-20T16:45:00Z"/>
              <w:rFonts w:eastAsiaTheme="minorEastAsia"/>
              <w:b w:val="0"/>
              <w:color w:val="auto"/>
              <w:sz w:val="22"/>
              <w:szCs w:val="22"/>
              <w:rPrChange w:id="2758" w:author="William" w:date="2016-06-28T20:55:00Z">
                <w:rPr>
                  <w:del w:id="2759" w:author="Osnir Estevam" w:date="2016-08-20T16:45:00Z"/>
                  <w:rFonts w:asciiTheme="minorHAnsi" w:eastAsiaTheme="minorEastAsia" w:hAnsiTheme="minorHAnsi" w:cstheme="minorBidi"/>
                  <w:b w:val="0"/>
                  <w:color w:val="auto"/>
                  <w:sz w:val="22"/>
                  <w:szCs w:val="22"/>
                </w:rPr>
              </w:rPrChange>
            </w:rPr>
          </w:pPr>
          <w:del w:id="2760" w:author="Osnir Estevam" w:date="2016-08-20T16:45:00Z">
            <w:r w:rsidRPr="00946032" w:rsidDel="007A38D2">
              <w:rPr>
                <w:rPrChange w:id="2761" w:author="William" w:date="2016-06-28T20:55:00Z">
                  <w:rPr>
                    <w:rStyle w:val="Hyperlink"/>
                  </w:rPr>
                </w:rPrChange>
              </w:rPr>
              <w:delText>2.11.</w:delText>
            </w:r>
            <w:r w:rsidRPr="00946032" w:rsidDel="007A38D2">
              <w:rPr>
                <w:rFonts w:eastAsiaTheme="minorEastAsia"/>
                <w:color w:val="auto"/>
                <w:sz w:val="22"/>
                <w:szCs w:val="22"/>
                <w:rPrChange w:id="2762" w:author="William" w:date="2016-06-28T20:55:00Z">
                  <w:rPr>
                    <w:rFonts w:asciiTheme="minorHAnsi" w:eastAsiaTheme="minorEastAsia" w:hAnsiTheme="minorHAnsi" w:cstheme="minorBidi"/>
                    <w:color w:val="auto"/>
                    <w:sz w:val="22"/>
                    <w:szCs w:val="22"/>
                  </w:rPr>
                </w:rPrChange>
              </w:rPr>
              <w:tab/>
            </w:r>
            <w:r w:rsidRPr="00946032" w:rsidDel="007A38D2">
              <w:rPr>
                <w:rPrChange w:id="2763" w:author="William" w:date="2016-06-28T20:55:00Z">
                  <w:rPr>
                    <w:rStyle w:val="Hyperlink"/>
                  </w:rPr>
                </w:rPrChange>
              </w:rPr>
              <w:delText>Material Design</w:delText>
            </w:r>
            <w:r w:rsidRPr="00946032" w:rsidDel="007A38D2">
              <w:rPr>
                <w:b w:val="0"/>
                <w:webHidden/>
              </w:rPr>
              <w:tab/>
              <w:delText>9</w:delText>
            </w:r>
          </w:del>
        </w:p>
        <w:p w14:paraId="36BCCCEC" w14:textId="77777777" w:rsidR="00C83871" w:rsidRPr="00946032" w:rsidDel="007A38D2" w:rsidRDefault="00C83871">
          <w:pPr>
            <w:pStyle w:val="Sumrio1"/>
            <w:tabs>
              <w:tab w:val="left" w:pos="1100"/>
            </w:tabs>
            <w:rPr>
              <w:del w:id="2764" w:author="Osnir Estevam" w:date="2016-08-20T16:45:00Z"/>
              <w:rFonts w:eastAsiaTheme="minorEastAsia"/>
              <w:b w:val="0"/>
              <w:color w:val="auto"/>
              <w:sz w:val="22"/>
              <w:szCs w:val="22"/>
              <w:rPrChange w:id="2765" w:author="William" w:date="2016-06-28T20:55:00Z">
                <w:rPr>
                  <w:del w:id="2766" w:author="Osnir Estevam" w:date="2016-08-20T16:45:00Z"/>
                  <w:rFonts w:asciiTheme="minorHAnsi" w:eastAsiaTheme="minorEastAsia" w:hAnsiTheme="minorHAnsi" w:cstheme="minorBidi"/>
                  <w:b w:val="0"/>
                  <w:color w:val="auto"/>
                  <w:sz w:val="22"/>
                  <w:szCs w:val="22"/>
                </w:rPr>
              </w:rPrChange>
            </w:rPr>
          </w:pPr>
          <w:del w:id="2767" w:author="Osnir Estevam" w:date="2016-08-20T16:45:00Z">
            <w:r w:rsidRPr="00946032" w:rsidDel="007A38D2">
              <w:rPr>
                <w:rPrChange w:id="2768" w:author="William" w:date="2016-06-28T20:55:00Z">
                  <w:rPr>
                    <w:rStyle w:val="Hyperlink"/>
                  </w:rPr>
                </w:rPrChange>
              </w:rPr>
              <w:delText>2.11.1.</w:delText>
            </w:r>
            <w:r w:rsidRPr="00946032" w:rsidDel="007A38D2">
              <w:rPr>
                <w:rFonts w:eastAsiaTheme="minorEastAsia"/>
                <w:color w:val="auto"/>
                <w:sz w:val="22"/>
                <w:szCs w:val="22"/>
                <w:rPrChange w:id="2769" w:author="William" w:date="2016-06-28T20:55:00Z">
                  <w:rPr>
                    <w:rFonts w:asciiTheme="minorHAnsi" w:eastAsiaTheme="minorEastAsia" w:hAnsiTheme="minorHAnsi" w:cstheme="minorBidi"/>
                    <w:color w:val="auto"/>
                    <w:sz w:val="22"/>
                    <w:szCs w:val="22"/>
                  </w:rPr>
                </w:rPrChange>
              </w:rPr>
              <w:tab/>
            </w:r>
            <w:r w:rsidRPr="00946032" w:rsidDel="007A38D2">
              <w:rPr>
                <w:rPrChange w:id="2770" w:author="William" w:date="2016-06-28T20:55:00Z">
                  <w:rPr>
                    <w:rStyle w:val="Hyperlink"/>
                  </w:rPr>
                </w:rPrChange>
              </w:rPr>
              <w:delText>Princípios do Material Design</w:delText>
            </w:r>
            <w:r w:rsidRPr="00946032" w:rsidDel="007A38D2">
              <w:rPr>
                <w:b w:val="0"/>
                <w:webHidden/>
              </w:rPr>
              <w:tab/>
              <w:delText>10</w:delText>
            </w:r>
          </w:del>
        </w:p>
        <w:p w14:paraId="040E4078" w14:textId="77777777" w:rsidR="00C83871" w:rsidRPr="00946032" w:rsidDel="007A38D2" w:rsidRDefault="00C83871">
          <w:pPr>
            <w:pStyle w:val="Sumrio1"/>
            <w:tabs>
              <w:tab w:val="left" w:pos="1100"/>
            </w:tabs>
            <w:rPr>
              <w:del w:id="2771" w:author="Osnir Estevam" w:date="2016-08-20T16:45:00Z"/>
              <w:rFonts w:eastAsiaTheme="minorEastAsia"/>
              <w:b w:val="0"/>
              <w:color w:val="auto"/>
              <w:sz w:val="22"/>
              <w:szCs w:val="22"/>
              <w:rPrChange w:id="2772" w:author="William" w:date="2016-06-28T20:55:00Z">
                <w:rPr>
                  <w:del w:id="2773" w:author="Osnir Estevam" w:date="2016-08-20T16:45:00Z"/>
                  <w:rFonts w:asciiTheme="minorHAnsi" w:eastAsiaTheme="minorEastAsia" w:hAnsiTheme="minorHAnsi" w:cstheme="minorBidi"/>
                  <w:b w:val="0"/>
                  <w:color w:val="auto"/>
                  <w:sz w:val="22"/>
                  <w:szCs w:val="22"/>
                </w:rPr>
              </w:rPrChange>
            </w:rPr>
          </w:pPr>
          <w:del w:id="2774" w:author="Osnir Estevam" w:date="2016-08-20T16:45:00Z">
            <w:r w:rsidRPr="00946032" w:rsidDel="007A38D2">
              <w:rPr>
                <w:rPrChange w:id="2775" w:author="William" w:date="2016-06-28T20:55:00Z">
                  <w:rPr>
                    <w:rStyle w:val="Hyperlink"/>
                  </w:rPr>
                </w:rPrChange>
              </w:rPr>
              <w:delText>2.11.2.</w:delText>
            </w:r>
            <w:r w:rsidRPr="00946032" w:rsidDel="007A38D2">
              <w:rPr>
                <w:rFonts w:eastAsiaTheme="minorEastAsia"/>
                <w:color w:val="auto"/>
                <w:sz w:val="22"/>
                <w:szCs w:val="22"/>
                <w:rPrChange w:id="2776" w:author="William" w:date="2016-06-28T20:55:00Z">
                  <w:rPr>
                    <w:rFonts w:asciiTheme="minorHAnsi" w:eastAsiaTheme="minorEastAsia" w:hAnsiTheme="minorHAnsi" w:cstheme="minorBidi"/>
                    <w:color w:val="auto"/>
                    <w:sz w:val="22"/>
                    <w:szCs w:val="22"/>
                  </w:rPr>
                </w:rPrChange>
              </w:rPr>
              <w:tab/>
            </w:r>
            <w:r w:rsidRPr="00946032" w:rsidDel="007A38D2">
              <w:rPr>
                <w:rPrChange w:id="2777" w:author="William" w:date="2016-06-28T20:55:00Z">
                  <w:rPr>
                    <w:rStyle w:val="Hyperlink"/>
                  </w:rPr>
                </w:rPrChange>
              </w:rPr>
              <w:delText>Material Design Aplicado na construção do “Protótipo”</w:delText>
            </w:r>
            <w:r w:rsidRPr="00946032" w:rsidDel="007A38D2">
              <w:rPr>
                <w:b w:val="0"/>
                <w:webHidden/>
              </w:rPr>
              <w:tab/>
              <w:delText>10</w:delText>
            </w:r>
          </w:del>
        </w:p>
        <w:p w14:paraId="31CC010E" w14:textId="77777777" w:rsidR="00C83871" w:rsidRPr="00946032" w:rsidDel="007A38D2" w:rsidRDefault="00C83871">
          <w:pPr>
            <w:pStyle w:val="Sumrio1"/>
            <w:rPr>
              <w:del w:id="2778" w:author="Osnir Estevam" w:date="2016-08-20T16:45:00Z"/>
              <w:rFonts w:eastAsiaTheme="minorEastAsia"/>
              <w:b w:val="0"/>
              <w:color w:val="auto"/>
              <w:sz w:val="22"/>
              <w:szCs w:val="22"/>
              <w:rPrChange w:id="2779" w:author="William" w:date="2016-06-28T20:55:00Z">
                <w:rPr>
                  <w:del w:id="2780" w:author="Osnir Estevam" w:date="2016-08-20T16:45:00Z"/>
                  <w:rFonts w:asciiTheme="minorHAnsi" w:eastAsiaTheme="minorEastAsia" w:hAnsiTheme="minorHAnsi" w:cstheme="minorBidi"/>
                  <w:b w:val="0"/>
                  <w:color w:val="auto"/>
                  <w:sz w:val="22"/>
                  <w:szCs w:val="22"/>
                </w:rPr>
              </w:rPrChange>
            </w:rPr>
          </w:pPr>
          <w:del w:id="2781" w:author="Osnir Estevam" w:date="2016-08-20T16:45:00Z">
            <w:r w:rsidRPr="00946032" w:rsidDel="007A38D2">
              <w:rPr>
                <w:rPrChange w:id="2782" w:author="William" w:date="2016-06-28T20:55:00Z">
                  <w:rPr>
                    <w:rStyle w:val="Hyperlink"/>
                  </w:rPr>
                </w:rPrChange>
              </w:rPr>
              <w:delText>2.12.</w:delText>
            </w:r>
            <w:r w:rsidRPr="00946032" w:rsidDel="007A38D2">
              <w:rPr>
                <w:rFonts w:eastAsiaTheme="minorEastAsia"/>
                <w:color w:val="auto"/>
                <w:sz w:val="22"/>
                <w:szCs w:val="22"/>
                <w:rPrChange w:id="2783" w:author="William" w:date="2016-06-28T20:55:00Z">
                  <w:rPr>
                    <w:rFonts w:asciiTheme="minorHAnsi" w:eastAsiaTheme="minorEastAsia" w:hAnsiTheme="minorHAnsi" w:cstheme="minorBidi"/>
                    <w:color w:val="auto"/>
                    <w:sz w:val="22"/>
                    <w:szCs w:val="22"/>
                  </w:rPr>
                </w:rPrChange>
              </w:rPr>
              <w:tab/>
            </w:r>
            <w:r w:rsidRPr="00946032" w:rsidDel="007A38D2">
              <w:rPr>
                <w:rPrChange w:id="2784" w:author="William" w:date="2016-06-28T20:55:00Z">
                  <w:rPr>
                    <w:rStyle w:val="Hyperlink"/>
                  </w:rPr>
                </w:rPrChange>
              </w:rPr>
              <w:delText>Moodboard</w:delText>
            </w:r>
            <w:r w:rsidRPr="00946032" w:rsidDel="007A38D2">
              <w:rPr>
                <w:b w:val="0"/>
                <w:webHidden/>
              </w:rPr>
              <w:tab/>
              <w:delText>10</w:delText>
            </w:r>
          </w:del>
        </w:p>
        <w:p w14:paraId="7A51382B" w14:textId="77777777" w:rsidR="00C83871" w:rsidRPr="00946032" w:rsidDel="007A38D2" w:rsidRDefault="00C83871">
          <w:pPr>
            <w:pStyle w:val="Sumrio1"/>
            <w:rPr>
              <w:del w:id="2785" w:author="Osnir Estevam" w:date="2016-08-20T16:45:00Z"/>
              <w:rFonts w:eastAsiaTheme="minorEastAsia"/>
              <w:b w:val="0"/>
              <w:color w:val="auto"/>
              <w:sz w:val="22"/>
              <w:szCs w:val="22"/>
              <w:rPrChange w:id="2786" w:author="William" w:date="2016-06-28T20:55:00Z">
                <w:rPr>
                  <w:del w:id="2787" w:author="Osnir Estevam" w:date="2016-08-20T16:45:00Z"/>
                  <w:rFonts w:asciiTheme="minorHAnsi" w:eastAsiaTheme="minorEastAsia" w:hAnsiTheme="minorHAnsi" w:cstheme="minorBidi"/>
                  <w:b w:val="0"/>
                  <w:color w:val="auto"/>
                  <w:sz w:val="22"/>
                  <w:szCs w:val="22"/>
                </w:rPr>
              </w:rPrChange>
            </w:rPr>
          </w:pPr>
          <w:del w:id="2788" w:author="Osnir Estevam" w:date="2016-08-20T16:45:00Z">
            <w:r w:rsidRPr="00946032" w:rsidDel="007A38D2">
              <w:rPr>
                <w:rPrChange w:id="2789" w:author="William" w:date="2016-06-28T20:55:00Z">
                  <w:rPr>
                    <w:rStyle w:val="Hyperlink"/>
                  </w:rPr>
                </w:rPrChange>
              </w:rPr>
              <w:delText>2.13.</w:delText>
            </w:r>
            <w:r w:rsidRPr="00946032" w:rsidDel="007A38D2">
              <w:rPr>
                <w:rFonts w:eastAsiaTheme="minorEastAsia"/>
                <w:color w:val="auto"/>
                <w:sz w:val="22"/>
                <w:szCs w:val="22"/>
                <w:rPrChange w:id="2790" w:author="William" w:date="2016-06-28T20:55:00Z">
                  <w:rPr>
                    <w:rFonts w:asciiTheme="minorHAnsi" w:eastAsiaTheme="minorEastAsia" w:hAnsiTheme="minorHAnsi" w:cstheme="minorBidi"/>
                    <w:color w:val="auto"/>
                    <w:sz w:val="22"/>
                    <w:szCs w:val="22"/>
                  </w:rPr>
                </w:rPrChange>
              </w:rPr>
              <w:tab/>
            </w:r>
            <w:r w:rsidRPr="00946032" w:rsidDel="007A38D2">
              <w:rPr>
                <w:rPrChange w:id="2791" w:author="William" w:date="2016-06-28T20:55:00Z">
                  <w:rPr>
                    <w:rStyle w:val="Hyperlink"/>
                  </w:rPr>
                </w:rPrChange>
              </w:rPr>
              <w:delText>StyleGuide</w:delText>
            </w:r>
            <w:r w:rsidRPr="00946032" w:rsidDel="007A38D2">
              <w:rPr>
                <w:b w:val="0"/>
                <w:webHidden/>
              </w:rPr>
              <w:tab/>
              <w:delText>10</w:delText>
            </w:r>
          </w:del>
        </w:p>
        <w:p w14:paraId="18E4D1C5" w14:textId="77777777" w:rsidR="00C83871" w:rsidRPr="00946032" w:rsidDel="007A38D2" w:rsidRDefault="00C83871">
          <w:pPr>
            <w:pStyle w:val="Sumrio1"/>
            <w:rPr>
              <w:del w:id="2792" w:author="Osnir Estevam" w:date="2016-08-20T16:45:00Z"/>
              <w:rFonts w:eastAsiaTheme="minorEastAsia"/>
              <w:b w:val="0"/>
              <w:color w:val="auto"/>
              <w:sz w:val="22"/>
              <w:szCs w:val="22"/>
              <w:rPrChange w:id="2793" w:author="William" w:date="2016-06-28T20:55:00Z">
                <w:rPr>
                  <w:del w:id="2794" w:author="Osnir Estevam" w:date="2016-08-20T16:45:00Z"/>
                  <w:rFonts w:asciiTheme="minorHAnsi" w:eastAsiaTheme="minorEastAsia" w:hAnsiTheme="minorHAnsi" w:cstheme="minorBidi"/>
                  <w:b w:val="0"/>
                  <w:color w:val="auto"/>
                  <w:sz w:val="22"/>
                  <w:szCs w:val="22"/>
                </w:rPr>
              </w:rPrChange>
            </w:rPr>
          </w:pPr>
          <w:del w:id="2795" w:author="Osnir Estevam" w:date="2016-08-20T16:45:00Z">
            <w:r w:rsidRPr="00946032" w:rsidDel="007A38D2">
              <w:rPr>
                <w:rPrChange w:id="2796" w:author="William" w:date="2016-06-28T20:55:00Z">
                  <w:rPr>
                    <w:rStyle w:val="Hyperlink"/>
                  </w:rPr>
                </w:rPrChange>
              </w:rPr>
              <w:delText>2.14.</w:delText>
            </w:r>
            <w:r w:rsidRPr="00946032" w:rsidDel="007A38D2">
              <w:rPr>
                <w:rFonts w:eastAsiaTheme="minorEastAsia"/>
                <w:color w:val="auto"/>
                <w:sz w:val="22"/>
                <w:szCs w:val="22"/>
                <w:rPrChange w:id="2797" w:author="William" w:date="2016-06-28T20:55:00Z">
                  <w:rPr>
                    <w:rFonts w:asciiTheme="minorHAnsi" w:eastAsiaTheme="minorEastAsia" w:hAnsiTheme="minorHAnsi" w:cstheme="minorBidi"/>
                    <w:color w:val="auto"/>
                    <w:sz w:val="22"/>
                    <w:szCs w:val="22"/>
                  </w:rPr>
                </w:rPrChange>
              </w:rPr>
              <w:tab/>
            </w:r>
            <w:r w:rsidRPr="00946032" w:rsidDel="007A38D2">
              <w:rPr>
                <w:rPrChange w:id="2798" w:author="William" w:date="2016-06-28T20:55:00Z">
                  <w:rPr>
                    <w:rStyle w:val="Hyperlink"/>
                  </w:rPr>
                </w:rPrChange>
              </w:rPr>
              <w:delText>Story board</w:delText>
            </w:r>
            <w:r w:rsidRPr="00946032" w:rsidDel="007A38D2">
              <w:rPr>
                <w:b w:val="0"/>
                <w:webHidden/>
              </w:rPr>
              <w:tab/>
              <w:delText>11</w:delText>
            </w:r>
          </w:del>
        </w:p>
        <w:p w14:paraId="1D5027B1" w14:textId="77777777" w:rsidR="00C83871" w:rsidRPr="00946032" w:rsidDel="007A38D2" w:rsidRDefault="00C83871">
          <w:pPr>
            <w:pStyle w:val="Sumrio1"/>
            <w:tabs>
              <w:tab w:val="left" w:pos="480"/>
            </w:tabs>
            <w:rPr>
              <w:del w:id="2799" w:author="Osnir Estevam" w:date="2016-08-20T16:45:00Z"/>
              <w:rFonts w:eastAsiaTheme="minorEastAsia"/>
              <w:b w:val="0"/>
              <w:color w:val="auto"/>
              <w:sz w:val="22"/>
              <w:szCs w:val="22"/>
              <w:rPrChange w:id="2800" w:author="William" w:date="2016-06-28T20:55:00Z">
                <w:rPr>
                  <w:del w:id="2801" w:author="Osnir Estevam" w:date="2016-08-20T16:45:00Z"/>
                  <w:rFonts w:asciiTheme="minorHAnsi" w:eastAsiaTheme="minorEastAsia" w:hAnsiTheme="minorHAnsi" w:cstheme="minorBidi"/>
                  <w:b w:val="0"/>
                  <w:color w:val="auto"/>
                  <w:sz w:val="22"/>
                  <w:szCs w:val="22"/>
                </w:rPr>
              </w:rPrChange>
            </w:rPr>
          </w:pPr>
          <w:del w:id="2802" w:author="Osnir Estevam" w:date="2016-08-20T16:45:00Z">
            <w:r w:rsidRPr="00946032" w:rsidDel="007A38D2">
              <w:rPr>
                <w:rPrChange w:id="2803" w:author="William" w:date="2016-06-28T20:55:00Z">
                  <w:rPr>
                    <w:rStyle w:val="Hyperlink"/>
                  </w:rPr>
                </w:rPrChange>
              </w:rPr>
              <w:delText>3.</w:delText>
            </w:r>
            <w:r w:rsidRPr="00946032" w:rsidDel="007A38D2">
              <w:rPr>
                <w:rFonts w:eastAsiaTheme="minorEastAsia"/>
                <w:color w:val="auto"/>
                <w:sz w:val="22"/>
                <w:szCs w:val="22"/>
                <w:rPrChange w:id="2804" w:author="William" w:date="2016-06-28T20:55:00Z">
                  <w:rPr>
                    <w:rFonts w:asciiTheme="minorHAnsi" w:eastAsiaTheme="minorEastAsia" w:hAnsiTheme="minorHAnsi" w:cstheme="minorBidi"/>
                    <w:color w:val="auto"/>
                    <w:sz w:val="22"/>
                    <w:szCs w:val="22"/>
                  </w:rPr>
                </w:rPrChange>
              </w:rPr>
              <w:tab/>
            </w:r>
            <w:r w:rsidRPr="00946032" w:rsidDel="007A38D2">
              <w:rPr>
                <w:rPrChange w:id="2805" w:author="William" w:date="2016-06-28T20:55:00Z">
                  <w:rPr>
                    <w:rStyle w:val="Hyperlink"/>
                  </w:rPr>
                </w:rPrChange>
              </w:rPr>
              <w:delText>DESENVOLVIMENTO</w:delText>
            </w:r>
            <w:r w:rsidRPr="00946032" w:rsidDel="007A38D2">
              <w:rPr>
                <w:b w:val="0"/>
                <w:webHidden/>
              </w:rPr>
              <w:tab/>
              <w:delText>11</w:delText>
            </w:r>
          </w:del>
        </w:p>
        <w:p w14:paraId="270F82D3" w14:textId="77777777" w:rsidR="00C83871" w:rsidRPr="00946032" w:rsidDel="007A38D2" w:rsidRDefault="00C83871">
          <w:pPr>
            <w:pStyle w:val="Sumrio1"/>
            <w:tabs>
              <w:tab w:val="left" w:pos="660"/>
            </w:tabs>
            <w:rPr>
              <w:del w:id="2806" w:author="Osnir Estevam" w:date="2016-08-20T16:45:00Z"/>
              <w:rFonts w:eastAsiaTheme="minorEastAsia"/>
              <w:b w:val="0"/>
              <w:color w:val="auto"/>
              <w:sz w:val="22"/>
              <w:szCs w:val="22"/>
              <w:rPrChange w:id="2807" w:author="William" w:date="2016-06-28T20:55:00Z">
                <w:rPr>
                  <w:del w:id="2808" w:author="Osnir Estevam" w:date="2016-08-20T16:45:00Z"/>
                  <w:rFonts w:asciiTheme="minorHAnsi" w:eastAsiaTheme="minorEastAsia" w:hAnsiTheme="minorHAnsi" w:cstheme="minorBidi"/>
                  <w:b w:val="0"/>
                  <w:color w:val="auto"/>
                  <w:sz w:val="22"/>
                  <w:szCs w:val="22"/>
                </w:rPr>
              </w:rPrChange>
            </w:rPr>
          </w:pPr>
          <w:del w:id="2809" w:author="Osnir Estevam" w:date="2016-08-20T16:45:00Z">
            <w:r w:rsidRPr="00946032" w:rsidDel="007A38D2">
              <w:rPr>
                <w:rPrChange w:id="2810" w:author="William" w:date="2016-06-28T20:55:00Z">
                  <w:rPr>
                    <w:rStyle w:val="Hyperlink"/>
                  </w:rPr>
                </w:rPrChange>
              </w:rPr>
              <w:delText>3.1.</w:delText>
            </w:r>
            <w:r w:rsidRPr="00946032" w:rsidDel="007A38D2">
              <w:rPr>
                <w:rFonts w:eastAsiaTheme="minorEastAsia"/>
                <w:color w:val="auto"/>
                <w:sz w:val="22"/>
                <w:szCs w:val="22"/>
                <w:rPrChange w:id="2811" w:author="William" w:date="2016-06-28T20:55:00Z">
                  <w:rPr>
                    <w:rFonts w:asciiTheme="minorHAnsi" w:eastAsiaTheme="minorEastAsia" w:hAnsiTheme="minorHAnsi" w:cstheme="minorBidi"/>
                    <w:color w:val="auto"/>
                    <w:sz w:val="22"/>
                    <w:szCs w:val="22"/>
                  </w:rPr>
                </w:rPrChange>
              </w:rPr>
              <w:tab/>
            </w:r>
            <w:r w:rsidRPr="00946032" w:rsidDel="007A38D2">
              <w:rPr>
                <w:rPrChange w:id="2812" w:author="William" w:date="2016-06-28T20:55:00Z">
                  <w:rPr>
                    <w:rStyle w:val="Hyperlink"/>
                  </w:rPr>
                </w:rPrChange>
              </w:rPr>
              <w:delText>Detalhamento do Problema (com fundamentação teórica)</w:delText>
            </w:r>
            <w:r w:rsidRPr="00946032" w:rsidDel="007A38D2">
              <w:rPr>
                <w:b w:val="0"/>
                <w:webHidden/>
              </w:rPr>
              <w:tab/>
              <w:delText>11</w:delText>
            </w:r>
          </w:del>
        </w:p>
        <w:p w14:paraId="191AA41C" w14:textId="77777777" w:rsidR="00C83871" w:rsidRPr="00946032" w:rsidDel="007A38D2" w:rsidRDefault="00C83871">
          <w:pPr>
            <w:pStyle w:val="Sumrio1"/>
            <w:tabs>
              <w:tab w:val="left" w:pos="660"/>
            </w:tabs>
            <w:rPr>
              <w:del w:id="2813" w:author="Osnir Estevam" w:date="2016-08-20T16:45:00Z"/>
              <w:rFonts w:eastAsiaTheme="minorEastAsia"/>
              <w:b w:val="0"/>
              <w:color w:val="auto"/>
              <w:sz w:val="22"/>
              <w:szCs w:val="22"/>
              <w:rPrChange w:id="2814" w:author="William" w:date="2016-06-28T20:55:00Z">
                <w:rPr>
                  <w:del w:id="2815" w:author="Osnir Estevam" w:date="2016-08-20T16:45:00Z"/>
                  <w:rFonts w:asciiTheme="minorHAnsi" w:eastAsiaTheme="minorEastAsia" w:hAnsiTheme="minorHAnsi" w:cstheme="minorBidi"/>
                  <w:b w:val="0"/>
                  <w:color w:val="auto"/>
                  <w:sz w:val="22"/>
                  <w:szCs w:val="22"/>
                </w:rPr>
              </w:rPrChange>
            </w:rPr>
          </w:pPr>
          <w:del w:id="2816" w:author="Osnir Estevam" w:date="2016-08-20T16:45:00Z">
            <w:r w:rsidRPr="00946032" w:rsidDel="007A38D2">
              <w:rPr>
                <w:rPrChange w:id="2817" w:author="William" w:date="2016-06-28T20:55:00Z">
                  <w:rPr>
                    <w:rStyle w:val="Hyperlink"/>
                  </w:rPr>
                </w:rPrChange>
              </w:rPr>
              <w:delText>3.2.</w:delText>
            </w:r>
            <w:r w:rsidRPr="00946032" w:rsidDel="007A38D2">
              <w:rPr>
                <w:rFonts w:eastAsiaTheme="minorEastAsia"/>
                <w:color w:val="auto"/>
                <w:sz w:val="22"/>
                <w:szCs w:val="22"/>
                <w:rPrChange w:id="2818" w:author="William" w:date="2016-06-28T20:55:00Z">
                  <w:rPr>
                    <w:rFonts w:asciiTheme="minorHAnsi" w:eastAsiaTheme="minorEastAsia" w:hAnsiTheme="minorHAnsi" w:cstheme="minorBidi"/>
                    <w:color w:val="auto"/>
                    <w:sz w:val="22"/>
                    <w:szCs w:val="22"/>
                  </w:rPr>
                </w:rPrChange>
              </w:rPr>
              <w:tab/>
            </w:r>
            <w:r w:rsidRPr="00946032" w:rsidDel="007A38D2">
              <w:rPr>
                <w:rPrChange w:id="2819" w:author="William" w:date="2016-06-28T20:55:00Z">
                  <w:rPr>
                    <w:rStyle w:val="Hyperlink"/>
                  </w:rPr>
                </w:rPrChange>
              </w:rPr>
              <w:delText>Detalhamento da Solução (com fundamentação teórica)</w:delText>
            </w:r>
            <w:r w:rsidRPr="00946032" w:rsidDel="007A38D2">
              <w:rPr>
                <w:b w:val="0"/>
                <w:webHidden/>
              </w:rPr>
              <w:tab/>
              <w:delText>12</w:delText>
            </w:r>
          </w:del>
        </w:p>
        <w:p w14:paraId="2E167647" w14:textId="77777777" w:rsidR="00C83871" w:rsidRPr="00946032" w:rsidDel="007A38D2" w:rsidRDefault="00C83871">
          <w:pPr>
            <w:pStyle w:val="Sumrio1"/>
            <w:rPr>
              <w:del w:id="2820" w:author="Osnir Estevam" w:date="2016-08-20T16:45:00Z"/>
              <w:rFonts w:eastAsiaTheme="minorEastAsia"/>
              <w:b w:val="0"/>
              <w:color w:val="auto"/>
              <w:sz w:val="22"/>
              <w:szCs w:val="22"/>
              <w:rPrChange w:id="2821" w:author="William" w:date="2016-06-28T20:55:00Z">
                <w:rPr>
                  <w:del w:id="2822" w:author="Osnir Estevam" w:date="2016-08-20T16:45:00Z"/>
                  <w:rFonts w:asciiTheme="minorHAnsi" w:eastAsiaTheme="minorEastAsia" w:hAnsiTheme="minorHAnsi" w:cstheme="minorBidi"/>
                  <w:b w:val="0"/>
                  <w:color w:val="auto"/>
                  <w:sz w:val="22"/>
                  <w:szCs w:val="22"/>
                </w:rPr>
              </w:rPrChange>
            </w:rPr>
          </w:pPr>
          <w:del w:id="2823" w:author="Osnir Estevam" w:date="2016-08-20T16:45:00Z">
            <w:r w:rsidRPr="00946032" w:rsidDel="007A38D2">
              <w:rPr>
                <w:rPrChange w:id="2824" w:author="William" w:date="2016-06-28T20:55:00Z">
                  <w:rPr>
                    <w:rStyle w:val="Hyperlink"/>
                  </w:rPr>
                </w:rPrChange>
              </w:rPr>
              <w:delText>3.2.1.</w:delText>
            </w:r>
            <w:r w:rsidRPr="00946032" w:rsidDel="007A38D2">
              <w:rPr>
                <w:rFonts w:eastAsiaTheme="minorEastAsia"/>
                <w:color w:val="auto"/>
                <w:sz w:val="22"/>
                <w:szCs w:val="22"/>
                <w:rPrChange w:id="2825" w:author="William" w:date="2016-06-28T20:55:00Z">
                  <w:rPr>
                    <w:rFonts w:asciiTheme="minorHAnsi" w:eastAsiaTheme="minorEastAsia" w:hAnsiTheme="minorHAnsi" w:cstheme="minorBidi"/>
                    <w:color w:val="auto"/>
                    <w:sz w:val="22"/>
                    <w:szCs w:val="22"/>
                  </w:rPr>
                </w:rPrChange>
              </w:rPr>
              <w:tab/>
            </w:r>
            <w:r w:rsidRPr="00946032" w:rsidDel="007A38D2">
              <w:rPr>
                <w:rPrChange w:id="2826" w:author="William" w:date="2016-06-28T20:55:00Z">
                  <w:rPr>
                    <w:rStyle w:val="Hyperlink"/>
                  </w:rPr>
                </w:rPrChange>
              </w:rPr>
              <w:delText>Requisitos</w:delText>
            </w:r>
            <w:r w:rsidRPr="00946032" w:rsidDel="007A38D2">
              <w:rPr>
                <w:b w:val="0"/>
                <w:webHidden/>
              </w:rPr>
              <w:tab/>
              <w:delText>14</w:delText>
            </w:r>
          </w:del>
        </w:p>
        <w:p w14:paraId="2EC44CCC" w14:textId="77777777" w:rsidR="00C83871" w:rsidRPr="00946032" w:rsidDel="007A38D2" w:rsidRDefault="00C83871">
          <w:pPr>
            <w:pStyle w:val="Sumrio1"/>
            <w:rPr>
              <w:del w:id="2827" w:author="Osnir Estevam" w:date="2016-08-20T16:45:00Z"/>
              <w:rFonts w:eastAsiaTheme="minorEastAsia"/>
              <w:b w:val="0"/>
              <w:color w:val="auto"/>
              <w:sz w:val="22"/>
              <w:szCs w:val="22"/>
              <w:rPrChange w:id="2828" w:author="William" w:date="2016-06-28T20:55:00Z">
                <w:rPr>
                  <w:del w:id="2829" w:author="Osnir Estevam" w:date="2016-08-20T16:45:00Z"/>
                  <w:rFonts w:asciiTheme="minorHAnsi" w:eastAsiaTheme="minorEastAsia" w:hAnsiTheme="minorHAnsi" w:cstheme="minorBidi"/>
                  <w:b w:val="0"/>
                  <w:color w:val="auto"/>
                  <w:sz w:val="22"/>
                  <w:szCs w:val="22"/>
                </w:rPr>
              </w:rPrChange>
            </w:rPr>
          </w:pPr>
          <w:del w:id="2830" w:author="Osnir Estevam" w:date="2016-08-20T16:45:00Z">
            <w:r w:rsidRPr="00946032" w:rsidDel="007A38D2">
              <w:rPr>
                <w:rPrChange w:id="2831" w:author="William" w:date="2016-06-28T20:55:00Z">
                  <w:rPr>
                    <w:rStyle w:val="Hyperlink"/>
                  </w:rPr>
                </w:rPrChange>
              </w:rPr>
              <w:delText>MER (Modelo Entidade Relacional)</w:delText>
            </w:r>
            <w:r w:rsidRPr="00946032" w:rsidDel="007A38D2">
              <w:rPr>
                <w:b w:val="0"/>
                <w:webHidden/>
              </w:rPr>
              <w:tab/>
              <w:delText>16</w:delText>
            </w:r>
          </w:del>
        </w:p>
        <w:p w14:paraId="3BC30121" w14:textId="77777777" w:rsidR="00C83871" w:rsidRPr="00946032" w:rsidDel="007A38D2" w:rsidRDefault="00C83871">
          <w:pPr>
            <w:pStyle w:val="Sumrio1"/>
            <w:rPr>
              <w:del w:id="2832" w:author="Osnir Estevam" w:date="2016-08-20T16:45:00Z"/>
              <w:rFonts w:eastAsiaTheme="minorEastAsia"/>
              <w:b w:val="0"/>
              <w:color w:val="auto"/>
              <w:sz w:val="22"/>
              <w:szCs w:val="22"/>
              <w:rPrChange w:id="2833" w:author="William" w:date="2016-06-28T20:55:00Z">
                <w:rPr>
                  <w:del w:id="2834" w:author="Osnir Estevam" w:date="2016-08-20T16:45:00Z"/>
                  <w:rFonts w:asciiTheme="minorHAnsi" w:eastAsiaTheme="minorEastAsia" w:hAnsiTheme="minorHAnsi" w:cstheme="minorBidi"/>
                  <w:b w:val="0"/>
                  <w:color w:val="auto"/>
                  <w:sz w:val="22"/>
                  <w:szCs w:val="22"/>
                </w:rPr>
              </w:rPrChange>
            </w:rPr>
          </w:pPr>
          <w:del w:id="2835" w:author="Osnir Estevam" w:date="2016-08-20T16:45:00Z">
            <w:r w:rsidRPr="00946032" w:rsidDel="007A38D2">
              <w:rPr>
                <w:rPrChange w:id="2836" w:author="William" w:date="2016-06-28T20:55:00Z">
                  <w:rPr>
                    <w:rStyle w:val="Hyperlink"/>
                  </w:rPr>
                </w:rPrChange>
              </w:rPr>
              <w:delText>Big Picture (Arquitetura)</w:delText>
            </w:r>
            <w:r w:rsidRPr="00946032" w:rsidDel="007A38D2">
              <w:rPr>
                <w:b w:val="0"/>
                <w:webHidden/>
              </w:rPr>
              <w:tab/>
              <w:delText>16</w:delText>
            </w:r>
          </w:del>
        </w:p>
        <w:p w14:paraId="430F32B8" w14:textId="77777777" w:rsidR="00C83871" w:rsidRPr="00946032" w:rsidDel="007A38D2" w:rsidRDefault="00C83871">
          <w:pPr>
            <w:pStyle w:val="Sumrio1"/>
            <w:rPr>
              <w:del w:id="2837" w:author="Osnir Estevam" w:date="2016-08-20T16:45:00Z"/>
              <w:rFonts w:eastAsiaTheme="minorEastAsia"/>
              <w:b w:val="0"/>
              <w:color w:val="auto"/>
              <w:sz w:val="22"/>
              <w:szCs w:val="22"/>
              <w:rPrChange w:id="2838" w:author="William" w:date="2016-06-28T20:55:00Z">
                <w:rPr>
                  <w:del w:id="2839" w:author="Osnir Estevam" w:date="2016-08-20T16:45:00Z"/>
                  <w:rFonts w:asciiTheme="minorHAnsi" w:eastAsiaTheme="minorEastAsia" w:hAnsiTheme="minorHAnsi" w:cstheme="minorBidi"/>
                  <w:b w:val="0"/>
                  <w:color w:val="auto"/>
                  <w:sz w:val="22"/>
                  <w:szCs w:val="22"/>
                </w:rPr>
              </w:rPrChange>
            </w:rPr>
          </w:pPr>
          <w:del w:id="2840" w:author="Osnir Estevam" w:date="2016-08-20T16:45:00Z">
            <w:r w:rsidRPr="00946032" w:rsidDel="007A38D2">
              <w:rPr>
                <w:b w:val="0"/>
                <w:webHidden/>
              </w:rPr>
              <w:tab/>
              <w:delText>17</w:delText>
            </w:r>
          </w:del>
        </w:p>
        <w:p w14:paraId="39198D9E" w14:textId="77777777" w:rsidR="00C83871" w:rsidRPr="00946032" w:rsidDel="007A38D2" w:rsidRDefault="00C83871">
          <w:pPr>
            <w:pStyle w:val="Sumrio1"/>
            <w:tabs>
              <w:tab w:val="left" w:pos="660"/>
            </w:tabs>
            <w:rPr>
              <w:del w:id="2841" w:author="Osnir Estevam" w:date="2016-08-20T16:45:00Z"/>
              <w:rFonts w:eastAsiaTheme="minorEastAsia"/>
              <w:b w:val="0"/>
              <w:color w:val="auto"/>
              <w:sz w:val="22"/>
              <w:szCs w:val="22"/>
              <w:rPrChange w:id="2842" w:author="William" w:date="2016-06-28T20:55:00Z">
                <w:rPr>
                  <w:del w:id="2843" w:author="Osnir Estevam" w:date="2016-08-20T16:45:00Z"/>
                  <w:rFonts w:asciiTheme="minorHAnsi" w:eastAsiaTheme="minorEastAsia" w:hAnsiTheme="minorHAnsi" w:cstheme="minorBidi"/>
                  <w:b w:val="0"/>
                  <w:color w:val="auto"/>
                  <w:sz w:val="22"/>
                  <w:szCs w:val="22"/>
                </w:rPr>
              </w:rPrChange>
            </w:rPr>
          </w:pPr>
          <w:del w:id="2844" w:author="Osnir Estevam" w:date="2016-08-20T16:45:00Z">
            <w:r w:rsidRPr="00946032" w:rsidDel="007A38D2">
              <w:rPr>
                <w:rPrChange w:id="2845" w:author="William" w:date="2016-06-28T20:55:00Z">
                  <w:rPr>
                    <w:rStyle w:val="Hyperlink"/>
                  </w:rPr>
                </w:rPrChange>
              </w:rPr>
              <w:delText>3.3.</w:delText>
            </w:r>
            <w:r w:rsidRPr="00946032" w:rsidDel="007A38D2">
              <w:rPr>
                <w:rFonts w:eastAsiaTheme="minorEastAsia"/>
                <w:color w:val="auto"/>
                <w:sz w:val="22"/>
                <w:szCs w:val="22"/>
                <w:rPrChange w:id="2846" w:author="William" w:date="2016-06-28T20:55:00Z">
                  <w:rPr>
                    <w:rFonts w:asciiTheme="minorHAnsi" w:eastAsiaTheme="minorEastAsia" w:hAnsiTheme="minorHAnsi" w:cstheme="minorBidi"/>
                    <w:color w:val="auto"/>
                    <w:sz w:val="22"/>
                    <w:szCs w:val="22"/>
                  </w:rPr>
                </w:rPrChange>
              </w:rPr>
              <w:tab/>
            </w:r>
            <w:r w:rsidRPr="00946032" w:rsidDel="007A38D2">
              <w:rPr>
                <w:rPrChange w:id="2847" w:author="William" w:date="2016-06-28T20:55:00Z">
                  <w:rPr>
                    <w:rStyle w:val="Hyperlink"/>
                  </w:rPr>
                </w:rPrChange>
              </w:rPr>
              <w:delText>Metodologia de Pesquisa (com detalhamento da solução técnica)</w:delText>
            </w:r>
            <w:r w:rsidRPr="00946032" w:rsidDel="007A38D2">
              <w:rPr>
                <w:b w:val="0"/>
                <w:webHidden/>
              </w:rPr>
              <w:tab/>
              <w:delText>26</w:delText>
            </w:r>
          </w:del>
        </w:p>
        <w:p w14:paraId="245AB8E6" w14:textId="77777777" w:rsidR="00C83871" w:rsidRPr="00946032" w:rsidDel="007A38D2" w:rsidRDefault="00C83871">
          <w:pPr>
            <w:pStyle w:val="Sumrio1"/>
            <w:rPr>
              <w:del w:id="2848" w:author="Osnir Estevam" w:date="2016-08-20T16:45:00Z"/>
              <w:rFonts w:eastAsiaTheme="minorEastAsia"/>
              <w:b w:val="0"/>
              <w:color w:val="auto"/>
              <w:sz w:val="22"/>
              <w:szCs w:val="22"/>
              <w:rPrChange w:id="2849" w:author="William" w:date="2016-06-28T20:55:00Z">
                <w:rPr>
                  <w:del w:id="2850" w:author="Osnir Estevam" w:date="2016-08-20T16:45:00Z"/>
                  <w:rFonts w:asciiTheme="minorHAnsi" w:eastAsiaTheme="minorEastAsia" w:hAnsiTheme="minorHAnsi" w:cstheme="minorBidi"/>
                  <w:b w:val="0"/>
                  <w:color w:val="auto"/>
                  <w:sz w:val="22"/>
                  <w:szCs w:val="22"/>
                </w:rPr>
              </w:rPrChange>
            </w:rPr>
          </w:pPr>
          <w:del w:id="2851" w:author="Osnir Estevam" w:date="2016-08-20T16:45:00Z">
            <w:r w:rsidRPr="00946032" w:rsidDel="007A38D2">
              <w:rPr>
                <w:rPrChange w:id="2852" w:author="William" w:date="2016-06-28T20:55:00Z">
                  <w:rPr>
                    <w:rStyle w:val="Hyperlink"/>
                  </w:rPr>
                </w:rPrChange>
              </w:rPr>
              <w:delText>3.3.1.</w:delText>
            </w:r>
            <w:r w:rsidRPr="00946032" w:rsidDel="007A38D2">
              <w:rPr>
                <w:rFonts w:eastAsiaTheme="minorEastAsia"/>
                <w:color w:val="auto"/>
                <w:sz w:val="22"/>
                <w:szCs w:val="22"/>
                <w:rPrChange w:id="2853" w:author="William" w:date="2016-06-28T20:55:00Z">
                  <w:rPr>
                    <w:rFonts w:asciiTheme="minorHAnsi" w:eastAsiaTheme="minorEastAsia" w:hAnsiTheme="minorHAnsi" w:cstheme="minorBidi"/>
                    <w:color w:val="auto"/>
                    <w:sz w:val="22"/>
                    <w:szCs w:val="22"/>
                  </w:rPr>
                </w:rPrChange>
              </w:rPr>
              <w:tab/>
            </w:r>
            <w:r w:rsidRPr="00946032" w:rsidDel="007A38D2">
              <w:rPr>
                <w:rPrChange w:id="2854" w:author="William" w:date="2016-06-28T20:55:00Z">
                  <w:rPr>
                    <w:rStyle w:val="Hyperlink"/>
                  </w:rPr>
                </w:rPrChange>
              </w:rPr>
              <w:delText>Instrumentos de Pesquisa</w:delText>
            </w:r>
            <w:r w:rsidRPr="00946032" w:rsidDel="007A38D2">
              <w:rPr>
                <w:b w:val="0"/>
                <w:webHidden/>
              </w:rPr>
              <w:tab/>
              <w:delText>26</w:delText>
            </w:r>
          </w:del>
        </w:p>
        <w:p w14:paraId="47740281" w14:textId="77777777" w:rsidR="00C83871" w:rsidRPr="00946032" w:rsidDel="007A38D2" w:rsidRDefault="00C83871">
          <w:pPr>
            <w:pStyle w:val="Sumrio1"/>
            <w:tabs>
              <w:tab w:val="left" w:pos="1100"/>
            </w:tabs>
            <w:rPr>
              <w:del w:id="2855" w:author="Osnir Estevam" w:date="2016-08-20T16:45:00Z"/>
              <w:rFonts w:eastAsiaTheme="minorEastAsia"/>
              <w:b w:val="0"/>
              <w:color w:val="auto"/>
              <w:sz w:val="22"/>
              <w:szCs w:val="22"/>
              <w:rPrChange w:id="2856" w:author="William" w:date="2016-06-28T20:55:00Z">
                <w:rPr>
                  <w:del w:id="2857" w:author="Osnir Estevam" w:date="2016-08-20T16:45:00Z"/>
                  <w:rFonts w:asciiTheme="minorHAnsi" w:eastAsiaTheme="minorEastAsia" w:hAnsiTheme="minorHAnsi" w:cstheme="minorBidi"/>
                  <w:b w:val="0"/>
                  <w:color w:val="auto"/>
                  <w:sz w:val="22"/>
                  <w:szCs w:val="22"/>
                </w:rPr>
              </w:rPrChange>
            </w:rPr>
          </w:pPr>
          <w:del w:id="2858" w:author="Osnir Estevam" w:date="2016-08-20T16:45:00Z">
            <w:r w:rsidRPr="00946032" w:rsidDel="007A38D2">
              <w:rPr>
                <w:rPrChange w:id="2859" w:author="William" w:date="2016-06-28T20:55:00Z">
                  <w:rPr>
                    <w:rStyle w:val="Hyperlink"/>
                  </w:rPr>
                </w:rPrChange>
              </w:rPr>
              <w:delText>3.3.1.1.</w:delText>
            </w:r>
            <w:r w:rsidRPr="00946032" w:rsidDel="007A38D2">
              <w:rPr>
                <w:rFonts w:eastAsiaTheme="minorEastAsia"/>
                <w:color w:val="auto"/>
                <w:sz w:val="22"/>
                <w:szCs w:val="22"/>
                <w:rPrChange w:id="2860" w:author="William" w:date="2016-06-28T20:55:00Z">
                  <w:rPr>
                    <w:rFonts w:asciiTheme="minorHAnsi" w:eastAsiaTheme="minorEastAsia" w:hAnsiTheme="minorHAnsi" w:cstheme="minorBidi"/>
                    <w:color w:val="auto"/>
                    <w:sz w:val="22"/>
                    <w:szCs w:val="22"/>
                  </w:rPr>
                </w:rPrChange>
              </w:rPr>
              <w:tab/>
            </w:r>
            <w:r w:rsidRPr="00946032" w:rsidDel="007A38D2">
              <w:rPr>
                <w:rPrChange w:id="2861" w:author="William" w:date="2016-06-28T20:55:00Z">
                  <w:rPr>
                    <w:rStyle w:val="Hyperlink"/>
                  </w:rPr>
                </w:rPrChange>
              </w:rPr>
              <w:delText>Mercado:</w:delText>
            </w:r>
            <w:r w:rsidRPr="00946032" w:rsidDel="007A38D2">
              <w:rPr>
                <w:b w:val="0"/>
                <w:webHidden/>
              </w:rPr>
              <w:tab/>
              <w:delText>26</w:delText>
            </w:r>
          </w:del>
        </w:p>
        <w:p w14:paraId="4890FC7C" w14:textId="77777777" w:rsidR="00C83871" w:rsidRPr="00946032" w:rsidDel="007A38D2" w:rsidRDefault="00C83871">
          <w:pPr>
            <w:pStyle w:val="Sumrio1"/>
            <w:tabs>
              <w:tab w:val="left" w:pos="1320"/>
            </w:tabs>
            <w:rPr>
              <w:del w:id="2862" w:author="Osnir Estevam" w:date="2016-08-20T16:45:00Z"/>
              <w:rFonts w:eastAsiaTheme="minorEastAsia"/>
              <w:b w:val="0"/>
              <w:color w:val="auto"/>
              <w:sz w:val="22"/>
              <w:szCs w:val="22"/>
              <w:rPrChange w:id="2863" w:author="William" w:date="2016-06-28T20:55:00Z">
                <w:rPr>
                  <w:del w:id="2864" w:author="Osnir Estevam" w:date="2016-08-20T16:45:00Z"/>
                  <w:rFonts w:asciiTheme="minorHAnsi" w:eastAsiaTheme="minorEastAsia" w:hAnsiTheme="minorHAnsi" w:cstheme="minorBidi"/>
                  <w:b w:val="0"/>
                  <w:color w:val="auto"/>
                  <w:sz w:val="22"/>
                  <w:szCs w:val="22"/>
                </w:rPr>
              </w:rPrChange>
            </w:rPr>
          </w:pPr>
          <w:del w:id="2865" w:author="Osnir Estevam" w:date="2016-08-20T16:45:00Z">
            <w:r w:rsidRPr="00946032" w:rsidDel="007A38D2">
              <w:rPr>
                <w:rPrChange w:id="2866" w:author="William" w:date="2016-06-28T20:55:00Z">
                  <w:rPr>
                    <w:rStyle w:val="Hyperlink"/>
                  </w:rPr>
                </w:rPrChange>
              </w:rPr>
              <w:delText>3.3.1.1.1.</w:delText>
            </w:r>
            <w:r w:rsidRPr="00946032" w:rsidDel="007A38D2">
              <w:rPr>
                <w:rFonts w:eastAsiaTheme="minorEastAsia"/>
                <w:color w:val="auto"/>
                <w:sz w:val="22"/>
                <w:szCs w:val="22"/>
                <w:rPrChange w:id="2867" w:author="William" w:date="2016-06-28T20:55:00Z">
                  <w:rPr>
                    <w:rFonts w:asciiTheme="minorHAnsi" w:eastAsiaTheme="minorEastAsia" w:hAnsiTheme="minorHAnsi" w:cstheme="minorBidi"/>
                    <w:color w:val="auto"/>
                    <w:sz w:val="22"/>
                    <w:szCs w:val="22"/>
                  </w:rPr>
                </w:rPrChange>
              </w:rPr>
              <w:tab/>
            </w:r>
            <w:r w:rsidRPr="00946032" w:rsidDel="007A38D2">
              <w:rPr>
                <w:rPrChange w:id="2868" w:author="William" w:date="2016-06-28T20:55:00Z">
                  <w:rPr>
                    <w:rStyle w:val="Hyperlink"/>
                  </w:rPr>
                </w:rPrChange>
              </w:rPr>
              <w:delText>Cientifico</w:delText>
            </w:r>
            <w:r w:rsidRPr="00946032" w:rsidDel="007A38D2">
              <w:rPr>
                <w:b w:val="0"/>
                <w:webHidden/>
              </w:rPr>
              <w:tab/>
              <w:delText>26</w:delText>
            </w:r>
          </w:del>
        </w:p>
        <w:p w14:paraId="7D32F0EB" w14:textId="77777777" w:rsidR="00C83871" w:rsidRPr="00946032" w:rsidDel="007A38D2" w:rsidRDefault="00C83871">
          <w:pPr>
            <w:pStyle w:val="Sumrio1"/>
            <w:rPr>
              <w:del w:id="2869" w:author="Osnir Estevam" w:date="2016-08-20T16:45:00Z"/>
              <w:rFonts w:eastAsiaTheme="minorEastAsia"/>
              <w:b w:val="0"/>
              <w:color w:val="auto"/>
              <w:sz w:val="22"/>
              <w:szCs w:val="22"/>
              <w:rPrChange w:id="2870" w:author="William" w:date="2016-06-28T20:55:00Z">
                <w:rPr>
                  <w:del w:id="2871" w:author="Osnir Estevam" w:date="2016-08-20T16:45:00Z"/>
                  <w:rFonts w:asciiTheme="minorHAnsi" w:eastAsiaTheme="minorEastAsia" w:hAnsiTheme="minorHAnsi" w:cstheme="minorBidi"/>
                  <w:b w:val="0"/>
                  <w:color w:val="auto"/>
                  <w:sz w:val="22"/>
                  <w:szCs w:val="22"/>
                </w:rPr>
              </w:rPrChange>
            </w:rPr>
          </w:pPr>
          <w:del w:id="2872" w:author="Osnir Estevam" w:date="2016-08-20T16:45:00Z">
            <w:r w:rsidRPr="00946032" w:rsidDel="007A38D2">
              <w:rPr>
                <w:rPrChange w:id="2873" w:author="William" w:date="2016-06-28T20:55:00Z">
                  <w:rPr>
                    <w:rStyle w:val="Hyperlink"/>
                  </w:rPr>
                </w:rPrChange>
              </w:rPr>
              <w:delText>3.3.2.</w:delText>
            </w:r>
            <w:r w:rsidRPr="00946032" w:rsidDel="007A38D2">
              <w:rPr>
                <w:rFonts w:eastAsiaTheme="minorEastAsia"/>
                <w:color w:val="auto"/>
                <w:sz w:val="22"/>
                <w:szCs w:val="22"/>
                <w:rPrChange w:id="2874" w:author="William" w:date="2016-06-28T20:55:00Z">
                  <w:rPr>
                    <w:rFonts w:asciiTheme="minorHAnsi" w:eastAsiaTheme="minorEastAsia" w:hAnsiTheme="minorHAnsi" w:cstheme="minorBidi"/>
                    <w:color w:val="auto"/>
                    <w:sz w:val="22"/>
                    <w:szCs w:val="22"/>
                  </w:rPr>
                </w:rPrChange>
              </w:rPr>
              <w:tab/>
            </w:r>
            <w:r w:rsidRPr="00946032" w:rsidDel="007A38D2">
              <w:rPr>
                <w:rPrChange w:id="2875" w:author="William" w:date="2016-06-28T20:55:00Z">
                  <w:rPr>
                    <w:rStyle w:val="Hyperlink"/>
                  </w:rPr>
                </w:rPrChange>
              </w:rPr>
              <w:delText>Coleta de Dados</w:delText>
            </w:r>
            <w:r w:rsidRPr="00946032" w:rsidDel="007A38D2">
              <w:rPr>
                <w:b w:val="0"/>
                <w:webHidden/>
              </w:rPr>
              <w:tab/>
              <w:delText>26</w:delText>
            </w:r>
          </w:del>
        </w:p>
        <w:p w14:paraId="26515957" w14:textId="77777777" w:rsidR="00C83871" w:rsidRPr="00946032" w:rsidDel="007A38D2" w:rsidRDefault="00C83871">
          <w:pPr>
            <w:pStyle w:val="Sumrio1"/>
            <w:rPr>
              <w:del w:id="2876" w:author="Osnir Estevam" w:date="2016-08-20T16:45:00Z"/>
              <w:rFonts w:eastAsiaTheme="minorEastAsia"/>
              <w:b w:val="0"/>
              <w:color w:val="auto"/>
              <w:sz w:val="22"/>
              <w:szCs w:val="22"/>
              <w:rPrChange w:id="2877" w:author="William" w:date="2016-06-28T20:55:00Z">
                <w:rPr>
                  <w:del w:id="2878" w:author="Osnir Estevam" w:date="2016-08-20T16:45:00Z"/>
                  <w:rFonts w:asciiTheme="minorHAnsi" w:eastAsiaTheme="minorEastAsia" w:hAnsiTheme="minorHAnsi" w:cstheme="minorBidi"/>
                  <w:b w:val="0"/>
                  <w:color w:val="auto"/>
                  <w:sz w:val="22"/>
                  <w:szCs w:val="22"/>
                </w:rPr>
              </w:rPrChange>
            </w:rPr>
          </w:pPr>
          <w:del w:id="2879" w:author="Osnir Estevam" w:date="2016-08-20T16:45:00Z">
            <w:r w:rsidRPr="00946032" w:rsidDel="007A38D2">
              <w:rPr>
                <w:rPrChange w:id="2880" w:author="William" w:date="2016-06-28T20:55:00Z">
                  <w:rPr>
                    <w:rStyle w:val="Hyperlink"/>
                  </w:rPr>
                </w:rPrChange>
              </w:rPr>
              <w:delText>3.3.3.</w:delText>
            </w:r>
            <w:r w:rsidRPr="00946032" w:rsidDel="007A38D2">
              <w:rPr>
                <w:rFonts w:eastAsiaTheme="minorEastAsia"/>
                <w:color w:val="auto"/>
                <w:sz w:val="22"/>
                <w:szCs w:val="22"/>
                <w:rPrChange w:id="2881" w:author="William" w:date="2016-06-28T20:55:00Z">
                  <w:rPr>
                    <w:rFonts w:asciiTheme="minorHAnsi" w:eastAsiaTheme="minorEastAsia" w:hAnsiTheme="minorHAnsi" w:cstheme="minorBidi"/>
                    <w:color w:val="auto"/>
                    <w:sz w:val="22"/>
                    <w:szCs w:val="22"/>
                  </w:rPr>
                </w:rPrChange>
              </w:rPr>
              <w:tab/>
            </w:r>
            <w:r w:rsidRPr="00946032" w:rsidDel="007A38D2">
              <w:rPr>
                <w:rPrChange w:id="2882" w:author="William" w:date="2016-06-28T20:55:00Z">
                  <w:rPr>
                    <w:rStyle w:val="Hyperlink"/>
                  </w:rPr>
                </w:rPrChange>
              </w:rPr>
              <w:delText>Resultados Esperados</w:delText>
            </w:r>
            <w:r w:rsidRPr="00946032" w:rsidDel="007A38D2">
              <w:rPr>
                <w:b w:val="0"/>
                <w:webHidden/>
              </w:rPr>
              <w:tab/>
              <w:delText>27</w:delText>
            </w:r>
          </w:del>
        </w:p>
        <w:p w14:paraId="19DD1CB9" w14:textId="77777777" w:rsidR="00C83871" w:rsidRPr="00946032" w:rsidDel="007A38D2" w:rsidRDefault="00C83871">
          <w:pPr>
            <w:pStyle w:val="Sumrio1"/>
            <w:tabs>
              <w:tab w:val="left" w:pos="480"/>
            </w:tabs>
            <w:rPr>
              <w:del w:id="2883" w:author="Osnir Estevam" w:date="2016-08-20T16:45:00Z"/>
              <w:rFonts w:eastAsiaTheme="minorEastAsia"/>
              <w:b w:val="0"/>
              <w:color w:val="auto"/>
              <w:sz w:val="22"/>
              <w:szCs w:val="22"/>
              <w:rPrChange w:id="2884" w:author="William" w:date="2016-06-28T20:55:00Z">
                <w:rPr>
                  <w:del w:id="2885" w:author="Osnir Estevam" w:date="2016-08-20T16:45:00Z"/>
                  <w:rFonts w:asciiTheme="minorHAnsi" w:eastAsiaTheme="minorEastAsia" w:hAnsiTheme="minorHAnsi" w:cstheme="minorBidi"/>
                  <w:b w:val="0"/>
                  <w:color w:val="auto"/>
                  <w:sz w:val="22"/>
                  <w:szCs w:val="22"/>
                </w:rPr>
              </w:rPrChange>
            </w:rPr>
          </w:pPr>
          <w:del w:id="2886" w:author="Osnir Estevam" w:date="2016-08-20T16:45:00Z">
            <w:r w:rsidRPr="00946032" w:rsidDel="007A38D2">
              <w:rPr>
                <w:rPrChange w:id="2887" w:author="William" w:date="2016-06-28T20:55:00Z">
                  <w:rPr>
                    <w:rStyle w:val="Hyperlink"/>
                  </w:rPr>
                </w:rPrChange>
              </w:rPr>
              <w:delText>4.</w:delText>
            </w:r>
            <w:r w:rsidRPr="00946032" w:rsidDel="007A38D2">
              <w:rPr>
                <w:rFonts w:eastAsiaTheme="minorEastAsia"/>
                <w:color w:val="auto"/>
                <w:sz w:val="22"/>
                <w:szCs w:val="22"/>
                <w:rPrChange w:id="2888" w:author="William" w:date="2016-06-28T20:55:00Z">
                  <w:rPr>
                    <w:rFonts w:asciiTheme="minorHAnsi" w:eastAsiaTheme="minorEastAsia" w:hAnsiTheme="minorHAnsi" w:cstheme="minorBidi"/>
                    <w:color w:val="auto"/>
                    <w:sz w:val="22"/>
                    <w:szCs w:val="22"/>
                  </w:rPr>
                </w:rPrChange>
              </w:rPr>
              <w:tab/>
            </w:r>
            <w:r w:rsidRPr="00946032" w:rsidDel="007A38D2">
              <w:rPr>
                <w:rPrChange w:id="2889" w:author="William" w:date="2016-06-28T20:55:00Z">
                  <w:rPr>
                    <w:rStyle w:val="Hyperlink"/>
                  </w:rPr>
                </w:rPrChange>
              </w:rPr>
              <w:delText>CONSIDERAÇÕES FINAIS</w:delText>
            </w:r>
            <w:r w:rsidRPr="00946032" w:rsidDel="007A38D2">
              <w:rPr>
                <w:b w:val="0"/>
                <w:webHidden/>
              </w:rPr>
              <w:tab/>
              <w:delText>27</w:delText>
            </w:r>
          </w:del>
        </w:p>
        <w:p w14:paraId="52A3AEF0" w14:textId="77777777" w:rsidR="00C83871" w:rsidRPr="00946032" w:rsidDel="007A38D2" w:rsidRDefault="00C83871">
          <w:pPr>
            <w:pStyle w:val="Sumrio1"/>
            <w:rPr>
              <w:del w:id="2890" w:author="Osnir Estevam" w:date="2016-08-20T16:45:00Z"/>
              <w:rFonts w:eastAsiaTheme="minorEastAsia"/>
              <w:b w:val="0"/>
              <w:color w:val="auto"/>
              <w:sz w:val="22"/>
              <w:szCs w:val="22"/>
              <w:rPrChange w:id="2891" w:author="William" w:date="2016-06-28T20:55:00Z">
                <w:rPr>
                  <w:del w:id="2892" w:author="Osnir Estevam" w:date="2016-08-20T16:45:00Z"/>
                  <w:rFonts w:asciiTheme="minorHAnsi" w:eastAsiaTheme="minorEastAsia" w:hAnsiTheme="minorHAnsi" w:cstheme="minorBidi"/>
                  <w:b w:val="0"/>
                  <w:color w:val="auto"/>
                  <w:sz w:val="22"/>
                  <w:szCs w:val="22"/>
                </w:rPr>
              </w:rPrChange>
            </w:rPr>
          </w:pPr>
          <w:del w:id="2893" w:author="Osnir Estevam" w:date="2016-08-20T16:45:00Z">
            <w:r w:rsidRPr="00946032" w:rsidDel="007A38D2">
              <w:rPr>
                <w:rPrChange w:id="2894" w:author="William" w:date="2016-06-28T20:55:00Z">
                  <w:rPr>
                    <w:rStyle w:val="Hyperlink"/>
                  </w:rPr>
                </w:rPrChange>
              </w:rPr>
              <w:delText>REFERÊNCIAS</w:delText>
            </w:r>
            <w:r w:rsidRPr="00946032" w:rsidDel="007A38D2">
              <w:rPr>
                <w:b w:val="0"/>
                <w:webHidden/>
              </w:rPr>
              <w:tab/>
              <w:delText>29</w:delText>
            </w:r>
          </w:del>
        </w:p>
        <w:p w14:paraId="6C7AFCD5" w14:textId="77777777" w:rsidR="00C83871" w:rsidRPr="00946032" w:rsidDel="007A38D2" w:rsidRDefault="00C83871">
          <w:pPr>
            <w:pStyle w:val="Sumrio1"/>
            <w:rPr>
              <w:del w:id="2895" w:author="Osnir Estevam" w:date="2016-08-20T16:45:00Z"/>
              <w:rFonts w:eastAsiaTheme="minorEastAsia"/>
              <w:b w:val="0"/>
              <w:color w:val="auto"/>
              <w:sz w:val="22"/>
              <w:szCs w:val="22"/>
              <w:rPrChange w:id="2896" w:author="William" w:date="2016-06-28T20:55:00Z">
                <w:rPr>
                  <w:del w:id="2897" w:author="Osnir Estevam" w:date="2016-08-20T16:45:00Z"/>
                  <w:rFonts w:asciiTheme="minorHAnsi" w:eastAsiaTheme="minorEastAsia" w:hAnsiTheme="minorHAnsi" w:cstheme="minorBidi"/>
                  <w:b w:val="0"/>
                  <w:color w:val="auto"/>
                  <w:sz w:val="22"/>
                  <w:szCs w:val="22"/>
                </w:rPr>
              </w:rPrChange>
            </w:rPr>
          </w:pPr>
          <w:del w:id="2898" w:author="Osnir Estevam" w:date="2016-08-20T16:45:00Z">
            <w:r w:rsidRPr="00946032" w:rsidDel="007A38D2">
              <w:rPr>
                <w:rPrChange w:id="2899" w:author="William" w:date="2016-06-28T20:55:00Z">
                  <w:rPr>
                    <w:rStyle w:val="Hyperlink"/>
                  </w:rPr>
                </w:rPrChange>
              </w:rPr>
              <w:delText>GLOSSÁRIO</w:delText>
            </w:r>
            <w:r w:rsidRPr="00946032" w:rsidDel="007A38D2">
              <w:rPr>
                <w:b w:val="0"/>
                <w:webHidden/>
              </w:rPr>
              <w:tab/>
              <w:delText>31</w:delText>
            </w:r>
          </w:del>
        </w:p>
        <w:p w14:paraId="45427ACE" w14:textId="77777777" w:rsidR="00C83871" w:rsidRPr="00946032" w:rsidDel="007A38D2" w:rsidRDefault="00C83871">
          <w:pPr>
            <w:pStyle w:val="Sumrio1"/>
            <w:rPr>
              <w:del w:id="2900" w:author="Osnir Estevam" w:date="2016-08-20T16:45:00Z"/>
              <w:rFonts w:eastAsiaTheme="minorEastAsia"/>
              <w:b w:val="0"/>
              <w:color w:val="auto"/>
              <w:sz w:val="22"/>
              <w:szCs w:val="22"/>
              <w:rPrChange w:id="2901" w:author="William" w:date="2016-06-28T20:55:00Z">
                <w:rPr>
                  <w:del w:id="2902" w:author="Osnir Estevam" w:date="2016-08-20T16:45:00Z"/>
                  <w:rFonts w:asciiTheme="minorHAnsi" w:eastAsiaTheme="minorEastAsia" w:hAnsiTheme="minorHAnsi" w:cstheme="minorBidi"/>
                  <w:b w:val="0"/>
                  <w:color w:val="auto"/>
                  <w:sz w:val="22"/>
                  <w:szCs w:val="22"/>
                </w:rPr>
              </w:rPrChange>
            </w:rPr>
          </w:pPr>
          <w:del w:id="2903" w:author="Osnir Estevam" w:date="2016-08-20T16:45:00Z">
            <w:r w:rsidRPr="00946032" w:rsidDel="007A38D2">
              <w:rPr>
                <w:rPrChange w:id="2904" w:author="William" w:date="2016-06-28T20:55:00Z">
                  <w:rPr>
                    <w:rStyle w:val="Hyperlink"/>
                  </w:rPr>
                </w:rPrChange>
              </w:rPr>
              <w:delText>APÊNDICE A – Topo da página inicial do portal</w:delText>
            </w:r>
            <w:r w:rsidRPr="00946032" w:rsidDel="007A38D2">
              <w:rPr>
                <w:b w:val="0"/>
                <w:webHidden/>
              </w:rPr>
              <w:tab/>
              <w:delText>32</w:delText>
            </w:r>
          </w:del>
        </w:p>
        <w:p w14:paraId="226DFB64" w14:textId="77777777" w:rsidR="00C83871" w:rsidRPr="00946032" w:rsidDel="007A38D2" w:rsidRDefault="00C83871">
          <w:pPr>
            <w:pStyle w:val="Sumrio1"/>
            <w:rPr>
              <w:del w:id="2905" w:author="Osnir Estevam" w:date="2016-08-20T16:45:00Z"/>
              <w:rFonts w:eastAsiaTheme="minorEastAsia"/>
              <w:b w:val="0"/>
              <w:color w:val="auto"/>
              <w:sz w:val="22"/>
              <w:szCs w:val="22"/>
              <w:rPrChange w:id="2906" w:author="William" w:date="2016-06-28T20:55:00Z">
                <w:rPr>
                  <w:del w:id="2907" w:author="Osnir Estevam" w:date="2016-08-20T16:45:00Z"/>
                  <w:rFonts w:asciiTheme="minorHAnsi" w:eastAsiaTheme="minorEastAsia" w:hAnsiTheme="minorHAnsi" w:cstheme="minorBidi"/>
                  <w:b w:val="0"/>
                  <w:color w:val="auto"/>
                  <w:sz w:val="22"/>
                  <w:szCs w:val="22"/>
                </w:rPr>
              </w:rPrChange>
            </w:rPr>
          </w:pPr>
          <w:del w:id="2908" w:author="Osnir Estevam" w:date="2016-08-20T16:45:00Z">
            <w:r w:rsidRPr="00946032" w:rsidDel="007A38D2">
              <w:rPr>
                <w:rPrChange w:id="2909" w:author="William" w:date="2016-06-28T20:55:00Z">
                  <w:rPr>
                    <w:rStyle w:val="Hyperlink"/>
                  </w:rPr>
                </w:rPrChange>
              </w:rPr>
              <w:delText>ANEXO A – Tabela de calorias</w:delText>
            </w:r>
            <w:r w:rsidRPr="00946032" w:rsidDel="007A38D2">
              <w:rPr>
                <w:b w:val="0"/>
                <w:webHidden/>
              </w:rPr>
              <w:tab/>
              <w:delText>33</w:delText>
            </w:r>
          </w:del>
        </w:p>
        <w:p w14:paraId="43A2D047" w14:textId="13C23C44" w:rsidR="00DD38BD" w:rsidRPr="00946032" w:rsidRDefault="00213588" w:rsidP="00213588">
          <w:r w:rsidRPr="009F7751">
            <w:rPr>
              <w:b/>
              <w:bCs/>
              <w:noProof/>
            </w:rPr>
            <w:fldChar w:fldCharType="end"/>
          </w:r>
        </w:p>
      </w:sdtContent>
    </w:sdt>
    <w:bookmarkStart w:id="2910" w:name="h.1g28htc2lzpd" w:colFirst="0" w:colLast="0" w:displacedByCustomXml="prev"/>
    <w:bookmarkEnd w:id="2910" w:displacedByCustomXml="prev"/>
    <w:p w14:paraId="6866437D" w14:textId="25C40689" w:rsidR="00DD38BD" w:rsidRPr="00946032" w:rsidRDefault="00DD38BD" w:rsidP="00DD38BD"/>
    <w:p w14:paraId="6C3B85CA" w14:textId="59A54E55" w:rsidR="00DD38BD" w:rsidRPr="00946032" w:rsidRDefault="00DD38BD" w:rsidP="00DD38BD">
      <w:pPr>
        <w:tabs>
          <w:tab w:val="left" w:pos="3570"/>
        </w:tabs>
      </w:pPr>
      <w:r w:rsidRPr="00946032">
        <w:tab/>
      </w:r>
    </w:p>
    <w:p w14:paraId="33CB4913" w14:textId="66B8C688" w:rsidR="00213588" w:rsidRPr="00946032" w:rsidRDefault="00DD38BD" w:rsidP="00DD38BD">
      <w:pPr>
        <w:tabs>
          <w:tab w:val="left" w:pos="3570"/>
        </w:tabs>
        <w:sectPr w:rsidR="00213588" w:rsidRPr="00946032" w:rsidSect="009440C6">
          <w:headerReference w:type="default" r:id="rId14"/>
          <w:pgSz w:w="11905" w:h="16837"/>
          <w:pgMar w:top="1701" w:right="1134" w:bottom="1134" w:left="1701" w:header="720" w:footer="720" w:gutter="0"/>
          <w:pgNumType w:fmt="lowerRoman" w:start="1"/>
          <w:cols w:space="720"/>
          <w:titlePg/>
          <w:docGrid w:linePitch="326"/>
        </w:sectPr>
      </w:pPr>
      <w:r w:rsidRPr="00946032">
        <w:tab/>
      </w:r>
    </w:p>
    <w:p w14:paraId="5E9318C5" w14:textId="118644D0" w:rsidR="0040470C" w:rsidRPr="00946032" w:rsidRDefault="00C130C4" w:rsidP="0040470C">
      <w:pPr>
        <w:pStyle w:val="TituloCapitulo"/>
        <w:numPr>
          <w:ilvl w:val="0"/>
          <w:numId w:val="1"/>
        </w:numPr>
        <w:rPr>
          <w:rFonts w:ascii="Arial" w:hAnsi="Arial" w:cs="Arial"/>
          <w:rPrChange w:id="2911" w:author="William" w:date="2016-06-28T20:55:00Z">
            <w:rPr/>
          </w:rPrChange>
        </w:rPr>
      </w:pPr>
      <w:bookmarkStart w:id="2912" w:name="_Toc459474830"/>
      <w:commentRangeStart w:id="2913"/>
      <w:r w:rsidRPr="00946032">
        <w:rPr>
          <w:rFonts w:ascii="Arial" w:hAnsi="Arial" w:cs="Arial"/>
          <w:rPrChange w:id="2914" w:author="William" w:date="2016-06-28T20:55:00Z">
            <w:rPr/>
          </w:rPrChange>
        </w:rPr>
        <w:lastRenderedPageBreak/>
        <w:t>INTRODUÇÃO</w:t>
      </w:r>
      <w:commentRangeEnd w:id="2913"/>
      <w:r w:rsidR="00A26E7A" w:rsidRPr="00946032">
        <w:rPr>
          <w:rStyle w:val="Refdecomentrio"/>
          <w:rFonts w:ascii="Arial" w:hAnsi="Arial" w:cs="Arial"/>
          <w:b w:val="0"/>
        </w:rPr>
        <w:commentReference w:id="2913"/>
      </w:r>
      <w:bookmarkEnd w:id="2912"/>
    </w:p>
    <w:p w14:paraId="4C892FC0" w14:textId="3859BDAD" w:rsidR="0040470C" w:rsidRPr="00C9441A" w:rsidDel="004B396A" w:rsidRDefault="0040470C" w:rsidP="0040470C">
      <w:pPr>
        <w:pStyle w:val="TextoNormal"/>
        <w:rPr>
          <w:del w:id="2915" w:author="WILLIAM FRANCISCO LEITE" w:date="2016-06-22T20:52:00Z"/>
        </w:rPr>
      </w:pPr>
      <w:del w:id="2916" w:author="WILLIAM FRANCISCO LEITE" w:date="2016-06-22T20:52:00Z">
        <w:r w:rsidRPr="00C9441A" w:rsidDel="004B396A">
          <w:delText>O tempo é curto e precioso para todos, podemos otimizá-lo com soluções móveis.</w:delText>
        </w:r>
        <w:bookmarkStart w:id="2917" w:name="_Toc454393840"/>
        <w:bookmarkStart w:id="2918" w:name="_Toc454822915"/>
        <w:bookmarkStart w:id="2919" w:name="_Toc454884492"/>
        <w:bookmarkStart w:id="2920" w:name="_Toc454907506"/>
        <w:bookmarkStart w:id="2921" w:name="_Toc454907608"/>
        <w:bookmarkStart w:id="2922" w:name="_Toc454907872"/>
        <w:bookmarkStart w:id="2923" w:name="_Toc454908098"/>
        <w:bookmarkStart w:id="2924" w:name="_Toc454908176"/>
        <w:bookmarkStart w:id="2925" w:name="_Toc454908254"/>
        <w:bookmarkStart w:id="2926" w:name="_Toc454908332"/>
        <w:bookmarkStart w:id="2927" w:name="_Toc454908411"/>
        <w:bookmarkStart w:id="2928" w:name="_Toc454908490"/>
        <w:bookmarkStart w:id="2929" w:name="_Toc454908569"/>
        <w:bookmarkStart w:id="2930" w:name="_Toc454908646"/>
        <w:bookmarkStart w:id="2931" w:name="_Toc454908799"/>
        <w:bookmarkStart w:id="2932" w:name="_Toc454909129"/>
        <w:bookmarkStart w:id="2933" w:name="_Toc459474831"/>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del>
    </w:p>
    <w:p w14:paraId="45F9C5EC" w14:textId="3901C2BE" w:rsidR="0040470C" w:rsidRPr="00C9441A" w:rsidDel="004B396A" w:rsidRDefault="0040470C" w:rsidP="0040470C">
      <w:pPr>
        <w:pStyle w:val="TextoNormal"/>
        <w:rPr>
          <w:del w:id="2934" w:author="WILLIAM FRANCISCO LEITE" w:date="2016-06-22T20:52:00Z"/>
        </w:rPr>
      </w:pPr>
      <w:del w:id="2935" w:author="WILLIAM FRANCISCO LEITE" w:date="2016-06-22T20:52:00Z">
        <w:r w:rsidRPr="00C9441A" w:rsidDel="004B396A">
          <w:delText>As redes atacadistas brasileiras atualmente não publicam em seus sites informações sobre valores dos produtos, apenas promoções, sendo assim dificulta a escolha dos clientes sobre qual estabelecimento oferece o melhor custo benefício.</w:delText>
        </w:r>
        <w:bookmarkStart w:id="2936" w:name="_Toc454393841"/>
        <w:bookmarkStart w:id="2937" w:name="_Toc454822916"/>
        <w:bookmarkStart w:id="2938" w:name="_Toc454884493"/>
        <w:bookmarkStart w:id="2939" w:name="_Toc454907507"/>
        <w:bookmarkStart w:id="2940" w:name="_Toc454907609"/>
        <w:bookmarkStart w:id="2941" w:name="_Toc454907873"/>
        <w:bookmarkStart w:id="2942" w:name="_Toc454908099"/>
        <w:bookmarkStart w:id="2943" w:name="_Toc454908177"/>
        <w:bookmarkStart w:id="2944" w:name="_Toc454908255"/>
        <w:bookmarkStart w:id="2945" w:name="_Toc454908333"/>
        <w:bookmarkStart w:id="2946" w:name="_Toc454908412"/>
        <w:bookmarkStart w:id="2947" w:name="_Toc454908491"/>
        <w:bookmarkStart w:id="2948" w:name="_Toc454908570"/>
        <w:bookmarkStart w:id="2949" w:name="_Toc454908647"/>
        <w:bookmarkStart w:id="2950" w:name="_Toc454908800"/>
        <w:bookmarkStart w:id="2951" w:name="_Toc454909130"/>
        <w:bookmarkStart w:id="2952" w:name="_Toc459474832"/>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del>
    </w:p>
    <w:p w14:paraId="1A2ABB2A" w14:textId="6811EACA" w:rsidR="0040470C" w:rsidRPr="00C9441A" w:rsidDel="004B396A" w:rsidRDefault="0040470C" w:rsidP="0040470C">
      <w:pPr>
        <w:pStyle w:val="TextoNormal"/>
        <w:rPr>
          <w:del w:id="2953" w:author="WILLIAM FRANCISCO LEITE" w:date="2016-06-22T20:52:00Z"/>
        </w:rPr>
      </w:pPr>
      <w:del w:id="2954" w:author="WILLIAM FRANCISCO LEITE" w:date="2016-06-22T20:52:00Z">
        <w:r w:rsidRPr="00C9441A" w:rsidDel="004B396A">
          <w:delText>Certas tarefas podem ser difíceis de serem realizadas, tais como comparação de preços entre estabelecimentos atacadistas. Onde o cliente tem que se locomover até os estabelecimentos atacadistas para pesquisar os melhores preços de produtos.</w:delText>
        </w:r>
        <w:bookmarkStart w:id="2955" w:name="_Toc454393842"/>
        <w:bookmarkStart w:id="2956" w:name="_Toc454822917"/>
        <w:bookmarkStart w:id="2957" w:name="_Toc454884494"/>
        <w:bookmarkStart w:id="2958" w:name="_Toc454907508"/>
        <w:bookmarkStart w:id="2959" w:name="_Toc454907610"/>
        <w:bookmarkStart w:id="2960" w:name="_Toc454907874"/>
        <w:bookmarkStart w:id="2961" w:name="_Toc454908100"/>
        <w:bookmarkStart w:id="2962" w:name="_Toc454908178"/>
        <w:bookmarkStart w:id="2963" w:name="_Toc454908256"/>
        <w:bookmarkStart w:id="2964" w:name="_Toc454908334"/>
        <w:bookmarkStart w:id="2965" w:name="_Toc454908413"/>
        <w:bookmarkStart w:id="2966" w:name="_Toc454908492"/>
        <w:bookmarkStart w:id="2967" w:name="_Toc454908571"/>
        <w:bookmarkStart w:id="2968" w:name="_Toc454908648"/>
        <w:bookmarkStart w:id="2969" w:name="_Toc454908801"/>
        <w:bookmarkStart w:id="2970" w:name="_Toc454909131"/>
        <w:bookmarkStart w:id="2971" w:name="_Toc459474833"/>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del>
    </w:p>
    <w:p w14:paraId="745AF838" w14:textId="6C0BB5BD" w:rsidR="0040470C" w:rsidRPr="00C9441A" w:rsidDel="004B396A" w:rsidRDefault="0040470C" w:rsidP="0040470C">
      <w:pPr>
        <w:pStyle w:val="TextoNormal"/>
        <w:rPr>
          <w:del w:id="2972" w:author="WILLIAM FRANCISCO LEITE" w:date="2016-06-22T20:52:00Z"/>
        </w:rPr>
      </w:pPr>
      <w:del w:id="2973" w:author="WILLIAM FRANCISCO LEITE" w:date="2016-06-22T20:52:00Z">
        <w:r w:rsidRPr="00C9441A" w:rsidDel="004B396A">
          <w:delText>Analisando o contexto do problema, entende-se que uma possível solução contendo diversas redes atacadistas e seus respectivos produtos reduziria o transtorno do cliente. Ao realizar as pesquisas de comparação do preço dos produtos necessários de acordo com o tipo de estabelecimento do mesmo.</w:delText>
        </w:r>
        <w:bookmarkStart w:id="2974" w:name="_Toc454393843"/>
        <w:bookmarkStart w:id="2975" w:name="_Toc454822918"/>
        <w:bookmarkStart w:id="2976" w:name="_Toc454884495"/>
        <w:bookmarkStart w:id="2977" w:name="_Toc454907509"/>
        <w:bookmarkStart w:id="2978" w:name="_Toc454907611"/>
        <w:bookmarkStart w:id="2979" w:name="_Toc454907875"/>
        <w:bookmarkStart w:id="2980" w:name="_Toc454908101"/>
        <w:bookmarkStart w:id="2981" w:name="_Toc454908179"/>
        <w:bookmarkStart w:id="2982" w:name="_Toc454908257"/>
        <w:bookmarkStart w:id="2983" w:name="_Toc454908335"/>
        <w:bookmarkStart w:id="2984" w:name="_Toc454908414"/>
        <w:bookmarkStart w:id="2985" w:name="_Toc454908493"/>
        <w:bookmarkStart w:id="2986" w:name="_Toc454908572"/>
        <w:bookmarkStart w:id="2987" w:name="_Toc454908649"/>
        <w:bookmarkStart w:id="2988" w:name="_Toc454908802"/>
        <w:bookmarkStart w:id="2989" w:name="_Toc454909132"/>
        <w:bookmarkStart w:id="2990" w:name="_Toc459474834"/>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del>
    </w:p>
    <w:p w14:paraId="60F184DD" w14:textId="18480C73" w:rsidR="0040470C" w:rsidRPr="00C9441A" w:rsidDel="004B396A" w:rsidRDefault="0040470C" w:rsidP="0040470C">
      <w:pPr>
        <w:pStyle w:val="TextoNormal"/>
        <w:rPr>
          <w:del w:id="2991" w:author="WILLIAM FRANCISCO LEITE" w:date="2016-06-22T20:52:00Z"/>
        </w:rPr>
      </w:pPr>
      <w:del w:id="2992" w:author="WILLIAM FRANCISCO LEITE" w:date="2016-06-22T20:52:00Z">
        <w:r w:rsidRPr="00C9441A" w:rsidDel="004B396A">
          <w:delText>Realizando pesquisas com o Público-alvo visamos coletar o máximo de informações sobre as dificuldades pesquisar por preço e localização dos produtos.</w:delText>
        </w:r>
        <w:bookmarkStart w:id="2993" w:name="_Toc454393844"/>
        <w:bookmarkStart w:id="2994" w:name="_Toc454822919"/>
        <w:bookmarkStart w:id="2995" w:name="_Toc454884496"/>
        <w:bookmarkStart w:id="2996" w:name="_Toc454907510"/>
        <w:bookmarkStart w:id="2997" w:name="_Toc454907612"/>
        <w:bookmarkStart w:id="2998" w:name="_Toc454907876"/>
        <w:bookmarkStart w:id="2999" w:name="_Toc454908102"/>
        <w:bookmarkStart w:id="3000" w:name="_Toc454908180"/>
        <w:bookmarkStart w:id="3001" w:name="_Toc454908258"/>
        <w:bookmarkStart w:id="3002" w:name="_Toc454908336"/>
        <w:bookmarkStart w:id="3003" w:name="_Toc454908415"/>
        <w:bookmarkStart w:id="3004" w:name="_Toc454908494"/>
        <w:bookmarkStart w:id="3005" w:name="_Toc454908573"/>
        <w:bookmarkStart w:id="3006" w:name="_Toc454908650"/>
        <w:bookmarkStart w:id="3007" w:name="_Toc454908803"/>
        <w:bookmarkStart w:id="3008" w:name="_Toc454909133"/>
        <w:bookmarkStart w:id="3009" w:name="_Toc459474835"/>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del>
    </w:p>
    <w:p w14:paraId="2C82EA54" w14:textId="1ABE5B38" w:rsidR="0040470C" w:rsidRPr="00C9441A" w:rsidDel="004B396A" w:rsidRDefault="0040470C" w:rsidP="0040470C">
      <w:pPr>
        <w:pStyle w:val="TextoNormal"/>
        <w:rPr>
          <w:del w:id="3010" w:author="WILLIAM FRANCISCO LEITE" w:date="2016-06-22T20:52:00Z"/>
        </w:rPr>
      </w:pPr>
      <w:del w:id="3011" w:author="WILLIAM FRANCISCO LEITE" w:date="2016-06-22T20:52:00Z">
        <w:r w:rsidRPr="00C9441A" w:rsidDel="004B396A">
          <w:delText>Para obter o embasamento teórico foram feitas diversas pesquisas em materiais acadêmicos, como monografias e teses de doutorado com foco em desenvolvimento mobile.</w:delText>
        </w:r>
        <w:bookmarkStart w:id="3012" w:name="_Toc454393845"/>
        <w:bookmarkStart w:id="3013" w:name="_Toc454822920"/>
        <w:bookmarkStart w:id="3014" w:name="_Toc454884497"/>
        <w:bookmarkStart w:id="3015" w:name="_Toc454907511"/>
        <w:bookmarkStart w:id="3016" w:name="_Toc454907613"/>
        <w:bookmarkStart w:id="3017" w:name="_Toc454907877"/>
        <w:bookmarkStart w:id="3018" w:name="_Toc454908103"/>
        <w:bookmarkStart w:id="3019" w:name="_Toc454908181"/>
        <w:bookmarkStart w:id="3020" w:name="_Toc454908259"/>
        <w:bookmarkStart w:id="3021" w:name="_Toc454908337"/>
        <w:bookmarkStart w:id="3022" w:name="_Toc454908416"/>
        <w:bookmarkStart w:id="3023" w:name="_Toc454908495"/>
        <w:bookmarkStart w:id="3024" w:name="_Toc454908574"/>
        <w:bookmarkStart w:id="3025" w:name="_Toc454908651"/>
        <w:bookmarkStart w:id="3026" w:name="_Toc454908804"/>
        <w:bookmarkStart w:id="3027" w:name="_Toc454909134"/>
        <w:bookmarkStart w:id="3028" w:name="_Toc459474836"/>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del>
    </w:p>
    <w:p w14:paraId="35645C67" w14:textId="05172799" w:rsidR="0040470C" w:rsidRPr="00C9441A" w:rsidDel="004B396A" w:rsidRDefault="0040470C" w:rsidP="0040470C">
      <w:pPr>
        <w:pStyle w:val="TextoNormal"/>
        <w:rPr>
          <w:del w:id="3029" w:author="WILLIAM FRANCISCO LEITE" w:date="2016-06-22T20:52:00Z"/>
        </w:rPr>
      </w:pPr>
      <w:del w:id="3030" w:author="WILLIAM FRANCISCO LEITE" w:date="2016-06-22T20:52:00Z">
        <w:r w:rsidRPr="00C9441A" w:rsidDel="004B396A">
          <w:delText>Através da engenharia WEB, computação distribuída e metodologia cientifica será possível desenvolver uma solução para disponibilizar informações sobre os produtos. O cliente poderá realizar a comparação de preços entre as redes atacadistas.</w:delText>
        </w:r>
        <w:bookmarkStart w:id="3031" w:name="_Toc454393846"/>
        <w:bookmarkStart w:id="3032" w:name="_Toc454822921"/>
        <w:bookmarkStart w:id="3033" w:name="_Toc454884498"/>
        <w:bookmarkStart w:id="3034" w:name="_Toc454907512"/>
        <w:bookmarkStart w:id="3035" w:name="_Toc454907614"/>
        <w:bookmarkStart w:id="3036" w:name="_Toc454907878"/>
        <w:bookmarkStart w:id="3037" w:name="_Toc454908104"/>
        <w:bookmarkStart w:id="3038" w:name="_Toc454908182"/>
        <w:bookmarkStart w:id="3039" w:name="_Toc454908260"/>
        <w:bookmarkStart w:id="3040" w:name="_Toc454908338"/>
        <w:bookmarkStart w:id="3041" w:name="_Toc454908417"/>
        <w:bookmarkStart w:id="3042" w:name="_Toc454908496"/>
        <w:bookmarkStart w:id="3043" w:name="_Toc454908575"/>
        <w:bookmarkStart w:id="3044" w:name="_Toc454908652"/>
        <w:bookmarkStart w:id="3045" w:name="_Toc454908805"/>
        <w:bookmarkStart w:id="3046" w:name="_Toc454909135"/>
        <w:bookmarkStart w:id="3047" w:name="_Toc459474837"/>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del>
    </w:p>
    <w:p w14:paraId="6397076A" w14:textId="6FCB3989" w:rsidR="0040470C" w:rsidRPr="00C9441A" w:rsidDel="004B396A" w:rsidRDefault="0040470C" w:rsidP="0040470C">
      <w:pPr>
        <w:pStyle w:val="TextoNormal"/>
        <w:rPr>
          <w:del w:id="3048" w:author="WILLIAM FRANCISCO LEITE" w:date="2016-06-22T20:52:00Z"/>
        </w:rPr>
      </w:pPr>
      <w:del w:id="3049" w:author="WILLIAM FRANCISCO LEITE" w:date="2016-06-22T20:52:00Z">
        <w:r w:rsidRPr="00C9441A" w:rsidDel="004B396A">
          <w:delText>Utilizando essa solução o cliente terá mais informações disponíveis para tomar decisões relacionadas ao custo benefício. Acompanhando a tendência de mobilidade os clientes poderão utilizar a solução em Smartphones, trazendo maior conforto e comodidade.</w:delText>
        </w:r>
        <w:bookmarkStart w:id="3050" w:name="_Toc454393847"/>
        <w:bookmarkStart w:id="3051" w:name="_Toc454822922"/>
        <w:bookmarkStart w:id="3052" w:name="_Toc454884499"/>
        <w:bookmarkStart w:id="3053" w:name="_Toc454907513"/>
        <w:bookmarkStart w:id="3054" w:name="_Toc454907615"/>
        <w:bookmarkStart w:id="3055" w:name="_Toc454907879"/>
        <w:bookmarkStart w:id="3056" w:name="_Toc454908105"/>
        <w:bookmarkStart w:id="3057" w:name="_Toc454908183"/>
        <w:bookmarkStart w:id="3058" w:name="_Toc454908261"/>
        <w:bookmarkStart w:id="3059" w:name="_Toc454908339"/>
        <w:bookmarkStart w:id="3060" w:name="_Toc454908418"/>
        <w:bookmarkStart w:id="3061" w:name="_Toc454908497"/>
        <w:bookmarkStart w:id="3062" w:name="_Toc454908576"/>
        <w:bookmarkStart w:id="3063" w:name="_Toc454908653"/>
        <w:bookmarkStart w:id="3064" w:name="_Toc454908806"/>
        <w:bookmarkStart w:id="3065" w:name="_Toc454909136"/>
        <w:bookmarkStart w:id="3066" w:name="_Toc459474838"/>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del>
    </w:p>
    <w:p w14:paraId="1390E8D0" w14:textId="04260ADD" w:rsidR="00736E06" w:rsidRPr="00C9441A" w:rsidRDefault="00A26E7A" w:rsidP="00736E06">
      <w:pPr>
        <w:pStyle w:val="SubtituloCapitulo"/>
        <w:rPr>
          <w:rFonts w:ascii="Arial" w:hAnsi="Arial" w:cs="Arial"/>
          <w:rPrChange w:id="3067" w:author="Osnir Estevam [2]" w:date="2016-08-21T17:29:00Z">
            <w:rPr/>
          </w:rPrChange>
        </w:rPr>
      </w:pPr>
      <w:bookmarkStart w:id="3068" w:name="_Toc459474839"/>
      <w:commentRangeStart w:id="3069"/>
      <w:r w:rsidRPr="00C9441A">
        <w:rPr>
          <w:rFonts w:ascii="Arial" w:hAnsi="Arial" w:cs="Arial"/>
          <w:rPrChange w:id="3070" w:author="Osnir Estevam [2]" w:date="2016-08-21T17:29:00Z">
            <w:rPr/>
          </w:rPrChange>
        </w:rPr>
        <w:t>Contexto e Justificativa</w:t>
      </w:r>
      <w:commentRangeEnd w:id="3069"/>
      <w:r w:rsidRPr="00C9441A">
        <w:rPr>
          <w:rStyle w:val="Refdecomentrio"/>
          <w:rFonts w:ascii="Arial" w:hAnsi="Arial" w:cs="Arial"/>
          <w:b w:val="0"/>
        </w:rPr>
        <w:commentReference w:id="3069"/>
      </w:r>
      <w:bookmarkEnd w:id="3068"/>
    </w:p>
    <w:p w14:paraId="4B39E00E" w14:textId="2981A960" w:rsidR="00C25D16" w:rsidRPr="00946032" w:rsidRDefault="00117D79" w:rsidP="00EF2153">
      <w:pPr>
        <w:pStyle w:val="TextoNormal"/>
        <w:rPr>
          <w:ins w:id="3071" w:author="WILLIAM FRANCISCO LEITE" w:date="2016-06-22T20:53:00Z"/>
        </w:rPr>
      </w:pPr>
      <w:del w:id="3072" w:author="WILLIAM FRANCISCO LEITE" w:date="2016-06-22T20:53:00Z">
        <w:r w:rsidRPr="00946032" w:rsidDel="00C25D16">
          <w:delText>D</w:delText>
        </w:r>
      </w:del>
      <w:ins w:id="3073" w:author="WILLIAM FRANCISCO LEITE" w:date="2016-06-22T20:53:00Z">
        <w:r w:rsidR="00C25D16" w:rsidRPr="00946032">
          <w:t>O tempo é curto e precioso para todos, podemos otimizá-lo com soluções móveis.</w:t>
        </w:r>
      </w:ins>
    </w:p>
    <w:p w14:paraId="06555D58" w14:textId="77777777" w:rsidR="00C25D16" w:rsidRPr="00946032" w:rsidRDefault="00C25D16">
      <w:pPr>
        <w:pStyle w:val="TextoNormal"/>
        <w:rPr>
          <w:ins w:id="3074" w:author="WILLIAM FRANCISCO LEITE" w:date="2016-06-22T20:53:00Z"/>
        </w:rPr>
      </w:pPr>
      <w:ins w:id="3075" w:author="WILLIAM FRANCISCO LEITE" w:date="2016-06-22T20:53:00Z">
        <w:r w:rsidRPr="00946032">
          <w:t>As redes atacadistas brasileiras atualmente não publicam em seus sites informações sobre valores dos produtos, apenas promoções, sendo assim dificulta a escolha dos clientes sobre qual estabelecimento oferece o melhor custo benefício.</w:t>
        </w:r>
      </w:ins>
    </w:p>
    <w:p w14:paraId="13EAADCC" w14:textId="77777777" w:rsidR="00C25D16" w:rsidRPr="00946032" w:rsidRDefault="00C25D16">
      <w:pPr>
        <w:pStyle w:val="TextoNormal"/>
        <w:rPr>
          <w:ins w:id="3076" w:author="WILLIAM FRANCISCO LEITE" w:date="2016-06-22T20:53:00Z"/>
        </w:rPr>
      </w:pPr>
      <w:ins w:id="3077" w:author="WILLIAM FRANCISCO LEITE" w:date="2016-06-22T20:53:00Z">
        <w:r w:rsidRPr="00946032">
          <w:t>Certas tarefas podem ser difíceis de serem realizadas, tais como comparação de preços entre estabelecimentos atacadistas. Onde o cliente tem que se locomover até os estabelecimentos atacadistas para pesquisar os melhores preços de produtos.</w:t>
        </w:r>
      </w:ins>
    </w:p>
    <w:p w14:paraId="2D1A20C2" w14:textId="77777777" w:rsidR="00C25D16" w:rsidRPr="00946032" w:rsidRDefault="00C25D16">
      <w:pPr>
        <w:pStyle w:val="TextoNormal"/>
        <w:rPr>
          <w:ins w:id="3078" w:author="WILLIAM FRANCISCO LEITE" w:date="2016-06-22T20:53:00Z"/>
        </w:rPr>
      </w:pPr>
      <w:ins w:id="3079" w:author="WILLIAM FRANCISCO LEITE" w:date="2016-06-22T20:53:00Z">
        <w:r w:rsidRPr="00946032">
          <w:t>Analisando o contexto do problema, entende-se que uma possível solução contendo diversas redes atacadistas e seus respectivos produtos reduziria o transtorno do cliente. Ao realizar as pesquisas de comparação do preço dos produtos necessários de acordo com o tipo de estabelecimento do mesmo.</w:t>
        </w:r>
      </w:ins>
    </w:p>
    <w:p w14:paraId="5E678E69" w14:textId="77777777" w:rsidR="00C25D16" w:rsidRPr="00946032" w:rsidRDefault="00C25D16">
      <w:pPr>
        <w:pStyle w:val="TextoNormal"/>
        <w:rPr>
          <w:ins w:id="3080" w:author="WILLIAM FRANCISCO LEITE" w:date="2016-06-22T20:53:00Z"/>
        </w:rPr>
      </w:pPr>
      <w:ins w:id="3081" w:author="WILLIAM FRANCISCO LEITE" w:date="2016-06-22T20:53:00Z">
        <w:r w:rsidRPr="00946032">
          <w:t>Realizando pesquisas com o Público-alvo visamos coletar o máximo de informações sobre as dificuldades pesquisar por preço e localização dos produtos.</w:t>
        </w:r>
      </w:ins>
    </w:p>
    <w:p w14:paraId="45CF4D7A" w14:textId="77777777" w:rsidR="00C25D16" w:rsidRPr="00946032" w:rsidRDefault="00C25D16">
      <w:pPr>
        <w:pStyle w:val="TextoNormal"/>
        <w:rPr>
          <w:ins w:id="3082" w:author="WILLIAM FRANCISCO LEITE" w:date="2016-06-22T20:53:00Z"/>
        </w:rPr>
      </w:pPr>
      <w:ins w:id="3083" w:author="WILLIAM FRANCISCO LEITE" w:date="2016-06-22T20:53:00Z">
        <w:r w:rsidRPr="00946032">
          <w:t>Para obter o embasamento teórico foram feitas diversas pesquisas em materiais acadêmicos, como monografias e teses de doutorado com foco em desenvolvimento mobile.</w:t>
        </w:r>
      </w:ins>
    </w:p>
    <w:p w14:paraId="3CDC1A69" w14:textId="77777777" w:rsidR="00C25D16" w:rsidRPr="00946032" w:rsidRDefault="00C25D16">
      <w:pPr>
        <w:pStyle w:val="TextoNormal"/>
        <w:rPr>
          <w:ins w:id="3084" w:author="WILLIAM FRANCISCO LEITE" w:date="2016-06-22T20:53:00Z"/>
        </w:rPr>
      </w:pPr>
      <w:ins w:id="3085" w:author="WILLIAM FRANCISCO LEITE" w:date="2016-06-22T20:53:00Z">
        <w:r w:rsidRPr="00946032">
          <w:t>Através da engenharia WEB, computação distribuída e metodologia cientifica será possível desenvolver uma solução para disponibilizar informações sobre os produtos. O cliente poderá realizar a comparação de preços entre as redes atacadistas.</w:t>
        </w:r>
      </w:ins>
    </w:p>
    <w:p w14:paraId="7DE451D8" w14:textId="77777777" w:rsidR="000C097C" w:rsidRPr="00946032" w:rsidRDefault="00C25D16">
      <w:pPr>
        <w:pStyle w:val="TextoNormal"/>
        <w:rPr>
          <w:ins w:id="3086" w:author="Dogus - William" w:date="2016-06-28T13:27:00Z"/>
        </w:rPr>
      </w:pPr>
      <w:ins w:id="3087" w:author="WILLIAM FRANCISCO LEITE" w:date="2016-06-22T20:53:00Z">
        <w:r w:rsidRPr="00946032">
          <w:t>Utilizando essa solução o cliente terá mais informações disponíveis para tomar decisões relacionadas ao custo benefício. Acompanhando a tendência de mobilidade os clientes poderão utilizar a solução em Smartphones, trazendo maior conforto e comodidade.</w:t>
        </w:r>
      </w:ins>
    </w:p>
    <w:p w14:paraId="53A9CF3D" w14:textId="3B24B87D" w:rsidR="00117D79" w:rsidRPr="00946032" w:rsidRDefault="00117D79">
      <w:pPr>
        <w:pStyle w:val="TextoNormal"/>
      </w:pPr>
      <w:del w:id="3088" w:author="WILLIAM FRANCISCO LEITE" w:date="2016-06-22T20:52:00Z">
        <w:r w:rsidRPr="00946032" w:rsidDel="004B396A">
          <w:delText>igitar texto..</w:delText>
        </w:r>
      </w:del>
      <w:del w:id="3089" w:author="WILLIAM FRANCISCO LEITE" w:date="2016-06-22T20:53:00Z">
        <w:r w:rsidRPr="00946032" w:rsidDel="00C25D16">
          <w:delText>.</w:delText>
        </w:r>
      </w:del>
    </w:p>
    <w:p w14:paraId="5ECE464A" w14:textId="5CA3287E" w:rsidR="00A26E7A" w:rsidRPr="00946032" w:rsidRDefault="00A26E7A" w:rsidP="00736E06">
      <w:pPr>
        <w:pStyle w:val="SubtituloCapitulo"/>
        <w:rPr>
          <w:rFonts w:ascii="Arial" w:hAnsi="Arial" w:cs="Arial"/>
          <w:rPrChange w:id="3090" w:author="William" w:date="2016-06-28T20:55:00Z">
            <w:rPr/>
          </w:rPrChange>
        </w:rPr>
      </w:pPr>
      <w:bookmarkStart w:id="3091" w:name="_Toc459474840"/>
      <w:commentRangeStart w:id="3092"/>
      <w:r w:rsidRPr="00946032">
        <w:rPr>
          <w:rFonts w:ascii="Arial" w:hAnsi="Arial" w:cs="Arial"/>
          <w:rPrChange w:id="3093" w:author="William" w:date="2016-06-28T20:55:00Z">
            <w:rPr/>
          </w:rPrChange>
        </w:rPr>
        <w:t>Problema de Pesquisa</w:t>
      </w:r>
      <w:commentRangeEnd w:id="3092"/>
      <w:r w:rsidRPr="00946032">
        <w:rPr>
          <w:rStyle w:val="Refdecomentrio"/>
          <w:rFonts w:ascii="Arial" w:hAnsi="Arial" w:cs="Arial"/>
          <w:b w:val="0"/>
        </w:rPr>
        <w:commentReference w:id="3092"/>
      </w:r>
      <w:bookmarkEnd w:id="3091"/>
    </w:p>
    <w:p w14:paraId="00616E40" w14:textId="0537A4DE" w:rsidR="00EB0F11" w:rsidRPr="00946032" w:rsidRDefault="00EB0F11" w:rsidP="00EF2153">
      <w:pPr>
        <w:pStyle w:val="TextoNormal"/>
      </w:pPr>
      <w:r w:rsidRPr="00946032">
        <w:t xml:space="preserve">Observando o mercado de redes de supermercados atacadistas é notável a dificuldade para realizar a cotação entre diversos estabelecimentos. Principalmente </w:t>
      </w:r>
      <w:r w:rsidRPr="00946032">
        <w:lastRenderedPageBreak/>
        <w:t>pela distância entre um supermercado e outro, torna-se inviável comparar preços de produtos em mais de um estabelecimento.</w:t>
      </w:r>
    </w:p>
    <w:p w14:paraId="2293D544" w14:textId="2877EE7A" w:rsidR="00EB0F11" w:rsidRPr="00946032" w:rsidRDefault="00EB0F11">
      <w:pPr>
        <w:pStyle w:val="TextoNormal"/>
      </w:pPr>
      <w:r w:rsidRPr="00946032">
        <w:t>A questão central do trabalho está estabelecida em como fornecer as informações necessárias aos clientes com um instrumento que os coloque em posição favorável com relação ao custo benefício. </w:t>
      </w:r>
    </w:p>
    <w:p w14:paraId="70016EDC" w14:textId="77F508EF" w:rsidR="00EB0F11" w:rsidRPr="00946032" w:rsidRDefault="00EB0F11">
      <w:pPr>
        <w:pStyle w:val="TextoNormal"/>
      </w:pPr>
      <w:r w:rsidRPr="00946032">
        <w:t>- Como gerar vantagem competitiva aos supermercados atacadistas através da troca de informação?</w:t>
      </w:r>
    </w:p>
    <w:p w14:paraId="5E601994" w14:textId="77777777" w:rsidR="00EB0F11" w:rsidRPr="00946032" w:rsidRDefault="00EB0F11">
      <w:pPr>
        <w:pStyle w:val="TextoNormal"/>
      </w:pPr>
      <w:r w:rsidRPr="00946032">
        <w:t>- Como auxiliar clientes na cotação de produtos?</w:t>
      </w:r>
    </w:p>
    <w:p w14:paraId="03F5B4C5" w14:textId="76F577EC" w:rsidR="009E1E85" w:rsidRPr="00946032" w:rsidRDefault="00EB0F11">
      <w:pPr>
        <w:pStyle w:val="TextoNormal"/>
        <w:rPr>
          <w:ins w:id="3094" w:author="WILLIAM FRANCISCO LEITE" w:date="2016-06-27T21:39:00Z"/>
        </w:rPr>
      </w:pPr>
      <w:r w:rsidRPr="00946032">
        <w:t>- Quais informações fornecer aos consumidores para que tenham o benefício desejado?</w:t>
      </w:r>
    </w:p>
    <w:p w14:paraId="42068275" w14:textId="77777777" w:rsidR="009E1E85" w:rsidRPr="00946032" w:rsidRDefault="009E1E85">
      <w:pPr>
        <w:pStyle w:val="TextoNormal"/>
      </w:pPr>
    </w:p>
    <w:p w14:paraId="290E7028" w14:textId="403674EF" w:rsidR="00A26E7A" w:rsidRPr="00946032" w:rsidRDefault="00A26E7A" w:rsidP="00736E06">
      <w:pPr>
        <w:pStyle w:val="SubtituloCapitulo"/>
        <w:rPr>
          <w:rFonts w:ascii="Arial" w:hAnsi="Arial" w:cs="Arial"/>
          <w:rPrChange w:id="3095" w:author="William" w:date="2016-06-28T20:55:00Z">
            <w:rPr/>
          </w:rPrChange>
        </w:rPr>
      </w:pPr>
      <w:bookmarkStart w:id="3096" w:name="_Toc459474841"/>
      <w:commentRangeStart w:id="3097"/>
      <w:r w:rsidRPr="00946032">
        <w:rPr>
          <w:rFonts w:ascii="Arial" w:hAnsi="Arial" w:cs="Arial"/>
          <w:rPrChange w:id="3098" w:author="William" w:date="2016-06-28T20:55:00Z">
            <w:rPr/>
          </w:rPrChange>
        </w:rPr>
        <w:t>Objetivo</w:t>
      </w:r>
      <w:commentRangeEnd w:id="3097"/>
      <w:r w:rsidRPr="00946032">
        <w:rPr>
          <w:rStyle w:val="Refdecomentrio"/>
          <w:rFonts w:ascii="Arial" w:hAnsi="Arial" w:cs="Arial"/>
          <w:b w:val="0"/>
        </w:rPr>
        <w:commentReference w:id="3097"/>
      </w:r>
      <w:bookmarkEnd w:id="3096"/>
    </w:p>
    <w:p w14:paraId="58B5C1DF" w14:textId="538993BD" w:rsidR="0040470C" w:rsidRPr="00946032" w:rsidRDefault="0040470C" w:rsidP="00EF2153">
      <w:pPr>
        <w:pStyle w:val="TextoNormal"/>
      </w:pPr>
      <w:r w:rsidRPr="00946032">
        <w:t>Os clientes encontram dificuldade em localizar os preços dos produtos pois as redes atacadistas não fornecem essa informação online, publicando apenas promoções. Necessitando do deslocamento do cliente até os estabelecimentos para tal conferencia.</w:t>
      </w:r>
    </w:p>
    <w:p w14:paraId="3EB1C775" w14:textId="44257E40" w:rsidR="0040470C" w:rsidRPr="00946032" w:rsidDel="009E1E85" w:rsidRDefault="0040470C">
      <w:pPr>
        <w:pStyle w:val="TextoNormal"/>
        <w:rPr>
          <w:del w:id="3099" w:author="WILLIAM FRANCISCO LEITE" w:date="2016-06-27T21:38:00Z"/>
        </w:rPr>
      </w:pPr>
      <w:commentRangeStart w:id="3100"/>
      <w:r w:rsidRPr="00946032">
        <w:t>Criar um ambiente contendo diversas redes atacadistas e seus respectivos produtos seria a solução para o problema apresentado, pois reduziria o transtorno do cliente ao realizar pesquisas de comparação de preço.</w:t>
      </w:r>
      <w:commentRangeEnd w:id="3100"/>
      <w:r w:rsidR="00DD27CC" w:rsidRPr="00946032">
        <w:rPr>
          <w:rStyle w:val="Refdecomentrio"/>
        </w:rPr>
        <w:commentReference w:id="3100"/>
      </w:r>
    </w:p>
    <w:p w14:paraId="3CD189C5" w14:textId="6D693643" w:rsidR="003B6A52" w:rsidRPr="00946032" w:rsidDel="009E1E85" w:rsidRDefault="003B6A52">
      <w:pPr>
        <w:pStyle w:val="TextoNormal"/>
        <w:rPr>
          <w:del w:id="3101" w:author="WILLIAM FRANCISCO LEITE" w:date="2016-06-27T21:38:00Z"/>
        </w:rPr>
      </w:pPr>
    </w:p>
    <w:p w14:paraId="4D9F29E0" w14:textId="7853A072" w:rsidR="003B6A52" w:rsidRPr="00946032" w:rsidDel="009E1E85" w:rsidRDefault="003B6A52">
      <w:pPr>
        <w:pStyle w:val="TextoNormal"/>
        <w:rPr>
          <w:del w:id="3102" w:author="WILLIAM FRANCISCO LEITE" w:date="2016-06-27T21:38:00Z"/>
        </w:rPr>
      </w:pPr>
    </w:p>
    <w:p w14:paraId="6E165203" w14:textId="77777777" w:rsidR="003B6A52" w:rsidRPr="00946032" w:rsidRDefault="003B6A52">
      <w:pPr>
        <w:pStyle w:val="TextoNormal"/>
      </w:pPr>
    </w:p>
    <w:p w14:paraId="446EF812" w14:textId="1BDB38FA" w:rsidR="003B6A52" w:rsidRPr="00946032" w:rsidDel="009E1E85" w:rsidRDefault="003B6A52">
      <w:pPr>
        <w:pStyle w:val="TextoNormal"/>
        <w:rPr>
          <w:del w:id="3103" w:author="WILLIAM FRANCISCO LEITE" w:date="2016-06-27T21:38:00Z"/>
        </w:rPr>
      </w:pPr>
      <w:del w:id="3104" w:author="WILLIAM FRANCISCO LEITE" w:date="2016-06-27T21:38:00Z">
        <w:r w:rsidRPr="00946032" w:rsidDel="009E1E85">
          <w:delText>OBJETIVO (ESPECÍFICO):</w:delText>
        </w:r>
      </w:del>
    </w:p>
    <w:p w14:paraId="0C95FF08" w14:textId="77777777" w:rsidR="003B6A52" w:rsidRPr="00946032" w:rsidRDefault="003B6A52">
      <w:pPr>
        <w:pStyle w:val="TextoNormal"/>
      </w:pPr>
      <w:r w:rsidRPr="00946032">
        <w:t>A API deverá permitir comunicação com um segundo aplicativo em local remoto através de uma série de chamados via internet;</w:t>
      </w:r>
    </w:p>
    <w:p w14:paraId="16A7DDD4" w14:textId="7DFE170D" w:rsidR="003B6A52" w:rsidRPr="00946032" w:rsidRDefault="003B6A52">
      <w:pPr>
        <w:pStyle w:val="TextoNormal"/>
      </w:pPr>
      <w:r w:rsidRPr="00946032">
        <w:t>A API fará o intercâmbio de informações e deverá ser administrado através de serviços web (xml);</w:t>
      </w:r>
    </w:p>
    <w:p w14:paraId="58F6D0F4" w14:textId="77777777" w:rsidR="003B6A52" w:rsidRPr="00946032" w:rsidRDefault="003B6A52">
      <w:pPr>
        <w:pStyle w:val="TextoNormal"/>
      </w:pPr>
      <w:r w:rsidRPr="00946032">
        <w:t>Todos os recursos disponibilizados pela API serão baseados em Webservices Restful e as mensagens trafegadas no padrão JSON;</w:t>
      </w:r>
    </w:p>
    <w:p w14:paraId="6B1E2007" w14:textId="77777777" w:rsidR="007238F1" w:rsidRPr="00946032" w:rsidRDefault="003B6A52">
      <w:pPr>
        <w:pStyle w:val="TextoNormal"/>
        <w:rPr>
          <w:ins w:id="3105" w:author="WILLIAM FRANCISCO LEITE" w:date="2016-06-27T21:40:00Z"/>
        </w:rPr>
      </w:pPr>
      <w:r w:rsidRPr="00946032">
        <w:t>A API deve consumir os dados enviados pelos supermercados atacadistas através de serviços web (xml) seguindo padrão pré-estabelecido</w:t>
      </w:r>
      <w:ins w:id="3106" w:author="WILLIAM FRANCISCO LEITE" w:date="2016-06-27T21:40:00Z">
        <w:r w:rsidR="007238F1" w:rsidRPr="00946032">
          <w:t>.</w:t>
        </w:r>
      </w:ins>
    </w:p>
    <w:p w14:paraId="1F17465A" w14:textId="7DBF991C" w:rsidR="003B6A52" w:rsidRPr="00946032" w:rsidDel="007238F1" w:rsidRDefault="003B6A52">
      <w:pPr>
        <w:pStyle w:val="TextoNormal"/>
        <w:rPr>
          <w:del w:id="3107" w:author="WILLIAM FRANCISCO LEITE" w:date="2016-06-27T21:40:00Z"/>
        </w:rPr>
      </w:pPr>
      <w:del w:id="3108" w:author="WILLIAM FRANCISCO LEITE" w:date="2016-06-27T21:40:00Z">
        <w:r w:rsidRPr="00946032" w:rsidDel="007238F1">
          <w:delText>;</w:delText>
        </w:r>
      </w:del>
    </w:p>
    <w:p w14:paraId="671C1EAC" w14:textId="77777777" w:rsidR="003B6A52" w:rsidRPr="00946032" w:rsidRDefault="003B6A52">
      <w:pPr>
        <w:pStyle w:val="TextoNormal"/>
      </w:pPr>
    </w:p>
    <w:p w14:paraId="7C79290E" w14:textId="082C9A9B" w:rsidR="00A26E7A" w:rsidRPr="00946032" w:rsidRDefault="00A26E7A" w:rsidP="00736E06">
      <w:pPr>
        <w:pStyle w:val="SubtituloCapitulo"/>
        <w:rPr>
          <w:rFonts w:ascii="Arial" w:hAnsi="Arial" w:cs="Arial"/>
          <w:rPrChange w:id="3109" w:author="William" w:date="2016-06-28T20:55:00Z">
            <w:rPr/>
          </w:rPrChange>
        </w:rPr>
      </w:pPr>
      <w:bookmarkStart w:id="3110" w:name="_Toc459474842"/>
      <w:commentRangeStart w:id="3111"/>
      <w:commentRangeStart w:id="3112"/>
      <w:r w:rsidRPr="00946032">
        <w:rPr>
          <w:rFonts w:ascii="Arial" w:hAnsi="Arial" w:cs="Arial"/>
          <w:rPrChange w:id="3113" w:author="William" w:date="2016-06-28T20:55:00Z">
            <w:rPr/>
          </w:rPrChange>
        </w:rPr>
        <w:t>Escopo</w:t>
      </w:r>
      <w:commentRangeEnd w:id="3111"/>
      <w:r w:rsidRPr="00946032">
        <w:rPr>
          <w:rStyle w:val="Refdecomentrio"/>
          <w:rFonts w:ascii="Arial" w:hAnsi="Arial" w:cs="Arial"/>
          <w:b w:val="0"/>
        </w:rPr>
        <w:commentReference w:id="3111"/>
      </w:r>
      <w:commentRangeEnd w:id="3112"/>
      <w:r w:rsidR="00B0261F">
        <w:rPr>
          <w:rStyle w:val="Refdecomentrio"/>
          <w:rFonts w:ascii="Arial" w:hAnsi="Arial" w:cs="Arial"/>
          <w:b w:val="0"/>
        </w:rPr>
        <w:commentReference w:id="3112"/>
      </w:r>
      <w:bookmarkEnd w:id="3110"/>
    </w:p>
    <w:p w14:paraId="17B2BF89" w14:textId="7CF01067" w:rsidR="00EB0F11" w:rsidRPr="00946032" w:rsidDel="00267E59" w:rsidRDefault="00EB0F11" w:rsidP="00EF2153">
      <w:pPr>
        <w:pStyle w:val="TextoNormal"/>
        <w:rPr>
          <w:ins w:id="3114" w:author="Dogus - William" w:date="2016-06-21T13:44:00Z"/>
          <w:del w:id="3115" w:author="Osnir Estevam" w:date="2016-08-20T16:54:00Z"/>
        </w:rPr>
      </w:pPr>
      <w:del w:id="3116" w:author="Dogus - William" w:date="2016-06-21T13:36:00Z">
        <w:r w:rsidRPr="00946032" w:rsidDel="00B03D23">
          <w:delText xml:space="preserve">Como </w:delText>
        </w:r>
      </w:del>
      <w:ins w:id="3117" w:author="Dogus - William" w:date="2016-06-21T13:36:00Z">
        <w:r w:rsidR="00B03D23" w:rsidRPr="00946032">
          <w:t xml:space="preserve">O </w:t>
        </w:r>
      </w:ins>
      <w:r w:rsidRPr="00946032">
        <w:t>problema em estudo é como apresentar os diferentes preços para determinados produtos, afim de que o consumidor do estabelecimento atacadista possa buscar o produto que retornará melhor custo benefício</w:t>
      </w:r>
      <w:ins w:id="3118" w:author="Dogus - William" w:date="2016-06-21T13:50:00Z">
        <w:r w:rsidR="00946AEC" w:rsidRPr="00946032">
          <w:t>, pesquisando entre diversos estabelecimentos</w:t>
        </w:r>
      </w:ins>
      <w:r w:rsidRPr="00946032">
        <w:t>.</w:t>
      </w:r>
    </w:p>
    <w:p w14:paraId="132BA2FC" w14:textId="45894726" w:rsidR="007A38D2" w:rsidRDefault="00267E59">
      <w:pPr>
        <w:pStyle w:val="TextoNormal"/>
        <w:rPr>
          <w:ins w:id="3119" w:author="Osnir Estevam" w:date="2016-08-20T16:53:00Z"/>
        </w:rPr>
        <w:pPrChange w:id="3120" w:author="Osnir Estevam" w:date="2016-08-20T16:54:00Z">
          <w:pPr>
            <w:ind w:firstLine="720"/>
          </w:pPr>
        </w:pPrChange>
      </w:pPr>
      <w:ins w:id="3121" w:author="Osnir Estevam" w:date="2016-08-20T16:54:00Z">
        <w:r>
          <w:t xml:space="preserve"> </w:t>
        </w:r>
      </w:ins>
      <w:ins w:id="3122" w:author="Osnir Estevam" w:date="2016-08-20T16:53:00Z">
        <w:r w:rsidR="007A38D2">
          <w:t>Como objetivos específicos, pode-se considerar:</w:t>
        </w:r>
      </w:ins>
    </w:p>
    <w:p w14:paraId="0C184CFB" w14:textId="77777777" w:rsidR="007A38D2" w:rsidRPr="00267E59" w:rsidRDefault="007A38D2">
      <w:pPr>
        <w:pStyle w:val="PargrafodaLista"/>
        <w:numPr>
          <w:ilvl w:val="0"/>
          <w:numId w:val="41"/>
        </w:numPr>
        <w:rPr>
          <w:ins w:id="3123" w:author="Osnir Estevam" w:date="2016-08-20T16:53:00Z"/>
        </w:rPr>
        <w:pPrChange w:id="3124" w:author="Osnir Estevam" w:date="2016-08-20T16:55:00Z">
          <w:pPr>
            <w:numPr>
              <w:numId w:val="40"/>
            </w:numPr>
            <w:ind w:left="1440" w:hanging="360"/>
            <w:contextualSpacing/>
          </w:pPr>
        </w:pPrChange>
      </w:pPr>
      <w:ins w:id="3125" w:author="Osnir Estevam" w:date="2016-08-20T16:53:00Z">
        <w:r w:rsidRPr="00267E59">
          <w:lastRenderedPageBreak/>
          <w:t xml:space="preserve">Modulo administrativo: será desenvolvido um módulo administrativo que será acessado via WEB para cadastrar as redes atacadistas conveniadas e geração do token de autenticação. No módulo administrativo também serão agendadas as importações dos arquivos XMLs. </w:t>
        </w:r>
      </w:ins>
    </w:p>
    <w:p w14:paraId="1B4DEBD6" w14:textId="77777777" w:rsidR="007A38D2" w:rsidRPr="00267E59" w:rsidRDefault="007A38D2">
      <w:pPr>
        <w:pStyle w:val="PargrafodaLista"/>
        <w:numPr>
          <w:ilvl w:val="0"/>
          <w:numId w:val="41"/>
        </w:numPr>
        <w:rPr>
          <w:ins w:id="3126" w:author="Osnir Estevam" w:date="2016-08-20T16:53:00Z"/>
        </w:rPr>
        <w:pPrChange w:id="3127" w:author="Osnir Estevam" w:date="2016-08-20T16:55:00Z">
          <w:pPr>
            <w:numPr>
              <w:numId w:val="40"/>
            </w:numPr>
            <w:ind w:left="1440" w:hanging="360"/>
            <w:contextualSpacing/>
          </w:pPr>
        </w:pPrChange>
      </w:pPr>
      <w:ins w:id="3128" w:author="Osnir Estevam" w:date="2016-08-20T16:53:00Z">
        <w:r w:rsidRPr="00267E59">
          <w:t>Modulo de importação: esse projeto vai possuir um módulo de importação para ler o arquivo XML e importar os produtos das redes atacadistas no banco de dados utilizado pela API, caso o produto já exista as informações serão atualizadas.</w:t>
        </w:r>
      </w:ins>
    </w:p>
    <w:p w14:paraId="175D427E" w14:textId="4FF9A865" w:rsidR="007A38D2" w:rsidRPr="00267E59" w:rsidRDefault="007A38D2">
      <w:pPr>
        <w:pStyle w:val="PargrafodaLista"/>
        <w:numPr>
          <w:ilvl w:val="0"/>
          <w:numId w:val="41"/>
        </w:numPr>
        <w:rPr>
          <w:ins w:id="3129" w:author="Osnir Estevam" w:date="2016-08-20T16:53:00Z"/>
        </w:rPr>
        <w:pPrChange w:id="3130" w:author="Osnir Estevam" w:date="2016-08-20T16:55:00Z">
          <w:pPr>
            <w:numPr>
              <w:numId w:val="40"/>
            </w:numPr>
            <w:ind w:left="1440" w:hanging="360"/>
            <w:contextualSpacing/>
          </w:pPr>
        </w:pPrChange>
      </w:pPr>
      <w:ins w:id="3131" w:author="Osnir Estevam" w:date="2016-08-20T16:53:00Z">
        <w:r w:rsidRPr="00267E59">
          <w:t>Será desenvolvida uma API no estilo arquitetônico RESTful onde serão disponibilizadas URIs de consulta para consumo de dados no formato JSON. Em todas as requisições serão realizadas autenticações dos usuários com envio de tokens, que serão gerados no momento d</w:t>
        </w:r>
      </w:ins>
      <w:ins w:id="3132" w:author="Osnir Estevam" w:date="2016-08-20T16:54:00Z">
        <w:r w:rsidR="00267E59" w:rsidRPr="00267E59">
          <w:t>o</w:t>
        </w:r>
      </w:ins>
      <w:ins w:id="3133" w:author="Osnir Estevam" w:date="2016-08-20T16:53:00Z">
        <w:r w:rsidRPr="00267E59">
          <w:t xml:space="preserve"> cadastro da rede atacadista.</w:t>
        </w:r>
      </w:ins>
    </w:p>
    <w:p w14:paraId="6FCC95C4" w14:textId="77777777" w:rsidR="007A38D2" w:rsidRPr="00267E59" w:rsidRDefault="007A38D2">
      <w:pPr>
        <w:pStyle w:val="PargrafodaLista"/>
        <w:numPr>
          <w:ilvl w:val="0"/>
          <w:numId w:val="41"/>
        </w:numPr>
        <w:rPr>
          <w:ins w:id="3134" w:author="Osnir Estevam" w:date="2016-08-20T16:53:00Z"/>
        </w:rPr>
        <w:pPrChange w:id="3135" w:author="Osnir Estevam" w:date="2016-08-20T16:55:00Z">
          <w:pPr>
            <w:numPr>
              <w:numId w:val="40"/>
            </w:numPr>
            <w:ind w:left="1440" w:hanging="360"/>
            <w:contextualSpacing/>
          </w:pPr>
        </w:pPrChange>
      </w:pPr>
      <w:ins w:id="3136" w:author="Osnir Estevam" w:date="2016-08-20T16:53:00Z">
        <w:r w:rsidRPr="00267E59">
          <w:t>A API não disponibiliza nenhum recurso para entrada (gravação) de informações das redes atacadistas ou dos produtos, atualizações em promoções e produtos serão feitas através dos arquivos XMLs disponibilizados pelas redes Atacadistas e importados pelo módulo de importação.</w:t>
        </w:r>
      </w:ins>
    </w:p>
    <w:p w14:paraId="169A70AC" w14:textId="26BADB4A" w:rsidR="007A38D2" w:rsidRPr="00267E59" w:rsidRDefault="007A38D2">
      <w:pPr>
        <w:pStyle w:val="PargrafodaLista"/>
        <w:numPr>
          <w:ilvl w:val="0"/>
          <w:numId w:val="41"/>
        </w:numPr>
        <w:rPr>
          <w:ins w:id="3137" w:author="Osnir Estevam" w:date="2016-08-20T16:53:00Z"/>
        </w:rPr>
        <w:pPrChange w:id="3138" w:author="Osnir Estevam" w:date="2016-08-20T16:55:00Z">
          <w:pPr>
            <w:numPr>
              <w:numId w:val="40"/>
            </w:numPr>
            <w:ind w:left="1440" w:hanging="360"/>
            <w:contextualSpacing/>
          </w:pPr>
        </w:pPrChange>
      </w:pPr>
      <w:ins w:id="3139" w:author="Osnir Estevam" w:date="2016-08-20T16:53:00Z">
        <w:r w:rsidRPr="00267E59">
          <w:t xml:space="preserve">Serão utilizadas para coleta de informações apenas redes de supermercados atacadistas do estado </w:t>
        </w:r>
        <w:del w:id="3140" w:author="">
          <w:r w:rsidRPr="00267E59">
            <w:delText xml:space="preserve">Da cidade </w:delText>
          </w:r>
        </w:del>
        <w:r w:rsidRPr="00267E59">
          <w:t>de São Paulo. </w:t>
        </w:r>
      </w:ins>
    </w:p>
    <w:p w14:paraId="479A5954" w14:textId="77777777" w:rsidR="00267E59" w:rsidRDefault="00267E59">
      <w:pPr>
        <w:rPr>
          <w:ins w:id="3141" w:author="Osnir Estevam" w:date="2016-08-20T16:55:00Z"/>
        </w:rPr>
      </w:pPr>
    </w:p>
    <w:p w14:paraId="3DE142B0" w14:textId="6AFEAF5C" w:rsidR="007A38D2" w:rsidRPr="00267E59" w:rsidRDefault="007A38D2">
      <w:pPr>
        <w:rPr>
          <w:ins w:id="3142" w:author="Osnir Estevam" w:date="2016-08-20T16:53:00Z"/>
        </w:rPr>
      </w:pPr>
      <w:ins w:id="3143" w:author="Osnir Estevam" w:date="2016-08-20T16:53:00Z">
        <w:r w:rsidRPr="00267E59">
          <w:t>Dos objetivos listados acima, os seguintes serão implementados como prova de conceito:</w:t>
        </w:r>
      </w:ins>
    </w:p>
    <w:p w14:paraId="05C8295E" w14:textId="77777777" w:rsidR="007A38D2" w:rsidRPr="00267E59" w:rsidRDefault="007A38D2">
      <w:pPr>
        <w:pStyle w:val="PargrafodaLista"/>
        <w:numPr>
          <w:ilvl w:val="0"/>
          <w:numId w:val="41"/>
        </w:numPr>
        <w:rPr>
          <w:ins w:id="3144" w:author="Osnir Estevam" w:date="2016-08-20T16:53:00Z"/>
        </w:rPr>
        <w:pPrChange w:id="3145" w:author="Osnir Estevam" w:date="2016-08-20T16:55:00Z">
          <w:pPr>
            <w:numPr>
              <w:numId w:val="39"/>
            </w:numPr>
            <w:ind w:left="720" w:hanging="360"/>
            <w:contextualSpacing/>
          </w:pPr>
        </w:pPrChange>
      </w:pPr>
      <w:ins w:id="3146" w:author="Osnir Estevam" w:date="2016-08-20T16:53:00Z">
        <w:r w:rsidRPr="00267E59">
          <w:t>Modulo administrativo</w:t>
        </w:r>
      </w:ins>
    </w:p>
    <w:p w14:paraId="1A59C099" w14:textId="77777777" w:rsidR="007A38D2" w:rsidRPr="00267E59" w:rsidRDefault="007A38D2">
      <w:pPr>
        <w:pStyle w:val="PargrafodaLista"/>
        <w:numPr>
          <w:ilvl w:val="0"/>
          <w:numId w:val="41"/>
        </w:numPr>
        <w:rPr>
          <w:ins w:id="3147" w:author="Osnir Estevam" w:date="2016-08-20T16:53:00Z"/>
        </w:rPr>
        <w:pPrChange w:id="3148" w:author="Osnir Estevam" w:date="2016-08-20T16:55:00Z">
          <w:pPr>
            <w:pStyle w:val="TextoNormal"/>
          </w:pPr>
        </w:pPrChange>
      </w:pPr>
      <w:ins w:id="3149" w:author="Osnir Estevam" w:date="2016-08-20T16:53:00Z">
        <w:r w:rsidRPr="00267E59">
          <w:t>API...</w:t>
        </w:r>
      </w:ins>
    </w:p>
    <w:p w14:paraId="4E0B9459" w14:textId="5AB2D9C8" w:rsidR="0028560B" w:rsidRPr="00946032" w:rsidDel="007A38D2" w:rsidRDefault="00946AEC" w:rsidP="007A38D2">
      <w:pPr>
        <w:pStyle w:val="TextoNormal"/>
        <w:rPr>
          <w:del w:id="3150" w:author="Osnir Estevam" w:date="2016-08-20T16:53:00Z"/>
        </w:rPr>
      </w:pPr>
      <w:ins w:id="3151" w:author="Dogus - William" w:date="2016-06-21T13:49:00Z">
        <w:del w:id="3152" w:author="Osnir Estevam" w:date="2016-08-20T16:53:00Z">
          <w:r w:rsidRPr="00946032" w:rsidDel="007A38D2">
            <w:delText>O estabelecimento</w:delText>
          </w:r>
        </w:del>
      </w:ins>
      <w:ins w:id="3153" w:author="Dogus - William" w:date="2016-06-21T13:44:00Z">
        <w:del w:id="3154" w:author="Osnir Estevam" w:date="2016-08-20T16:53:00Z">
          <w:r w:rsidR="0028560B" w:rsidRPr="00946032" w:rsidDel="007A38D2">
            <w:delText xml:space="preserve"> atacadista deverá ser previamente cadastrad</w:delText>
          </w:r>
        </w:del>
      </w:ins>
      <w:ins w:id="3155" w:author="Dogus - William" w:date="2016-06-21T13:49:00Z">
        <w:del w:id="3156" w:author="Osnir Estevam" w:date="2016-08-20T16:53:00Z">
          <w:r w:rsidRPr="00946032" w:rsidDel="007A38D2">
            <w:delText>o</w:delText>
          </w:r>
        </w:del>
      </w:ins>
      <w:ins w:id="3157" w:author="Dogus - William" w:date="2016-06-21T13:44:00Z">
        <w:del w:id="3158" w:author="Osnir Estevam" w:date="2016-08-20T16:53:00Z">
          <w:r w:rsidR="0028560B" w:rsidRPr="00946032" w:rsidDel="007A38D2">
            <w:delText xml:space="preserve"> no sistema</w:delText>
          </w:r>
        </w:del>
      </w:ins>
      <w:ins w:id="3159" w:author="Dogus - William" w:date="2016-06-21T13:49:00Z">
        <w:del w:id="3160" w:author="Osnir Estevam" w:date="2016-08-20T16:53:00Z">
          <w:r w:rsidRPr="00946032" w:rsidDel="007A38D2">
            <w:delText xml:space="preserve"> através de um processo manual no sistema administrativo</w:delText>
          </w:r>
        </w:del>
      </w:ins>
      <w:ins w:id="3161" w:author="Dogus - William" w:date="2016-06-21T13:44:00Z">
        <w:del w:id="3162" w:author="Osnir Estevam" w:date="2016-08-20T16:53:00Z">
          <w:r w:rsidR="0028560B" w:rsidRPr="00946032" w:rsidDel="007A38D2">
            <w:delText>, com todas as informações relacionadas a endereço</w:delText>
          </w:r>
        </w:del>
      </w:ins>
      <w:ins w:id="3163" w:author="Dogus - William" w:date="2016-06-21T13:48:00Z">
        <w:del w:id="3164" w:author="Osnir Estevam" w:date="2016-08-20T16:53:00Z">
          <w:r w:rsidRPr="00946032" w:rsidDel="007A38D2">
            <w:delText xml:space="preserve"> e geolocalização</w:delText>
          </w:r>
        </w:del>
      </w:ins>
      <w:ins w:id="3165" w:author="Dogus - William" w:date="2016-06-21T13:49:00Z">
        <w:del w:id="3166" w:author="Osnir Estevam" w:date="2016-08-20T16:53:00Z">
          <w:r w:rsidRPr="00946032" w:rsidDel="007A38D2">
            <w:delText>.</w:delText>
          </w:r>
        </w:del>
      </w:ins>
    </w:p>
    <w:p w14:paraId="13738BEB" w14:textId="15F14ABF" w:rsidR="00EB0F11" w:rsidRPr="00946032" w:rsidDel="007A38D2" w:rsidRDefault="00EB0F11">
      <w:pPr>
        <w:pStyle w:val="TextoNormal"/>
        <w:rPr>
          <w:del w:id="3167" w:author="Osnir Estevam" w:date="2016-08-20T16:53:00Z"/>
        </w:rPr>
      </w:pPr>
      <w:del w:id="3168" w:author="Osnir Estevam" w:date="2016-08-20T16:53:00Z">
        <w:r w:rsidRPr="00946032" w:rsidDel="007A38D2">
          <w:delText>O processo iniciará com</w:delText>
        </w:r>
      </w:del>
      <w:ins w:id="3169" w:author="Dogus - William" w:date="2016-06-21T13:37:00Z">
        <w:del w:id="3170" w:author="Osnir Estevam" w:date="2016-08-20T16:53:00Z">
          <w:r w:rsidR="0028560B" w:rsidRPr="00946032" w:rsidDel="007A38D2">
            <w:delText>Para iniciar o carregamento dos dados deverá</w:delText>
          </w:r>
        </w:del>
      </w:ins>
      <w:del w:id="3171" w:author="Osnir Estevam" w:date="2016-08-20T16:53:00Z">
        <w:r w:rsidRPr="00946032" w:rsidDel="007A38D2">
          <w:delText xml:space="preserve"> a</w:delText>
        </w:r>
      </w:del>
      <w:ins w:id="3172" w:author="Dogus - William" w:date="2016-06-21T13:37:00Z">
        <w:del w:id="3173" w:author="Osnir Estevam" w:date="2016-08-20T16:53:00Z">
          <w:r w:rsidR="0028560B" w:rsidRPr="00946032" w:rsidDel="007A38D2">
            <w:delText xml:space="preserve"> ser realizada a</w:delText>
          </w:r>
        </w:del>
      </w:ins>
      <w:del w:id="3174" w:author="Osnir Estevam" w:date="2016-08-20T16:53:00Z">
        <w:r w:rsidRPr="00946032" w:rsidDel="007A38D2">
          <w:delText xml:space="preserve"> coleta de informações de estabelecimentos e produtos, através de arquivo de serviço web (xml)</w:delText>
        </w:r>
      </w:del>
      <w:ins w:id="3175" w:author="Dogus - William" w:date="2016-06-21T13:37:00Z">
        <w:del w:id="3176" w:author="Osnir Estevam" w:date="2016-08-20T16:53:00Z">
          <w:r w:rsidR="0028560B" w:rsidRPr="00946032" w:rsidDel="007A38D2">
            <w:delText>no formato XML</w:delText>
          </w:r>
        </w:del>
      </w:ins>
      <w:del w:id="3177" w:author="Osnir Estevam" w:date="2016-08-20T16:53:00Z">
        <w:r w:rsidRPr="00946032" w:rsidDel="007A38D2">
          <w:delText xml:space="preserve"> solicitado aos estabelecimentos atacadistas.</w:delText>
        </w:r>
      </w:del>
    </w:p>
    <w:p w14:paraId="60100AA4" w14:textId="29CA85EE" w:rsidR="00EB0F11" w:rsidRPr="00946032" w:rsidDel="007A38D2" w:rsidRDefault="00EB0F11">
      <w:pPr>
        <w:pStyle w:val="TextoNormal"/>
        <w:rPr>
          <w:del w:id="3178" w:author="Osnir Estevam" w:date="2016-08-20T16:53:00Z"/>
        </w:rPr>
      </w:pPr>
      <w:del w:id="3179" w:author="Osnir Estevam" w:date="2016-08-20T16:53:00Z">
        <w:r w:rsidRPr="00946032" w:rsidDel="007A38D2">
          <w:delText> Serão utilizadas para coleta de informações apenas redes de</w:delText>
        </w:r>
        <w:r w:rsidR="003B6A52" w:rsidRPr="00946032" w:rsidDel="007A38D2">
          <w:delText xml:space="preserve"> </w:delText>
        </w:r>
        <w:r w:rsidRPr="00946032" w:rsidDel="007A38D2">
          <w:delText xml:space="preserve">supermercados atacadistas </w:delText>
        </w:r>
      </w:del>
      <w:ins w:id="3180" w:author="Dogus - William" w:date="2016-06-21T13:38:00Z">
        <w:del w:id="3181" w:author="Osnir Estevam" w:date="2016-08-20T16:53:00Z">
          <w:r w:rsidR="0028560B" w:rsidRPr="00946032" w:rsidDel="007A38D2">
            <w:delText xml:space="preserve">do estado </w:delText>
          </w:r>
        </w:del>
      </w:ins>
      <w:del w:id="3182" w:author="Osnir Estevam" w:date="2016-08-20T16:53:00Z">
        <w:r w:rsidR="0028560B" w:rsidRPr="00946032" w:rsidDel="007A38D2">
          <w:delText>D</w:delText>
        </w:r>
        <w:r w:rsidRPr="00946032" w:rsidDel="007A38D2">
          <w:delText>a cidade de São Paulo. </w:delText>
        </w:r>
      </w:del>
    </w:p>
    <w:p w14:paraId="09EA69A7" w14:textId="2C730E9B" w:rsidR="00EB0F11" w:rsidRPr="00946032" w:rsidDel="007A38D2" w:rsidRDefault="00EB0F11">
      <w:pPr>
        <w:pStyle w:val="TextoNormal"/>
        <w:rPr>
          <w:del w:id="3183" w:author="Osnir Estevam" w:date="2016-08-20T16:53:00Z"/>
        </w:rPr>
      </w:pPr>
      <w:del w:id="3184" w:author="Osnir Estevam" w:date="2016-08-20T16:53:00Z">
        <w:r w:rsidRPr="00946032" w:rsidDel="007A38D2">
          <w:delText>Para coleta de dados analíticos, contará apenas com clientes</w:delText>
        </w:r>
        <w:r w:rsidR="003B6A52" w:rsidRPr="00946032" w:rsidDel="007A38D2">
          <w:delText xml:space="preserve"> </w:delText>
        </w:r>
        <w:r w:rsidRPr="00946032" w:rsidDel="007A38D2">
          <w:delText>consumidores dos estabelecimentos selecionados.</w:delText>
        </w:r>
      </w:del>
    </w:p>
    <w:p w14:paraId="74C243E6" w14:textId="150E0D6C" w:rsidR="00946AEC" w:rsidRPr="00946032" w:rsidDel="007A38D2" w:rsidRDefault="0028560B">
      <w:pPr>
        <w:pStyle w:val="TextoNormal"/>
        <w:rPr>
          <w:ins w:id="3185" w:author="Dogus - William" w:date="2016-06-21T13:52:00Z"/>
          <w:del w:id="3186" w:author="Osnir Estevam" w:date="2016-08-20T16:53:00Z"/>
        </w:rPr>
      </w:pPr>
      <w:ins w:id="3187" w:author="Dogus - William" w:date="2016-06-21T13:40:00Z">
        <w:del w:id="3188" w:author="Osnir Estevam" w:date="2016-08-20T16:53:00Z">
          <w:r w:rsidRPr="00946032" w:rsidDel="007A38D2">
            <w:delText>Os dados serão disponibilizados através de uma API RESTful</w:delText>
          </w:r>
        </w:del>
      </w:ins>
      <w:ins w:id="3189" w:author="Dogus - William" w:date="2016-06-21T13:41:00Z">
        <w:del w:id="3190" w:author="Osnir Estevam" w:date="2016-08-20T16:53:00Z">
          <w:r w:rsidRPr="00946032" w:rsidDel="007A38D2">
            <w:delText xml:space="preserve"> onde o retorno será com textos no formato JSON</w:delText>
          </w:r>
        </w:del>
      </w:ins>
      <w:ins w:id="3191" w:author="Dogus - William" w:date="2016-06-21T13:40:00Z">
        <w:del w:id="3192" w:author="Osnir Estevam" w:date="2016-08-20T16:53:00Z">
          <w:r w:rsidRPr="00946032" w:rsidDel="007A38D2">
            <w:delText>, os recursos</w:delText>
          </w:r>
        </w:del>
      </w:ins>
      <w:ins w:id="3193" w:author="Dogus - William" w:date="2016-06-21T13:42:00Z">
        <w:del w:id="3194" w:author="Osnir Estevam" w:date="2016-08-20T16:53:00Z">
          <w:r w:rsidRPr="00946032" w:rsidDel="007A38D2">
            <w:delText xml:space="preserve"> (URIs)</w:delText>
          </w:r>
        </w:del>
      </w:ins>
      <w:ins w:id="3195" w:author="Dogus - William" w:date="2016-06-21T13:40:00Z">
        <w:del w:id="3196" w:author="Osnir Estevam" w:date="2016-08-20T16:53:00Z">
          <w:r w:rsidRPr="00946032" w:rsidDel="007A38D2">
            <w:delText xml:space="preserve"> contidos nessa API s</w:delText>
          </w:r>
        </w:del>
      </w:ins>
      <w:ins w:id="3197" w:author="Dogus - William" w:date="2016-06-21T13:41:00Z">
        <w:del w:id="3198" w:author="Osnir Estevam" w:date="2016-08-20T16:53:00Z">
          <w:r w:rsidRPr="00946032" w:rsidDel="007A38D2">
            <w:delText>ão apenas para consulta</w:delText>
          </w:r>
        </w:del>
      </w:ins>
      <w:del w:id="3199" w:author="Osnir Estevam" w:date="2016-08-20T16:53:00Z">
        <w:r w:rsidR="00EB0F11" w:rsidRPr="00946032" w:rsidDel="007A38D2">
          <w:delText>O processo de inicia-se com o levantamento de informações sobre os</w:delText>
        </w:r>
        <w:r w:rsidR="003B6A52" w:rsidRPr="00946032" w:rsidDel="007A38D2">
          <w:delText xml:space="preserve"> </w:delText>
        </w:r>
        <w:r w:rsidR="00EB0F11" w:rsidRPr="00946032" w:rsidDel="007A38D2">
          <w:delText>supermercados atacadistas e seus produtos, por meio de visitas aos</w:delText>
        </w:r>
        <w:r w:rsidR="003B6A52" w:rsidRPr="00946032" w:rsidDel="007A38D2">
          <w:delText xml:space="preserve"> </w:delText>
        </w:r>
        <w:r w:rsidR="00EB0F11" w:rsidRPr="00946032" w:rsidDel="007A38D2">
          <w:delText>estabelecimentos e conversas com seus gerentes, proprietários, funcionários,</w:delText>
        </w:r>
        <w:r w:rsidR="003B6A52" w:rsidRPr="00946032" w:rsidDel="007A38D2">
          <w:delText xml:space="preserve"> </w:delText>
        </w:r>
        <w:r w:rsidR="00EB0F11" w:rsidRPr="00946032" w:rsidDel="007A38D2">
          <w:delText xml:space="preserve">clientes e </w:delText>
        </w:r>
        <w:r w:rsidR="003B6A52" w:rsidRPr="00946032" w:rsidDel="007A38D2">
          <w:delText>possíveis</w:delText>
        </w:r>
        <w:r w:rsidR="00EB0F11" w:rsidRPr="00946032" w:rsidDel="007A38D2">
          <w:delText xml:space="preserve"> clientes.</w:delText>
        </w:r>
      </w:del>
      <w:ins w:id="3200" w:author="Dogus - William" w:date="2016-06-21T13:42:00Z">
        <w:del w:id="3201" w:author="Osnir Estevam" w:date="2016-08-20T16:53:00Z">
          <w:r w:rsidRPr="00946032" w:rsidDel="007A38D2">
            <w:delText xml:space="preserve"> </w:delText>
          </w:r>
        </w:del>
      </w:ins>
    </w:p>
    <w:p w14:paraId="44E1FAE6" w14:textId="69634634" w:rsidR="007238F1" w:rsidRPr="00946032" w:rsidDel="007A38D2" w:rsidRDefault="00946AEC">
      <w:pPr>
        <w:pStyle w:val="TextoNormal"/>
        <w:rPr>
          <w:ins w:id="3202" w:author="WILLIAM FRANCISCO LEITE" w:date="2016-06-27T21:41:00Z"/>
          <w:del w:id="3203" w:author="Osnir Estevam" w:date="2016-08-20T16:53:00Z"/>
        </w:rPr>
      </w:pPr>
      <w:ins w:id="3204" w:author="Dogus - William" w:date="2016-06-21T13:52:00Z">
        <w:del w:id="3205" w:author="Osnir Estevam" w:date="2016-08-20T16:53:00Z">
          <w:r w:rsidRPr="00946032" w:rsidDel="007A38D2">
            <w:delText>A API não disponibiliza nenhum recurso para</w:delText>
          </w:r>
        </w:del>
      </w:ins>
      <w:ins w:id="3206" w:author="Dogus - William" w:date="2016-06-21T13:42:00Z">
        <w:del w:id="3207" w:author="Osnir Estevam" w:date="2016-08-20T16:53:00Z">
          <w:r w:rsidR="0028560B" w:rsidRPr="00946032" w:rsidDel="007A38D2">
            <w:delText xml:space="preserve"> entrada</w:delText>
          </w:r>
        </w:del>
      </w:ins>
      <w:ins w:id="3208" w:author="Dogus - William" w:date="2016-06-21T13:53:00Z">
        <w:del w:id="3209" w:author="Osnir Estevam" w:date="2016-08-20T16:53:00Z">
          <w:r w:rsidRPr="00946032" w:rsidDel="007A38D2">
            <w:delText xml:space="preserve"> (gravação)</w:delText>
          </w:r>
        </w:del>
      </w:ins>
      <w:ins w:id="3210" w:author="Dogus - William" w:date="2016-06-21T13:42:00Z">
        <w:del w:id="3211" w:author="Osnir Estevam" w:date="2016-08-20T16:53:00Z">
          <w:r w:rsidR="0028560B" w:rsidRPr="00946032" w:rsidDel="007A38D2">
            <w:delText xml:space="preserve"> de informaç</w:delText>
          </w:r>
        </w:del>
      </w:ins>
      <w:ins w:id="3212" w:author="Dogus - William" w:date="2016-06-21T13:53:00Z">
        <w:del w:id="3213" w:author="Osnir Estevam" w:date="2016-08-20T16:53:00Z">
          <w:r w:rsidRPr="00946032" w:rsidDel="007A38D2">
            <w:delText>ões das redes atacadistas ou</w:delText>
          </w:r>
        </w:del>
      </w:ins>
      <w:ins w:id="3214" w:author="Dogus - William" w:date="2016-06-21T13:42:00Z">
        <w:del w:id="3215" w:author="Osnir Estevam" w:date="2016-08-20T16:53:00Z">
          <w:r w:rsidR="0028560B" w:rsidRPr="00946032" w:rsidDel="007A38D2">
            <w:delText xml:space="preserve"> dos produtos</w:delText>
          </w:r>
        </w:del>
      </w:ins>
      <w:ins w:id="3216" w:author="Dogus - William" w:date="2016-06-21T13:53:00Z">
        <w:del w:id="3217" w:author="Osnir Estevam" w:date="2016-08-20T16:53:00Z">
          <w:r w:rsidRPr="00946032" w:rsidDel="007A38D2">
            <w:delText>, atualizaç</w:delText>
          </w:r>
        </w:del>
      </w:ins>
      <w:ins w:id="3218" w:author="Dogus - William" w:date="2016-06-21T13:54:00Z">
        <w:del w:id="3219" w:author="Osnir Estevam" w:date="2016-08-20T16:53:00Z">
          <w:r w:rsidRPr="00946032" w:rsidDel="007A38D2">
            <w:delText>ões em promoções e produtos</w:delText>
          </w:r>
        </w:del>
      </w:ins>
      <w:ins w:id="3220" w:author="Dogus - William" w:date="2016-06-21T13:42:00Z">
        <w:del w:id="3221" w:author="Osnir Estevam" w:date="2016-08-20T16:53:00Z">
          <w:r w:rsidR="0028560B" w:rsidRPr="00946032" w:rsidDel="007A38D2">
            <w:delText xml:space="preserve"> ser</w:delText>
          </w:r>
        </w:del>
      </w:ins>
      <w:ins w:id="3222" w:author="Dogus - William" w:date="2016-06-21T13:54:00Z">
        <w:del w:id="3223" w:author="Osnir Estevam" w:date="2016-08-20T16:53:00Z">
          <w:r w:rsidRPr="00946032" w:rsidDel="007A38D2">
            <w:delText>ão</w:delText>
          </w:r>
        </w:del>
      </w:ins>
      <w:ins w:id="3224" w:author="Dogus - William" w:date="2016-06-21T13:42:00Z">
        <w:del w:id="3225" w:author="Osnir Estevam" w:date="2016-08-20T16:53:00Z">
          <w:r w:rsidR="0028560B" w:rsidRPr="00946032" w:rsidDel="007A38D2">
            <w:delText xml:space="preserve"> fei</w:delText>
          </w:r>
        </w:del>
      </w:ins>
      <w:ins w:id="3226" w:author="Dogus - William" w:date="2016-06-21T13:54:00Z">
        <w:del w:id="3227" w:author="Osnir Estevam" w:date="2016-08-20T16:53:00Z">
          <w:r w:rsidRPr="00946032" w:rsidDel="007A38D2">
            <w:delText>tas</w:delText>
          </w:r>
        </w:del>
      </w:ins>
      <w:ins w:id="3228" w:author="Dogus - William" w:date="2016-06-21T13:42:00Z">
        <w:del w:id="3229" w:author="Osnir Estevam" w:date="2016-08-20T16:53:00Z">
          <w:r w:rsidR="0028560B" w:rsidRPr="00946032" w:rsidDel="007A38D2">
            <w:delText xml:space="preserve"> através do</w:delText>
          </w:r>
        </w:del>
      </w:ins>
      <w:ins w:id="3230" w:author="Dogus - William" w:date="2016-06-21T13:43:00Z">
        <w:del w:id="3231" w:author="Osnir Estevam" w:date="2016-08-20T16:53:00Z">
          <w:r w:rsidR="0028560B" w:rsidRPr="00946032" w:rsidDel="007A38D2">
            <w:delText>s</w:delText>
          </w:r>
        </w:del>
      </w:ins>
      <w:ins w:id="3232" w:author="Dogus - William" w:date="2016-06-21T13:42:00Z">
        <w:del w:id="3233" w:author="Osnir Estevam" w:date="2016-08-20T16:53:00Z">
          <w:r w:rsidR="0028560B" w:rsidRPr="00946032" w:rsidDel="007A38D2">
            <w:delText xml:space="preserve"> arquivo</w:delText>
          </w:r>
        </w:del>
      </w:ins>
      <w:ins w:id="3234" w:author="Dogus - William" w:date="2016-06-21T13:43:00Z">
        <w:del w:id="3235" w:author="Osnir Estevam" w:date="2016-08-20T16:53:00Z">
          <w:r w:rsidR="0028560B" w:rsidRPr="00946032" w:rsidDel="007A38D2">
            <w:delText>s</w:delText>
          </w:r>
        </w:del>
      </w:ins>
      <w:ins w:id="3236" w:author="Dogus - William" w:date="2016-06-21T13:42:00Z">
        <w:del w:id="3237" w:author="Osnir Estevam" w:date="2016-08-20T16:53:00Z">
          <w:r w:rsidR="0028560B" w:rsidRPr="00946032" w:rsidDel="007A38D2">
            <w:delText xml:space="preserve"> XML</w:delText>
          </w:r>
        </w:del>
      </w:ins>
      <w:ins w:id="3238" w:author="Dogus - William" w:date="2016-06-21T13:43:00Z">
        <w:del w:id="3239" w:author="Osnir Estevam" w:date="2016-08-20T16:53:00Z">
          <w:r w:rsidR="0028560B" w:rsidRPr="00946032" w:rsidDel="007A38D2">
            <w:delText>s</w:delText>
          </w:r>
        </w:del>
      </w:ins>
      <w:ins w:id="3240" w:author="Dogus - William" w:date="2016-06-21T13:42:00Z">
        <w:del w:id="3241" w:author="Osnir Estevam" w:date="2016-08-20T16:53:00Z">
          <w:r w:rsidR="0028560B" w:rsidRPr="00946032" w:rsidDel="007A38D2">
            <w:delText xml:space="preserve"> disponibilizado</w:delText>
          </w:r>
        </w:del>
      </w:ins>
      <w:ins w:id="3242" w:author="Dogus - William" w:date="2016-06-21T13:43:00Z">
        <w:del w:id="3243" w:author="Osnir Estevam" w:date="2016-08-20T16:53:00Z">
          <w:r w:rsidR="0028560B" w:rsidRPr="00946032" w:rsidDel="007A38D2">
            <w:delText>s</w:delText>
          </w:r>
        </w:del>
      </w:ins>
      <w:ins w:id="3244" w:author="Dogus - William" w:date="2016-06-21T13:42:00Z">
        <w:del w:id="3245" w:author="Osnir Estevam" w:date="2016-08-20T16:53:00Z">
          <w:r w:rsidR="0028560B" w:rsidRPr="00946032" w:rsidDel="007A38D2">
            <w:delText xml:space="preserve"> pela</w:delText>
          </w:r>
        </w:del>
      </w:ins>
      <w:ins w:id="3246" w:author="Dogus - William" w:date="2016-06-21T13:43:00Z">
        <w:del w:id="3247" w:author="Osnir Estevam" w:date="2016-08-20T16:53:00Z">
          <w:r w:rsidR="0028560B" w:rsidRPr="00946032" w:rsidDel="007A38D2">
            <w:delText>s</w:delText>
          </w:r>
        </w:del>
      </w:ins>
      <w:ins w:id="3248" w:author="Dogus - William" w:date="2016-06-21T13:42:00Z">
        <w:del w:id="3249" w:author="Osnir Estevam" w:date="2016-08-20T16:53:00Z">
          <w:r w:rsidR="0028560B" w:rsidRPr="00946032" w:rsidDel="007A38D2">
            <w:delText xml:space="preserve"> rede</w:delText>
          </w:r>
        </w:del>
      </w:ins>
      <w:ins w:id="3250" w:author="Dogus - William" w:date="2016-06-21T13:43:00Z">
        <w:del w:id="3251" w:author="Osnir Estevam" w:date="2016-08-20T16:53:00Z">
          <w:r w:rsidR="0028560B" w:rsidRPr="00946032" w:rsidDel="007A38D2">
            <w:delText>s</w:delText>
          </w:r>
        </w:del>
      </w:ins>
      <w:ins w:id="3252" w:author="Dogus - William" w:date="2016-06-21T13:42:00Z">
        <w:del w:id="3253" w:author="Osnir Estevam" w:date="2016-08-20T16:53:00Z">
          <w:r w:rsidR="0028560B" w:rsidRPr="00946032" w:rsidDel="007A38D2">
            <w:delText xml:space="preserve"> Atacadista</w:delText>
          </w:r>
        </w:del>
      </w:ins>
      <w:ins w:id="3254" w:author="Dogus - William" w:date="2016-06-21T13:43:00Z">
        <w:del w:id="3255" w:author="Osnir Estevam" w:date="2016-08-20T16:53:00Z">
          <w:r w:rsidR="0028560B" w:rsidRPr="00946032" w:rsidDel="007A38D2">
            <w:delText>s</w:delText>
          </w:r>
        </w:del>
      </w:ins>
      <w:ins w:id="3256" w:author="Dogus - William" w:date="2016-06-21T13:42:00Z">
        <w:del w:id="3257" w:author="Osnir Estevam" w:date="2016-08-20T16:53:00Z">
          <w:r w:rsidR="0028560B" w:rsidRPr="00946032" w:rsidDel="007A38D2">
            <w:delText>.</w:delText>
          </w:r>
        </w:del>
      </w:ins>
    </w:p>
    <w:p w14:paraId="662A29D5" w14:textId="20892EFB" w:rsidR="00673797" w:rsidRPr="00946032" w:rsidDel="007238F1" w:rsidRDefault="0028560B">
      <w:pPr>
        <w:pStyle w:val="TextoNormal"/>
        <w:rPr>
          <w:del w:id="3258" w:author="WILLIAM FRANCISCO LEITE" w:date="2016-06-27T21:40:00Z"/>
        </w:rPr>
      </w:pPr>
      <w:ins w:id="3259" w:author="Dogus - William" w:date="2016-06-21T13:42:00Z">
        <w:del w:id="3260" w:author="Osnir Estevam" w:date="2016-08-20T16:53:00Z">
          <w:r w:rsidRPr="00946032" w:rsidDel="007A38D2">
            <w:delText xml:space="preserve"> </w:delText>
          </w:r>
        </w:del>
      </w:ins>
    </w:p>
    <w:p w14:paraId="72555295" w14:textId="77777777" w:rsidR="003B6A52" w:rsidRPr="00946032" w:rsidRDefault="003B6A52">
      <w:pPr>
        <w:pStyle w:val="TextoNormal"/>
      </w:pPr>
    </w:p>
    <w:p w14:paraId="248010E1" w14:textId="386B5683" w:rsidR="00A26E7A" w:rsidRPr="00946032" w:rsidRDefault="00A26E7A" w:rsidP="00736E06">
      <w:pPr>
        <w:pStyle w:val="SubtituloCapitulo"/>
        <w:rPr>
          <w:rFonts w:ascii="Arial" w:hAnsi="Arial" w:cs="Arial"/>
          <w:rPrChange w:id="3261" w:author="William" w:date="2016-06-28T20:55:00Z">
            <w:rPr/>
          </w:rPrChange>
        </w:rPr>
      </w:pPr>
      <w:bookmarkStart w:id="3262" w:name="_Toc459474843"/>
      <w:commentRangeStart w:id="3263"/>
      <w:r w:rsidRPr="00946032">
        <w:rPr>
          <w:rFonts w:ascii="Arial" w:hAnsi="Arial" w:cs="Arial"/>
          <w:rPrChange w:id="3264" w:author="William" w:date="2016-06-28T20:55:00Z">
            <w:rPr/>
          </w:rPrChange>
        </w:rPr>
        <w:t>Metodologia</w:t>
      </w:r>
      <w:commentRangeEnd w:id="3263"/>
      <w:r w:rsidRPr="00946032">
        <w:rPr>
          <w:rStyle w:val="Refdecomentrio"/>
          <w:rFonts w:ascii="Arial" w:hAnsi="Arial" w:cs="Arial"/>
          <w:b w:val="0"/>
        </w:rPr>
        <w:commentReference w:id="3263"/>
      </w:r>
      <w:bookmarkEnd w:id="3262"/>
      <w:ins w:id="3265" w:author="Osnir Estevam" w:date="2016-08-20T16:56:00Z">
        <w:r w:rsidR="00267E59">
          <w:rPr>
            <w:rFonts w:ascii="Arial" w:hAnsi="Arial" w:cs="Arial"/>
          </w:rPr>
          <w:t xml:space="preserve"> da Pesquisa</w:t>
        </w:r>
      </w:ins>
    </w:p>
    <w:p w14:paraId="281B71B7" w14:textId="0B392323" w:rsidR="00D82BB2" w:rsidRDefault="00DD27CC" w:rsidP="00D82BB2">
      <w:pPr>
        <w:ind w:firstLine="720"/>
        <w:rPr>
          <w:ins w:id="3266" w:author="Osnir Estevam" w:date="2016-08-20T16:59:00Z"/>
        </w:rPr>
      </w:pPr>
      <w:r w:rsidRPr="00946032">
        <w:rPr>
          <w:rStyle w:val="Refdecomentrio"/>
        </w:rPr>
        <w:commentReference w:id="3267"/>
      </w:r>
      <w:ins w:id="3268" w:author="Osnir Estevam" w:date="2016-08-20T16:59:00Z">
        <w:r w:rsidR="00D82BB2" w:rsidRPr="00D82BB2">
          <w:t xml:space="preserve"> </w:t>
        </w:r>
        <w:r w:rsidR="00D82BB2">
          <w:t>O ponto de partida dessa investigação científica irá basear-se em um levantamento de dados.</w:t>
        </w:r>
      </w:ins>
    </w:p>
    <w:p w14:paraId="3FE6307A" w14:textId="77777777" w:rsidR="00D82BB2" w:rsidRDefault="00D82BB2" w:rsidP="00D82BB2">
      <w:pPr>
        <w:ind w:firstLine="720"/>
        <w:rPr>
          <w:ins w:id="3269" w:author="Osnir Estevam" w:date="2016-08-20T16:59:00Z"/>
        </w:rPr>
      </w:pPr>
      <w:ins w:id="3270" w:author="Osnir Estevam" w:date="2016-08-20T16:59:00Z">
        <w:r>
          <w:t>Para realizar esse levantamento será necessário, em um primeiro momento, a realização de pesquisa bibliográfica. A metodologia adotada nesse estudo foi o acesso a sites, leitura de livros, artigos e trabalhos especializados na área de engenharia de software.</w:t>
        </w:r>
      </w:ins>
    </w:p>
    <w:p w14:paraId="7CDE9E98" w14:textId="77777777" w:rsidR="00D82BB2" w:rsidRDefault="00D82BB2" w:rsidP="00D82BB2">
      <w:pPr>
        <w:ind w:firstLine="720"/>
        <w:rPr>
          <w:ins w:id="3271" w:author="Osnir Estevam" w:date="2016-08-20T16:59:00Z"/>
        </w:rPr>
      </w:pPr>
      <w:ins w:id="3272" w:author="Osnir Estevam" w:date="2016-08-20T16:59:00Z">
        <w:r>
          <w:lastRenderedPageBreak/>
          <w:t>No segundo momento, será realizada coleta de informações e dados que não seriam possíveis somente através da pesquisa bibliográfica. A observação é uma das técnicas para a coleta de dados e levantamento de informações que implica em estar e observar aonde a ação acontece.</w:t>
        </w:r>
      </w:ins>
    </w:p>
    <w:p w14:paraId="03772B1A" w14:textId="77777777" w:rsidR="00D82BB2" w:rsidRDefault="00D82BB2" w:rsidP="00D82BB2">
      <w:pPr>
        <w:ind w:firstLine="720"/>
        <w:rPr>
          <w:ins w:id="3273" w:author="Osnir Estevam" w:date="2016-08-20T16:59:00Z"/>
        </w:rPr>
      </w:pPr>
    </w:p>
    <w:p w14:paraId="0DBD3DEB" w14:textId="77777777" w:rsidR="00D82BB2" w:rsidRDefault="00D82BB2" w:rsidP="00D82BB2">
      <w:pPr>
        <w:ind w:firstLine="720"/>
        <w:rPr>
          <w:ins w:id="3274" w:author="Osnir Estevam" w:date="2016-08-20T16:59:00Z"/>
        </w:rPr>
      </w:pPr>
      <w:ins w:id="3275" w:author="Osnir Estevam" w:date="2016-08-20T16:59:00Z">
        <w:r>
          <w:rPr>
            <w:u w:val="single"/>
          </w:rPr>
          <w:t>Procedimentos Metodológicos</w:t>
        </w:r>
      </w:ins>
    </w:p>
    <w:p w14:paraId="2FFD2010" w14:textId="77777777" w:rsidR="00D82BB2" w:rsidRDefault="00D82BB2" w:rsidP="00D82BB2">
      <w:pPr>
        <w:ind w:firstLine="720"/>
        <w:rPr>
          <w:ins w:id="3276" w:author="Osnir Estevam" w:date="2016-08-20T16:59:00Z"/>
        </w:rPr>
      </w:pPr>
    </w:p>
    <w:p w14:paraId="1CC3C86D" w14:textId="77777777" w:rsidR="00D82BB2" w:rsidRDefault="00D82BB2" w:rsidP="00D82BB2">
      <w:pPr>
        <w:ind w:firstLine="720"/>
        <w:rPr>
          <w:ins w:id="3277" w:author="Osnir Estevam" w:date="2016-08-20T16:59:00Z"/>
        </w:rPr>
      </w:pPr>
      <w:ins w:id="3278" w:author="Osnir Estevam" w:date="2016-08-20T16:59:00Z">
        <w:r>
          <w:t>Do ponto de vista de seus objetivos, este projeto e considerado uma pesquisa exploratória, visto que são definidas hipóteses com objetivo de delinear soluções para o problema de pesquisa, utilizando-se de um estudo bibliográfico para explorar o tema como um todo e fundamentar essas hipóteses (GIL, 1999).</w:t>
        </w:r>
      </w:ins>
    </w:p>
    <w:p w14:paraId="1DECC36F" w14:textId="77777777" w:rsidR="00D82BB2" w:rsidRDefault="00D82BB2" w:rsidP="00D82BB2">
      <w:pPr>
        <w:ind w:firstLine="720"/>
        <w:rPr>
          <w:ins w:id="3279" w:author="Osnir Estevam" w:date="2016-08-20T16:59:00Z"/>
        </w:rPr>
      </w:pPr>
      <w:ins w:id="3280" w:author="Osnir Estevam" w:date="2016-08-20T16:59:00Z">
        <w:r>
          <w:t>Serão contemplados também entre os objetivos de exploração desta pesquisa, estudos empíricos para que possamos compreender a respeito do comportamento das personas envolvidas nesse processo.</w:t>
        </w:r>
      </w:ins>
    </w:p>
    <w:p w14:paraId="1F1237E4" w14:textId="77777777" w:rsidR="00D82BB2" w:rsidRDefault="00D82BB2" w:rsidP="00D82BB2">
      <w:pPr>
        <w:ind w:firstLine="720"/>
        <w:rPr>
          <w:ins w:id="3281" w:author="Osnir Estevam" w:date="2016-08-20T16:59:00Z"/>
        </w:rPr>
      </w:pPr>
      <w:ins w:id="3282" w:author="Osnir Estevam" w:date="2016-08-20T16:59:00Z">
        <w:r>
          <w:t>Observar é um processo e possui partes para seu desenrolar: o objeto observado, o sujeito, as condições, os meios e o sistema de conhecimentos, a partir dos quais se formula o objetivo da observação (BARTON; ASCIONE, 1984).</w:t>
        </w:r>
      </w:ins>
    </w:p>
    <w:p w14:paraId="18F6F302" w14:textId="77777777" w:rsidR="00D82BB2" w:rsidRDefault="00D82BB2" w:rsidP="00D82BB2">
      <w:pPr>
        <w:ind w:firstLine="720"/>
        <w:rPr>
          <w:ins w:id="3283" w:author="Osnir Estevam" w:date="2016-08-20T16:59:00Z"/>
        </w:rPr>
      </w:pPr>
    </w:p>
    <w:p w14:paraId="54D54AA6" w14:textId="77777777" w:rsidR="00D82BB2" w:rsidRDefault="00D82BB2" w:rsidP="00D82BB2">
      <w:pPr>
        <w:ind w:firstLine="720"/>
        <w:rPr>
          <w:ins w:id="3284" w:author="Osnir Estevam" w:date="2016-08-20T16:59:00Z"/>
        </w:rPr>
      </w:pPr>
      <w:ins w:id="3285" w:author="Osnir Estevam" w:date="2016-08-20T16:59:00Z">
        <w:r>
          <w:t>Bibliografia:</w:t>
        </w:r>
      </w:ins>
    </w:p>
    <w:p w14:paraId="159DA19E" w14:textId="77777777" w:rsidR="00D82BB2" w:rsidRDefault="00D82BB2" w:rsidP="00D82BB2">
      <w:pPr>
        <w:ind w:firstLine="720"/>
        <w:rPr>
          <w:ins w:id="3286" w:author="Osnir Estevam" w:date="2016-08-20T16:59:00Z"/>
        </w:rPr>
      </w:pPr>
    </w:p>
    <w:p w14:paraId="5B4DDFAC" w14:textId="2261FE67" w:rsidR="00D82BB2" w:rsidRDefault="00D82BB2" w:rsidP="00D82BB2">
      <w:pPr>
        <w:ind w:firstLine="720"/>
        <w:rPr>
          <w:ins w:id="3287" w:author="Osnir Estevam" w:date="2016-08-20T16:59:00Z"/>
        </w:rPr>
      </w:pPr>
      <w:ins w:id="3288" w:author="Osnir Estevam" w:date="2016-08-20T16:59:00Z">
        <w:r>
          <w:t>GIL, A. C.</w:t>
        </w:r>
        <w:del w:id="3289" w:author="Osnir Estevam [2]" w:date="2016-08-21T19:01:00Z">
          <w:r w:rsidDel="008761AB">
            <w:delText xml:space="preserve"> .</w:delText>
          </w:r>
        </w:del>
        <w:r>
          <w:t xml:space="preserve"> Métodos e Técnicas de Pesquisa Social. 5 ed. Sao Paulo: Atlas, 1999.</w:t>
        </w:r>
      </w:ins>
    </w:p>
    <w:p w14:paraId="558AA8F1" w14:textId="77777777" w:rsidR="00D82BB2" w:rsidRDefault="00D82BB2" w:rsidP="00D82BB2">
      <w:pPr>
        <w:ind w:firstLine="720"/>
        <w:rPr>
          <w:ins w:id="3290" w:author="Osnir Estevam" w:date="2016-08-20T16:59:00Z"/>
        </w:rPr>
      </w:pPr>
    </w:p>
    <w:p w14:paraId="43800F20" w14:textId="77777777" w:rsidR="00D82BB2" w:rsidRDefault="00D82BB2" w:rsidP="00D82BB2">
      <w:pPr>
        <w:ind w:firstLine="720"/>
        <w:rPr>
          <w:ins w:id="3291" w:author="Osnir Estevam" w:date="2016-08-20T16:59:00Z"/>
        </w:rPr>
      </w:pPr>
      <w:ins w:id="3292" w:author="Osnir Estevam" w:date="2016-08-20T16:59:00Z">
        <w:r>
          <w:t>BARTON, E. J.; ASCIONE, F.R. Direct observation. In: OLLENDICK, T. H.; HERSEN, M. Child</w:t>
        </w:r>
      </w:ins>
    </w:p>
    <w:p w14:paraId="22D115D8" w14:textId="77777777" w:rsidR="00D82BB2" w:rsidRDefault="00D82BB2" w:rsidP="00D82BB2">
      <w:pPr>
        <w:ind w:firstLine="720"/>
        <w:rPr>
          <w:ins w:id="3293" w:author="Osnir Estevam" w:date="2016-08-20T16:59:00Z"/>
        </w:rPr>
      </w:pPr>
    </w:p>
    <w:p w14:paraId="1CF30004" w14:textId="77777777" w:rsidR="00D82BB2" w:rsidRDefault="00D82BB2" w:rsidP="00D82BB2">
      <w:pPr>
        <w:pStyle w:val="TextoNormal"/>
        <w:rPr>
          <w:ins w:id="3294" w:author="Osnir Estevam" w:date="2016-08-20T16:59:00Z"/>
        </w:rPr>
      </w:pPr>
      <w:ins w:id="3295" w:author="Osnir Estevam" w:date="2016-08-20T16:59:00Z">
        <w:r>
          <w:t>behavioral assessment: principles and procedures. New York: Pergamon Press, 1984. p. 166-194.</w:t>
        </w:r>
      </w:ins>
    </w:p>
    <w:p w14:paraId="791EF91D" w14:textId="77777777" w:rsidR="00D82BB2" w:rsidRDefault="00D82BB2" w:rsidP="00D82BB2">
      <w:pPr>
        <w:pStyle w:val="TextoNormal"/>
        <w:rPr>
          <w:ins w:id="3296" w:author="Osnir Estevam" w:date="2016-08-20T16:59:00Z"/>
        </w:rPr>
      </w:pPr>
    </w:p>
    <w:p w14:paraId="71510288" w14:textId="5A228396" w:rsidR="003B6A52" w:rsidRPr="00946032" w:rsidDel="00D82BB2" w:rsidRDefault="003B6A52" w:rsidP="00D82BB2">
      <w:pPr>
        <w:pStyle w:val="TextoNormal"/>
        <w:rPr>
          <w:del w:id="3297" w:author="Osnir Estevam" w:date="2016-08-20T16:59:00Z"/>
        </w:rPr>
      </w:pPr>
      <w:del w:id="3298" w:author="Osnir Estevam" w:date="2016-08-20T16:59:00Z">
        <w:r w:rsidRPr="00946032" w:rsidDel="00D82BB2">
          <w:delText>Como instrumento de coleta de dados serão realizadas entrevistas utilizando personas e investigando cenários. Na elaboração de coleta de dados foi necessário estudar o comportamento de consumidores de supermercados atacadistas. O instrumento foi aplicado a três consumidores de redes de supermercados atacadistas. </w:delText>
        </w:r>
      </w:del>
    </w:p>
    <w:p w14:paraId="5A1F0CEB" w14:textId="4DA0AD0C" w:rsidR="00673797" w:rsidRPr="00946032" w:rsidDel="00D82BB2" w:rsidRDefault="003B6A52" w:rsidP="00D82BB2">
      <w:pPr>
        <w:pStyle w:val="TextoNormal"/>
        <w:rPr>
          <w:ins w:id="3299" w:author="WILLIAM FRANCISCO LEITE" w:date="2016-06-27T21:38:00Z"/>
          <w:del w:id="3300" w:author="Osnir Estevam" w:date="2016-08-20T16:59:00Z"/>
        </w:rPr>
      </w:pPr>
      <w:del w:id="3301" w:author="Osnir Estevam" w:date="2016-08-20T16:59:00Z">
        <w:r w:rsidRPr="00946032" w:rsidDel="00D82BB2">
          <w:delText>Como complementação, serão realizadas pesquisas bibliográficas baseadas em livros, revistas e sites sobre o tema em questão, de maneira, conduza o entendimento do tema em questão permitindo o estabelecimento de referência teórica. Os textos e conteúdos serão elaborados com as conclusões extraídas a partir dessas leituras.</w:delText>
        </w:r>
      </w:del>
    </w:p>
    <w:p w14:paraId="1B6C776B" w14:textId="77777777" w:rsidR="009E1E85" w:rsidRPr="00946032" w:rsidRDefault="009E1E85" w:rsidP="00D82BB2">
      <w:pPr>
        <w:pStyle w:val="TextoNormal"/>
      </w:pPr>
    </w:p>
    <w:p w14:paraId="7A93C351" w14:textId="3B3F3C36" w:rsidR="00673797" w:rsidRPr="00946032" w:rsidDel="009E1E85" w:rsidRDefault="00673797" w:rsidP="00673797">
      <w:pPr>
        <w:pStyle w:val="SubtituloCapitulo"/>
        <w:numPr>
          <w:ilvl w:val="0"/>
          <w:numId w:val="0"/>
        </w:numPr>
        <w:ind w:left="792"/>
        <w:rPr>
          <w:del w:id="3302" w:author="WILLIAM FRANCISCO LEITE" w:date="2016-06-27T21:38:00Z"/>
          <w:rFonts w:ascii="Arial" w:hAnsi="Arial" w:cs="Arial"/>
          <w:rPrChange w:id="3303" w:author="William" w:date="2016-06-28T20:55:00Z">
            <w:rPr>
              <w:del w:id="3304" w:author="WILLIAM FRANCISCO LEITE" w:date="2016-06-27T21:38:00Z"/>
            </w:rPr>
          </w:rPrChange>
        </w:rPr>
      </w:pPr>
      <w:bookmarkStart w:id="3305" w:name="_Toc454884505"/>
      <w:bookmarkStart w:id="3306" w:name="_Toc454907519"/>
      <w:bookmarkStart w:id="3307" w:name="_Toc454907621"/>
      <w:bookmarkStart w:id="3308" w:name="_Toc454907885"/>
      <w:bookmarkStart w:id="3309" w:name="_Toc454908111"/>
      <w:bookmarkStart w:id="3310" w:name="_Toc454908189"/>
      <w:bookmarkStart w:id="3311" w:name="_Toc454908267"/>
      <w:bookmarkStart w:id="3312" w:name="_Toc454908345"/>
      <w:bookmarkStart w:id="3313" w:name="_Toc454908424"/>
      <w:bookmarkStart w:id="3314" w:name="_Toc454908503"/>
      <w:bookmarkStart w:id="3315" w:name="_Toc454908582"/>
      <w:bookmarkStart w:id="3316" w:name="_Toc454908659"/>
      <w:bookmarkStart w:id="3317" w:name="_Toc454908812"/>
      <w:bookmarkStart w:id="3318" w:name="_Toc454909142"/>
      <w:bookmarkStart w:id="3319" w:name="_Toc45947484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p>
    <w:p w14:paraId="7011178D" w14:textId="0D0F5609" w:rsidR="00A26E7A" w:rsidRPr="00946032" w:rsidRDefault="00A26E7A" w:rsidP="00736E06">
      <w:pPr>
        <w:pStyle w:val="SubtituloCapitulo"/>
        <w:rPr>
          <w:rFonts w:ascii="Arial" w:hAnsi="Arial" w:cs="Arial"/>
          <w:rPrChange w:id="3320" w:author="William" w:date="2016-06-28T20:55:00Z">
            <w:rPr/>
          </w:rPrChange>
        </w:rPr>
      </w:pPr>
      <w:bookmarkStart w:id="3321" w:name="_Toc459474845"/>
      <w:commentRangeStart w:id="3322"/>
      <w:r w:rsidRPr="00946032">
        <w:rPr>
          <w:rFonts w:ascii="Arial" w:hAnsi="Arial" w:cs="Arial"/>
          <w:rPrChange w:id="3323" w:author="William" w:date="2016-06-28T20:55:00Z">
            <w:rPr/>
          </w:rPrChange>
        </w:rPr>
        <w:t>Organização do Trabalho</w:t>
      </w:r>
      <w:commentRangeEnd w:id="3322"/>
      <w:r w:rsidRPr="00946032">
        <w:rPr>
          <w:rStyle w:val="Refdecomentrio"/>
          <w:rFonts w:ascii="Arial" w:hAnsi="Arial" w:cs="Arial"/>
          <w:b w:val="0"/>
        </w:rPr>
        <w:commentReference w:id="3322"/>
      </w:r>
      <w:bookmarkEnd w:id="3321"/>
    </w:p>
    <w:p w14:paraId="2590E3AC" w14:textId="77777777" w:rsidR="003B6A52" w:rsidRPr="00946032" w:rsidRDefault="003B6A52">
      <w:pPr>
        <w:pStyle w:val="TextoNormal"/>
        <w:pPrChange w:id="3324" w:author="WILLIAM FRANCISCO LEITE" w:date="2016-06-27T21:43:00Z">
          <w:pPr>
            <w:ind w:firstLine="720"/>
          </w:pPr>
        </w:pPrChange>
      </w:pPr>
      <w:r w:rsidRPr="00946032">
        <w:t>O presente trabalho está organizado da seguinte forma:</w:t>
      </w:r>
    </w:p>
    <w:p w14:paraId="427AF60E" w14:textId="35A219AA" w:rsidR="003B6A52" w:rsidRPr="00946032" w:rsidDel="00A8474A" w:rsidRDefault="003B6A52">
      <w:pPr>
        <w:pStyle w:val="TextoNormal"/>
        <w:rPr>
          <w:del w:id="3325" w:author="WILLIAM FRANCISCO LEITE" w:date="2016-06-27T21:43:00Z"/>
        </w:rPr>
        <w:pPrChange w:id="3326" w:author="WILLIAM FRANCISCO LEITE" w:date="2016-06-27T21:43:00Z">
          <w:pPr/>
        </w:pPrChange>
      </w:pPr>
    </w:p>
    <w:p w14:paraId="31DB6E32" w14:textId="58C0F858" w:rsidR="003B6A52" w:rsidRPr="00946032" w:rsidRDefault="003B6A52">
      <w:pPr>
        <w:pStyle w:val="TextoNormal"/>
        <w:pPrChange w:id="3327" w:author="WILLIAM FRANCISCO LEITE" w:date="2016-06-27T21:43:00Z">
          <w:pPr>
            <w:ind w:firstLine="720"/>
          </w:pPr>
        </w:pPrChange>
      </w:pPr>
      <w:r w:rsidRPr="00946032">
        <w:t>No Capítulo 2 - Revisão da Literatura aborda em quais teorias e pesquisas este trabalho se fundamentou.</w:t>
      </w:r>
    </w:p>
    <w:p w14:paraId="4A1F4DA1" w14:textId="26BF5E69" w:rsidR="003B6A52" w:rsidRPr="00946032" w:rsidDel="00A8474A" w:rsidRDefault="003B6A52">
      <w:pPr>
        <w:pStyle w:val="TextoNormal"/>
        <w:rPr>
          <w:del w:id="3328" w:author="WILLIAM FRANCISCO LEITE" w:date="2016-06-27T21:43:00Z"/>
        </w:rPr>
        <w:pPrChange w:id="3329" w:author="WILLIAM FRANCISCO LEITE" w:date="2016-06-27T21:43:00Z">
          <w:pPr/>
        </w:pPrChange>
      </w:pPr>
    </w:p>
    <w:p w14:paraId="040FF89C" w14:textId="67842831" w:rsidR="003B6A52" w:rsidRPr="00946032" w:rsidRDefault="00CD6E9D">
      <w:pPr>
        <w:pStyle w:val="TextoNormal"/>
        <w:pPrChange w:id="3330" w:author="WILLIAM FRANCISCO LEITE" w:date="2016-06-27T21:43:00Z">
          <w:pPr>
            <w:ind w:firstLine="720"/>
          </w:pPr>
        </w:pPrChange>
      </w:pPr>
      <w:r>
        <w:t xml:space="preserve">No Capítulo 3 - </w:t>
      </w:r>
      <w:del w:id="3331" w:author="Dogus - William" w:date="2016-06-28T13:31:00Z">
        <w:r w:rsidR="003B6A52" w:rsidRPr="00946032" w:rsidDel="00FB2E6A">
          <w:delText xml:space="preserve">Detalharemos </w:delText>
        </w:r>
      </w:del>
      <w:ins w:id="3332" w:author="Dogus - William" w:date="2016-06-28T13:31:00Z">
        <w:r w:rsidR="00FB2E6A" w:rsidRPr="00946032">
          <w:t xml:space="preserve">É detalhado </w:t>
        </w:r>
      </w:ins>
      <w:r w:rsidR="003B6A52" w:rsidRPr="00946032">
        <w:t xml:space="preserve">o </w:t>
      </w:r>
      <w:ins w:id="3333" w:author="Dogus - William" w:date="2016-06-28T13:31:00Z">
        <w:r w:rsidR="00FB2E6A" w:rsidRPr="00946032">
          <w:t>p</w:t>
        </w:r>
      </w:ins>
      <w:del w:id="3334" w:author="Dogus - William" w:date="2016-06-28T13:31:00Z">
        <w:r w:rsidR="003B6A52" w:rsidRPr="00946032" w:rsidDel="00FB2E6A">
          <w:delText>P</w:delText>
        </w:r>
      </w:del>
      <w:r w:rsidR="003B6A52" w:rsidRPr="00946032">
        <w:t>roblema com base em fundamentação teórica e também o detalhamento da solução</w:t>
      </w:r>
      <w:del w:id="3335" w:author="William" w:date="2016-06-28T20:58:00Z">
        <w:r w:rsidR="003B6A52" w:rsidRPr="00946032" w:rsidDel="000F7BDA">
          <w:delText xml:space="preserve"> e os resultados esperados</w:delText>
        </w:r>
      </w:del>
      <w:r w:rsidR="003B6A52" w:rsidRPr="00946032">
        <w:t>.</w:t>
      </w:r>
    </w:p>
    <w:p w14:paraId="73C12FAB" w14:textId="169598D8" w:rsidR="003B6A52" w:rsidRPr="00946032" w:rsidDel="00A8474A" w:rsidRDefault="003B6A52">
      <w:pPr>
        <w:pStyle w:val="TextoNormal"/>
        <w:rPr>
          <w:del w:id="3336" w:author="WILLIAM FRANCISCO LEITE" w:date="2016-06-27T21:43:00Z"/>
        </w:rPr>
        <w:pPrChange w:id="3337" w:author="WILLIAM FRANCISCO LEITE" w:date="2016-06-27T21:43:00Z">
          <w:pPr>
            <w:ind w:firstLine="720"/>
          </w:pPr>
        </w:pPrChange>
      </w:pPr>
    </w:p>
    <w:p w14:paraId="0166821A" w14:textId="0D633C6A" w:rsidR="0040470C" w:rsidRPr="00946032" w:rsidRDefault="003B6A52">
      <w:pPr>
        <w:pStyle w:val="TextoNormal"/>
        <w:rPr>
          <w:ins w:id="3338" w:author="Dogus - William" w:date="2016-06-28T13:30:00Z"/>
        </w:rPr>
        <w:pPrChange w:id="3339" w:author="WILLIAM FRANCISCO LEITE" w:date="2016-06-27T21:43:00Z">
          <w:pPr>
            <w:ind w:firstLine="720"/>
          </w:pPr>
        </w:pPrChange>
      </w:pPr>
      <w:del w:id="3340" w:author="Dogus - William" w:date="2016-06-28T13:29:00Z">
        <w:r w:rsidRPr="00946032" w:rsidDel="001841B4">
          <w:delText>Finalmente no</w:delText>
        </w:r>
      </w:del>
      <w:ins w:id="3341" w:author="Dogus - William" w:date="2016-06-28T13:29:00Z">
        <w:r w:rsidR="001841B4" w:rsidRPr="00946032">
          <w:t>No</w:t>
        </w:r>
      </w:ins>
      <w:ins w:id="3342" w:author="Dogus - William" w:date="2016-06-28T13:32:00Z">
        <w:r w:rsidR="007E1419" w:rsidRPr="00946032">
          <w:t xml:space="preserve"> </w:t>
        </w:r>
      </w:ins>
      <w:del w:id="3343" w:author="Dogus - William" w:date="2016-06-28T13:32:00Z">
        <w:r w:rsidRPr="00946032" w:rsidDel="007E1419">
          <w:delText xml:space="preserve"> </w:delText>
        </w:r>
      </w:del>
      <w:r w:rsidRPr="00946032">
        <w:t>Capítulo 4</w:t>
      </w:r>
      <w:r w:rsidR="00CD6E9D">
        <w:t xml:space="preserve"> - </w:t>
      </w:r>
      <w:ins w:id="3344" w:author="Dogus - William" w:date="2016-06-28T13:30:00Z">
        <w:r w:rsidR="00FB2E6A" w:rsidRPr="00946032">
          <w:t>S</w:t>
        </w:r>
      </w:ins>
      <w:del w:id="3345" w:author="Dogus - William" w:date="2016-06-28T13:30:00Z">
        <w:r w:rsidRPr="00946032" w:rsidDel="00FB2E6A">
          <w:delText>s</w:delText>
        </w:r>
      </w:del>
      <w:r w:rsidRPr="00946032">
        <w:t xml:space="preserve">erão </w:t>
      </w:r>
      <w:del w:id="3346" w:author="Dogus - William" w:date="2016-06-28T13:29:00Z">
        <w:r w:rsidRPr="00946032" w:rsidDel="001841B4">
          <w:delText>apresentadas</w:delText>
        </w:r>
      </w:del>
      <w:ins w:id="3347" w:author="Dogus - William" w:date="2016-06-28T13:29:00Z">
        <w:r w:rsidR="001841B4" w:rsidRPr="00946032">
          <w:t>apresentad</w:t>
        </w:r>
      </w:ins>
      <w:ins w:id="3348" w:author="William" w:date="2016-06-28T21:00:00Z">
        <w:r w:rsidR="000F7BDA">
          <w:t>a</w:t>
        </w:r>
      </w:ins>
      <w:ins w:id="3349" w:author="Dogus - William" w:date="2016-06-28T13:29:00Z">
        <w:del w:id="3350" w:author="William" w:date="2016-06-28T21:00:00Z">
          <w:r w:rsidR="001841B4" w:rsidRPr="00946032" w:rsidDel="000F7BDA">
            <w:delText>o</w:delText>
          </w:r>
        </w:del>
        <w:r w:rsidR="001841B4" w:rsidRPr="00946032">
          <w:t>s</w:t>
        </w:r>
      </w:ins>
      <w:r w:rsidRPr="00946032">
        <w:t xml:space="preserve"> </w:t>
      </w:r>
      <w:del w:id="3351" w:author="Dogus - William" w:date="2016-06-28T13:29:00Z">
        <w:r w:rsidRPr="00946032" w:rsidDel="001841B4">
          <w:delText>as considerações finais deste trabalho.</w:delText>
        </w:r>
      </w:del>
      <w:ins w:id="3352" w:author="Dogus - William" w:date="2016-06-28T13:29:00Z">
        <w:del w:id="3353" w:author="William" w:date="2016-06-28T21:00:00Z">
          <w:r w:rsidR="001841B4" w:rsidRPr="00946032" w:rsidDel="000F7BDA">
            <w:delText>os detalhes</w:delText>
          </w:r>
        </w:del>
      </w:ins>
      <w:ins w:id="3354" w:author="William" w:date="2016-06-28T21:00:00Z">
        <w:r w:rsidR="000F7BDA">
          <w:t>informações</w:t>
        </w:r>
      </w:ins>
      <w:ins w:id="3355" w:author="William" w:date="2016-06-28T20:59:00Z">
        <w:r w:rsidR="000F7BDA">
          <w:t xml:space="preserve"> </w:t>
        </w:r>
      </w:ins>
      <w:ins w:id="3356" w:author="William" w:date="2016-06-28T21:00:00Z">
        <w:r w:rsidR="000F7BDA">
          <w:t>sobre a</w:t>
        </w:r>
      </w:ins>
      <w:ins w:id="3357" w:author="William" w:date="2016-06-28T20:59:00Z">
        <w:r w:rsidR="000F7BDA">
          <w:t xml:space="preserve"> arquitetura da aplicação e também </w:t>
        </w:r>
      </w:ins>
      <w:ins w:id="3358" w:author="William" w:date="2016-06-28T21:00:00Z">
        <w:r w:rsidR="000F7BDA">
          <w:t>detalhes</w:t>
        </w:r>
      </w:ins>
      <w:ins w:id="3359" w:author="Dogus - William" w:date="2016-06-28T13:29:00Z">
        <w:r w:rsidR="001841B4" w:rsidRPr="00946032">
          <w:t xml:space="preserve"> do desenvolvimento da solução.</w:t>
        </w:r>
      </w:ins>
    </w:p>
    <w:p w14:paraId="41A8C930" w14:textId="02F339E8" w:rsidR="00FB2E6A" w:rsidRPr="00946032" w:rsidRDefault="00FB2E6A">
      <w:pPr>
        <w:pStyle w:val="TextoNormal"/>
        <w:rPr>
          <w:ins w:id="3360" w:author="Dogus - William" w:date="2016-06-28T13:31:00Z"/>
        </w:rPr>
        <w:pPrChange w:id="3361" w:author="WILLIAM FRANCISCO LEITE" w:date="2016-06-27T21:43:00Z">
          <w:pPr>
            <w:ind w:firstLine="720"/>
          </w:pPr>
        </w:pPrChange>
      </w:pPr>
      <w:ins w:id="3362" w:author="Dogus - William" w:date="2016-06-28T13:30:00Z">
        <w:r w:rsidRPr="00946032">
          <w:t>No Capítulo 5</w:t>
        </w:r>
      </w:ins>
      <w:r w:rsidR="00CD6E9D">
        <w:t xml:space="preserve"> - </w:t>
      </w:r>
      <w:ins w:id="3363" w:author="Dogus - William" w:date="2016-06-28T13:31:00Z">
        <w:r w:rsidRPr="00946032">
          <w:t>Será d</w:t>
        </w:r>
      </w:ins>
      <w:ins w:id="3364" w:author="Dogus - William" w:date="2016-06-28T13:30:00Z">
        <w:r w:rsidRPr="00946032">
          <w:t>escr</w:t>
        </w:r>
      </w:ins>
      <w:ins w:id="3365" w:author="Dogus - William" w:date="2016-06-28T13:31:00Z">
        <w:r w:rsidRPr="00946032">
          <w:t>ito as metodologias de pesquisa do trabalho.</w:t>
        </w:r>
      </w:ins>
    </w:p>
    <w:p w14:paraId="4A0E9483" w14:textId="6E445829" w:rsidR="00FB2E6A" w:rsidRPr="00946032" w:rsidRDefault="00FB2E6A">
      <w:pPr>
        <w:pStyle w:val="TextoNormal"/>
        <w:rPr>
          <w:rPrChange w:id="3366" w:author="William" w:date="2016-06-28T20:55:00Z">
            <w:rPr>
              <w:b/>
            </w:rPr>
          </w:rPrChange>
        </w:rPr>
        <w:pPrChange w:id="3367" w:author="WILLIAM FRANCISCO LEITE" w:date="2016-06-27T21:43:00Z">
          <w:pPr>
            <w:ind w:firstLine="720"/>
          </w:pPr>
        </w:pPrChange>
      </w:pPr>
      <w:ins w:id="3368" w:author="Dogus - William" w:date="2016-06-28T13:32:00Z">
        <w:r w:rsidRPr="00946032">
          <w:t>No Capítulo 6</w:t>
        </w:r>
      </w:ins>
      <w:r w:rsidR="00CD6E9D">
        <w:t xml:space="preserve"> - </w:t>
      </w:r>
      <w:ins w:id="3369" w:author="Dogus - William" w:date="2016-06-28T13:32:00Z">
        <w:r w:rsidRPr="00946032">
          <w:t>São expostas as considerações finais</w:t>
        </w:r>
      </w:ins>
      <w:ins w:id="3370" w:author="William" w:date="2016-06-28T20:57:00Z">
        <w:r w:rsidR="000F7BDA">
          <w:t xml:space="preserve"> e sugestões para continuaç</w:t>
        </w:r>
      </w:ins>
      <w:ins w:id="3371" w:author="William" w:date="2016-06-28T20:58:00Z">
        <w:r w:rsidR="000F7BDA">
          <w:t xml:space="preserve">ão do </w:t>
        </w:r>
        <w:del w:id="3372" w:author="Osnir Estevam" w:date="2016-08-21T10:34:00Z">
          <w:r w:rsidR="000F7BDA" w:rsidDel="00CD4559">
            <w:delText>projeto.</w:delText>
          </w:r>
        </w:del>
      </w:ins>
      <w:ins w:id="3373" w:author="Dogus - William" w:date="2016-06-28T13:32:00Z">
        <w:del w:id="3374" w:author="Osnir Estevam" w:date="2016-08-21T10:34:00Z">
          <w:r w:rsidRPr="00946032" w:rsidDel="00CD4559">
            <w:delText>.</w:delText>
          </w:r>
        </w:del>
      </w:ins>
      <w:ins w:id="3375" w:author="Osnir Estevam" w:date="2016-08-21T10:34:00Z">
        <w:r w:rsidR="00CD4559">
          <w:t>projeto.</w:t>
        </w:r>
      </w:ins>
    </w:p>
    <w:p w14:paraId="2A3141FB" w14:textId="77777777" w:rsidR="00CD5B56" w:rsidRPr="00946032" w:rsidRDefault="00CD5B56">
      <w:pPr>
        <w:rPr>
          <w:b/>
          <w:rPrChange w:id="3376" w:author="William" w:date="2016-06-28T20:55:00Z">
            <w:rPr>
              <w:rFonts w:ascii="Times New Roman" w:hAnsi="Times New Roman" w:cs="Times New Roman"/>
              <w:b/>
            </w:rPr>
          </w:rPrChange>
        </w:rPr>
      </w:pPr>
      <w:r w:rsidRPr="00946032">
        <w:br w:type="page"/>
      </w:r>
    </w:p>
    <w:p w14:paraId="3D567E5F" w14:textId="2A6F881B" w:rsidR="001F1004" w:rsidRPr="00946032" w:rsidRDefault="001F1004" w:rsidP="00C463EE">
      <w:pPr>
        <w:pStyle w:val="TituloCapitulo"/>
        <w:numPr>
          <w:ilvl w:val="0"/>
          <w:numId w:val="1"/>
        </w:numPr>
        <w:rPr>
          <w:rFonts w:ascii="Arial" w:hAnsi="Arial" w:cs="Arial"/>
          <w:rPrChange w:id="3377" w:author="William" w:date="2016-06-28T20:55:00Z">
            <w:rPr/>
          </w:rPrChange>
        </w:rPr>
      </w:pPr>
      <w:bookmarkStart w:id="3378" w:name="_Toc459474846"/>
      <w:commentRangeStart w:id="3379"/>
      <w:r w:rsidRPr="00946032">
        <w:rPr>
          <w:rFonts w:ascii="Arial" w:hAnsi="Arial" w:cs="Arial"/>
          <w:rPrChange w:id="3380" w:author="William" w:date="2016-06-28T20:55:00Z">
            <w:rPr/>
          </w:rPrChange>
        </w:rPr>
        <w:lastRenderedPageBreak/>
        <w:t>REVISÃO DA LITERATURA</w:t>
      </w:r>
      <w:commentRangeEnd w:id="3379"/>
      <w:r w:rsidRPr="00946032">
        <w:rPr>
          <w:rStyle w:val="Refdecomentrio"/>
          <w:rFonts w:ascii="Arial" w:hAnsi="Arial" w:cs="Arial"/>
          <w:b w:val="0"/>
        </w:rPr>
        <w:commentReference w:id="3379"/>
      </w:r>
      <w:bookmarkEnd w:id="3378"/>
    </w:p>
    <w:p w14:paraId="51CB78D8" w14:textId="6A4B9169" w:rsidR="009F6A3A" w:rsidRPr="00946032" w:rsidRDefault="009F6A3A" w:rsidP="009F6A3A">
      <w:pPr>
        <w:pStyle w:val="SubtituloCapitulo"/>
        <w:rPr>
          <w:rFonts w:ascii="Arial" w:hAnsi="Arial" w:cs="Arial"/>
          <w:rPrChange w:id="3381" w:author="William" w:date="2016-06-28T20:55:00Z">
            <w:rPr/>
          </w:rPrChange>
        </w:rPr>
      </w:pPr>
      <w:bookmarkStart w:id="3382" w:name="_Toc459474847"/>
      <w:commentRangeStart w:id="3383"/>
      <w:r w:rsidRPr="00946032">
        <w:rPr>
          <w:rFonts w:ascii="Arial" w:hAnsi="Arial" w:cs="Arial"/>
          <w:rPrChange w:id="3384" w:author="William" w:date="2016-06-28T20:55:00Z">
            <w:rPr/>
          </w:rPrChange>
        </w:rPr>
        <w:t>API</w:t>
      </w:r>
      <w:commentRangeEnd w:id="3383"/>
      <w:r w:rsidR="00B0261F">
        <w:rPr>
          <w:rStyle w:val="Refdecomentrio"/>
          <w:rFonts w:ascii="Arial" w:hAnsi="Arial" w:cs="Arial"/>
          <w:b w:val="0"/>
        </w:rPr>
        <w:commentReference w:id="3383"/>
      </w:r>
      <w:bookmarkEnd w:id="3382"/>
    </w:p>
    <w:p w14:paraId="68747C9E" w14:textId="78844397" w:rsidR="00E775CB" w:rsidRPr="00946032" w:rsidRDefault="009F6A3A" w:rsidP="00EF2153">
      <w:pPr>
        <w:pStyle w:val="TextoNormal"/>
        <w:rPr>
          <w:ins w:id="3385" w:author="WILLIAM FRANCISCO LEITE" w:date="2016-06-22T21:07:00Z"/>
        </w:rPr>
      </w:pPr>
      <w:del w:id="3386" w:author="WILLIAM FRANCISCO LEITE" w:date="2016-06-22T21:07:00Z">
        <w:r w:rsidRPr="00946032" w:rsidDel="00E775CB">
          <w:delText xml:space="preserve">Uma </w:delText>
        </w:r>
      </w:del>
      <w:ins w:id="3387" w:author="WILLIAM FRANCISCO LEITE" w:date="2016-06-22T21:07:00Z">
        <w:r w:rsidR="00E775CB" w:rsidRPr="00946032">
          <w:t>Praticamente todos os softwares tem de pedir outro software para fazer algumas coisas para ele.</w:t>
        </w:r>
      </w:ins>
    </w:p>
    <w:p w14:paraId="1AE5DB8A" w14:textId="77777777" w:rsidR="00E775CB" w:rsidRPr="00946032" w:rsidRDefault="00E775CB">
      <w:pPr>
        <w:pStyle w:val="TextoNormal"/>
        <w:rPr>
          <w:ins w:id="3388" w:author="WILLIAM FRANCISCO LEITE" w:date="2016-06-22T21:08:00Z"/>
        </w:rPr>
      </w:pPr>
      <w:ins w:id="3389" w:author="WILLIAM FRANCISCO LEITE" w:date="2016-06-22T21:06:00Z">
        <w:r w:rsidRPr="00946032">
          <w:t xml:space="preserve">Para alcançar este objetivo, o programa perguntando utiliza um conjunto de solicitações padronizados, chamados interfaces de programação de aplicativos (API), que foram definidos para o programa que está sendo chamado. </w:t>
        </w:r>
      </w:ins>
    </w:p>
    <w:p w14:paraId="124C4558" w14:textId="2DE95E19" w:rsidR="009F6A3A" w:rsidRPr="00946032" w:rsidDel="00E775CB" w:rsidRDefault="00E775CB">
      <w:pPr>
        <w:pStyle w:val="TextoNormal"/>
        <w:rPr>
          <w:del w:id="3390" w:author="WILLIAM FRANCISCO LEITE" w:date="2016-06-22T21:06:00Z"/>
        </w:rPr>
      </w:pPr>
      <w:ins w:id="3391" w:author="WILLIAM FRANCISCO LEITE" w:date="2016-06-22T21:06:00Z">
        <w:del w:id="3392" w:author="Osnir Estevam [2]" w:date="2016-06-25T18:39:00Z">
          <w:r w:rsidRPr="00946032" w:rsidDel="00753065">
            <w:delText>Quase todas as aplicações depende</w:delText>
          </w:r>
        </w:del>
      </w:ins>
      <w:ins w:id="3393" w:author="Osnir Estevam [2]" w:date="2016-06-25T18:39:00Z">
        <w:r w:rsidR="00753065" w:rsidRPr="00946032">
          <w:t>Quase todas as aplicações dependem</w:t>
        </w:r>
      </w:ins>
      <w:ins w:id="3394" w:author="WILLIAM FRANCISCO LEITE" w:date="2016-06-22T21:06:00Z">
        <w:r w:rsidRPr="00946032">
          <w:t xml:space="preserve"> das APIs do sistema operacional subjacente para executar tais funções básicas como o acesso ao sistema de arquivos. Em essência, API de um programa define a maneira correta para um desenvolvedor para solicitar serviços a partir desse programa.</w:t>
        </w:r>
      </w:ins>
      <w:ins w:id="3395" w:author="WILLIAM FRANCISCO LEITE" w:date="2016-06-22T21:08:00Z">
        <w:r w:rsidRPr="00946032">
          <w:t xml:space="preserve"> (ORENSTEIN, 2016)</w:t>
        </w:r>
      </w:ins>
      <w:del w:id="3396" w:author="WILLIAM FRANCISCO LEITE" w:date="2016-06-22T21:06:00Z">
        <w:r w:rsidR="009F6A3A" w:rsidRPr="00946032" w:rsidDel="00E775CB">
          <w:delText>API se comunica com diversos códigos para interligar diversas funções dentro de uma aplicação, um exemplo disso seria API dos sistemas operacionais que possuem muitos métodos se comunicando com vários processos do sistema operacional.</w:delText>
        </w:r>
      </w:del>
    </w:p>
    <w:p w14:paraId="130CEE74" w14:textId="51CCB679" w:rsidR="009F6A3A" w:rsidRPr="00946032" w:rsidDel="00E775CB" w:rsidRDefault="009F6A3A">
      <w:pPr>
        <w:pStyle w:val="TextoNormal"/>
        <w:rPr>
          <w:del w:id="3397" w:author="WILLIAM FRANCISCO LEITE" w:date="2016-06-22T21:06:00Z"/>
        </w:rPr>
      </w:pPr>
      <w:del w:id="3398" w:author="WILLIAM FRANCISCO LEITE" w:date="2016-06-22T21:06:00Z">
        <w:r w:rsidRPr="00946032" w:rsidDel="00E775CB">
          <w:delText>Na arquitetura WEB, uma API pode ser definida como um conjunto de mensagens de requisição e respostas sob o protocolo HTTP, podendo ser expressados nos formatos XML ou JSON. Através dessas requisições o solicitante pode receber dados na resposta ou apenas enviar informações para que sejam processadas na API.</w:delText>
        </w:r>
      </w:del>
    </w:p>
    <w:p w14:paraId="7224956E" w14:textId="5D95A698" w:rsidR="009F6A3A" w:rsidRPr="00946032" w:rsidDel="00E775CB" w:rsidRDefault="009F6A3A">
      <w:pPr>
        <w:pStyle w:val="TextoNormal"/>
        <w:rPr>
          <w:del w:id="3399" w:author="WILLIAM FRANCISCO LEITE" w:date="2016-06-22T21:06:00Z"/>
        </w:rPr>
      </w:pPr>
      <w:del w:id="3400" w:author="WILLIAM FRANCISCO LEITE" w:date="2016-06-22T21:06:00Z">
        <w:r w:rsidRPr="00946032" w:rsidDel="00E775CB">
          <w:delText xml:space="preserve">Atualmente na WEB é possível encontrar diversas APIs fornecendo serviços, um exemplo é a API do Google Maps que disponibiliza geolocalização. Com essa API é possível enviar coordenadas de localização e receber </w:delText>
        </w:r>
        <w:r w:rsidR="006D53ED" w:rsidRPr="00946032" w:rsidDel="00E775CB">
          <w:delText>um mapa</w:delText>
        </w:r>
        <w:r w:rsidRPr="00946032" w:rsidDel="00E775CB">
          <w:delText xml:space="preserve"> destacando as coordenadas que foram enviadas, existem outros recursos disponibilizados pela API do Google Maps.</w:delText>
        </w:r>
      </w:del>
    </w:p>
    <w:p w14:paraId="77911E30" w14:textId="1491917C" w:rsidR="009F6A3A" w:rsidRPr="00946032" w:rsidDel="00E775CB" w:rsidRDefault="009F6A3A">
      <w:pPr>
        <w:pStyle w:val="TextoNormal"/>
        <w:rPr>
          <w:del w:id="3401" w:author="WILLIAM FRANCISCO LEITE" w:date="2016-06-22T21:06:00Z"/>
        </w:rPr>
      </w:pPr>
      <w:del w:id="3402" w:author="WILLIAM FRANCISCO LEITE" w:date="2016-06-22T21:06:00Z">
        <w:r w:rsidRPr="00946032" w:rsidDel="00E775CB">
          <w:delText>Na WEB API ficam encapsuladas todas as regras de negócio, validações, acesso ao banco de dados e etc., o processamento das informações é feito de maneira transparente para o solicitante e independente de plataforma de desenvolvimento ou dispositivo de requisição que esteja trafegando os dados sob o protocolo HTTP.</w:delText>
        </w:r>
      </w:del>
    </w:p>
    <w:p w14:paraId="2ABDF3BE" w14:textId="77777777" w:rsidR="004A3008" w:rsidRPr="009F7751" w:rsidRDefault="004A3008">
      <w:pPr>
        <w:pStyle w:val="TextoNormal"/>
        <w:ind w:firstLine="0"/>
        <w:rPr>
          <w:ins w:id="3403" w:author="Dogus - William" w:date="2016-06-28T13:33:00Z"/>
        </w:rPr>
        <w:pPrChange w:id="3404" w:author="Dogus - William" w:date="2016-06-28T13:33:00Z">
          <w:pPr>
            <w:pStyle w:val="Legenda"/>
            <w:keepNext/>
          </w:pPr>
        </w:pPrChange>
      </w:pPr>
    </w:p>
    <w:p w14:paraId="543C9823" w14:textId="77777777" w:rsidR="004A3008" w:rsidRPr="009F7751" w:rsidRDefault="004A3008">
      <w:pPr>
        <w:pStyle w:val="TextoNormal"/>
        <w:ind w:firstLine="0"/>
        <w:rPr>
          <w:ins w:id="3405" w:author="Dogus - William" w:date="2016-06-28T13:33:00Z"/>
        </w:rPr>
        <w:pPrChange w:id="3406" w:author="Dogus - William" w:date="2016-06-28T13:33:00Z">
          <w:pPr>
            <w:pStyle w:val="Legenda"/>
            <w:keepNext/>
          </w:pPr>
        </w:pPrChange>
      </w:pPr>
    </w:p>
    <w:p w14:paraId="723CB924" w14:textId="072B23E9" w:rsidR="00CD5B56" w:rsidRPr="00C9441A" w:rsidDel="004A3008" w:rsidRDefault="004A3008">
      <w:pPr>
        <w:pStyle w:val="TextoNormal"/>
        <w:ind w:firstLine="0"/>
        <w:rPr>
          <w:del w:id="3407" w:author="Dogus - William" w:date="2016-06-28T13:33:00Z"/>
          <w:sz w:val="18"/>
          <w:szCs w:val="18"/>
          <w:rPrChange w:id="3408" w:author="Osnir Estevam [2]" w:date="2016-08-21T17:31:00Z">
            <w:rPr>
              <w:del w:id="3409" w:author="Dogus - William" w:date="2016-06-28T13:33:00Z"/>
            </w:rPr>
          </w:rPrChange>
        </w:rPr>
        <w:pPrChange w:id="3410" w:author="Dogus - William" w:date="2016-06-28T13:33:00Z">
          <w:pPr>
            <w:pStyle w:val="TextoNormal"/>
          </w:pPr>
        </w:pPrChange>
      </w:pPr>
      <w:ins w:id="3411" w:author="Dogus - William" w:date="2016-06-28T13:33:00Z">
        <w:r w:rsidRPr="00946032">
          <w:tab/>
        </w:r>
      </w:ins>
      <w:del w:id="3412" w:author="Dogus - William" w:date="2016-06-28T13:33:00Z">
        <w:r w:rsidR="001F1004" w:rsidRPr="00C9441A" w:rsidDel="004A3008">
          <w:rPr>
            <w:sz w:val="18"/>
            <w:szCs w:val="18"/>
            <w:rPrChange w:id="3413" w:author="Osnir Estevam [2]" w:date="2016-08-21T17:31:00Z">
              <w:rPr/>
            </w:rPrChange>
          </w:rPr>
          <w:br w:type="page"/>
        </w:r>
      </w:del>
    </w:p>
    <w:p w14:paraId="07810D71" w14:textId="34724C74" w:rsidR="00CD5B56" w:rsidRPr="004A005D" w:rsidRDefault="00946E7D">
      <w:pPr>
        <w:pStyle w:val="TextoNormal"/>
        <w:ind w:firstLine="0"/>
        <w:rPr>
          <w:ins w:id="3414" w:author="William" w:date="2016-06-26T18:10:00Z"/>
          <w:noProof/>
        </w:rPr>
        <w:pPrChange w:id="3415" w:author="Dogus - William" w:date="2016-06-28T13:33:00Z">
          <w:pPr>
            <w:pStyle w:val="Legenda"/>
            <w:keepNext/>
          </w:pPr>
        </w:pPrChange>
      </w:pPr>
      <w:ins w:id="3416" w:author="WILLIAM FRANCISCO LEITE" w:date="2016-06-27T21:15:00Z">
        <w:del w:id="3417" w:author="Dogus - William" w:date="2016-06-28T13:33:00Z">
          <w:r w:rsidRPr="00C9441A" w:rsidDel="004A3008">
            <w:rPr>
              <w:sz w:val="18"/>
              <w:szCs w:val="18"/>
              <w:rPrChange w:id="3418" w:author="Osnir Estevam [2]" w:date="2016-08-21T17:31:00Z">
                <w:rPr>
                  <w:iCs w:val="0"/>
                </w:rPr>
              </w:rPrChange>
            </w:rPr>
            <w:delText xml:space="preserve">              </w:delText>
          </w:r>
        </w:del>
      </w:ins>
      <w:bookmarkStart w:id="3419" w:name="_Toc459571349"/>
      <w:r w:rsidR="00CD5B56" w:rsidRPr="00C9441A">
        <w:rPr>
          <w:sz w:val="18"/>
          <w:szCs w:val="18"/>
          <w:rPrChange w:id="3420" w:author="Osnir Estevam [2]" w:date="2016-08-21T17:31:00Z">
            <w:rPr>
              <w:iCs w:val="0"/>
            </w:rPr>
          </w:rPrChange>
        </w:rPr>
        <w:t xml:space="preserve">Figura </w:t>
      </w:r>
      <w:ins w:id="3421" w:author="Dogus - William" w:date="2016-06-27T13:52:00Z">
        <w:r w:rsidR="00A67559" w:rsidRPr="00C9441A">
          <w:rPr>
            <w:sz w:val="18"/>
            <w:szCs w:val="18"/>
            <w:rPrChange w:id="3422" w:author="Osnir Estevam [2]" w:date="2016-08-21T17:31:00Z">
              <w:rPr>
                <w:iCs w:val="0"/>
              </w:rPr>
            </w:rPrChange>
          </w:rPr>
          <w:fldChar w:fldCharType="begin"/>
        </w:r>
        <w:r w:rsidR="00A67559" w:rsidRPr="00C9441A">
          <w:rPr>
            <w:sz w:val="18"/>
            <w:szCs w:val="18"/>
            <w:rPrChange w:id="3423" w:author="Osnir Estevam [2]" w:date="2016-08-21T17:31:00Z">
              <w:rPr>
                <w:iCs w:val="0"/>
              </w:rPr>
            </w:rPrChange>
          </w:rPr>
          <w:instrText xml:space="preserve"> SEQ Figura \* ARABIC </w:instrText>
        </w:r>
      </w:ins>
      <w:r w:rsidR="00A67559" w:rsidRPr="00C9441A">
        <w:rPr>
          <w:sz w:val="18"/>
          <w:szCs w:val="18"/>
          <w:rPrChange w:id="3424" w:author="Osnir Estevam [2]" w:date="2016-08-21T17:31:00Z">
            <w:rPr>
              <w:iCs w:val="0"/>
            </w:rPr>
          </w:rPrChange>
        </w:rPr>
        <w:fldChar w:fldCharType="separate"/>
      </w:r>
      <w:ins w:id="3425" w:author="Osnir Estevam" w:date="2016-08-20T16:26:00Z">
        <w:r w:rsidR="0066637F" w:rsidRPr="00C9441A">
          <w:rPr>
            <w:noProof/>
            <w:sz w:val="18"/>
            <w:szCs w:val="18"/>
            <w:rPrChange w:id="3426" w:author="Osnir Estevam [2]" w:date="2016-08-21T17:31:00Z">
              <w:rPr>
                <w:iCs w:val="0"/>
                <w:noProof/>
                <w:sz w:val="20"/>
              </w:rPr>
            </w:rPrChange>
          </w:rPr>
          <w:t>1</w:t>
        </w:r>
      </w:ins>
      <w:ins w:id="3427" w:author="WILLIAM FRANCISCO LEITE" w:date="2016-06-27T21:52:00Z">
        <w:del w:id="3428" w:author="Osnir Estevam" w:date="2016-08-20T16:26:00Z">
          <w:r w:rsidR="00F649F3" w:rsidRPr="00C9441A" w:rsidDel="0066637F">
            <w:rPr>
              <w:noProof/>
              <w:sz w:val="18"/>
              <w:szCs w:val="18"/>
              <w:rPrChange w:id="3429" w:author="Osnir Estevam [2]" w:date="2016-08-21T17:31:00Z">
                <w:rPr>
                  <w:iCs w:val="0"/>
                  <w:noProof/>
                </w:rPr>
              </w:rPrChange>
            </w:rPr>
            <w:delText>1</w:delText>
          </w:r>
        </w:del>
      </w:ins>
      <w:ins w:id="3430" w:author="Dogus - William" w:date="2016-06-27T13:52:00Z">
        <w:r w:rsidR="00A67559" w:rsidRPr="00C9441A">
          <w:rPr>
            <w:sz w:val="18"/>
            <w:szCs w:val="18"/>
            <w:rPrChange w:id="3431" w:author="Osnir Estevam [2]" w:date="2016-08-21T17:31:00Z">
              <w:rPr>
                <w:iCs w:val="0"/>
              </w:rPr>
            </w:rPrChange>
          </w:rPr>
          <w:fldChar w:fldCharType="end"/>
        </w:r>
      </w:ins>
      <w:ins w:id="3432" w:author="William" w:date="2016-06-26T18:41:00Z">
        <w:del w:id="3433" w:author="Dogus - William" w:date="2016-06-27T13:52:00Z">
          <w:r w:rsidR="00D50635" w:rsidRPr="00C9441A" w:rsidDel="00A67559">
            <w:rPr>
              <w:sz w:val="18"/>
              <w:szCs w:val="18"/>
              <w:rPrChange w:id="3434" w:author="Osnir Estevam [2]" w:date="2016-08-21T17:31:00Z">
                <w:rPr>
                  <w:iCs w:val="0"/>
                </w:rPr>
              </w:rPrChange>
            </w:rPr>
            <w:fldChar w:fldCharType="begin"/>
          </w:r>
          <w:r w:rsidR="00D50635" w:rsidRPr="00C9441A" w:rsidDel="00A67559">
            <w:rPr>
              <w:sz w:val="18"/>
              <w:szCs w:val="18"/>
              <w:rPrChange w:id="3435" w:author="Osnir Estevam [2]" w:date="2016-08-21T17:31:00Z">
                <w:rPr>
                  <w:iCs w:val="0"/>
                </w:rPr>
              </w:rPrChange>
            </w:rPr>
            <w:delInstrText xml:space="preserve"> SEQ Figura \* ARABIC </w:delInstrText>
          </w:r>
        </w:del>
      </w:ins>
      <w:del w:id="3436" w:author="Dogus - William" w:date="2016-06-27T13:52:00Z">
        <w:r w:rsidR="00D50635" w:rsidRPr="00C9441A" w:rsidDel="00A67559">
          <w:rPr>
            <w:sz w:val="18"/>
            <w:szCs w:val="18"/>
            <w:rPrChange w:id="3437" w:author="Osnir Estevam [2]" w:date="2016-08-21T17:31:00Z">
              <w:rPr>
                <w:iCs w:val="0"/>
              </w:rPr>
            </w:rPrChange>
          </w:rPr>
          <w:fldChar w:fldCharType="separate"/>
        </w:r>
      </w:del>
      <w:ins w:id="3438" w:author="William" w:date="2016-06-26T18:42:00Z">
        <w:del w:id="3439" w:author="Dogus - William" w:date="2016-06-27T13:52:00Z">
          <w:r w:rsidR="00936C3E" w:rsidRPr="00C9441A" w:rsidDel="00A67559">
            <w:rPr>
              <w:noProof/>
              <w:sz w:val="18"/>
              <w:szCs w:val="18"/>
              <w:rPrChange w:id="3440" w:author="Osnir Estevam [2]" w:date="2016-08-21T17:31:00Z">
                <w:rPr>
                  <w:iCs w:val="0"/>
                  <w:noProof/>
                </w:rPr>
              </w:rPrChange>
            </w:rPr>
            <w:delText>1</w:delText>
          </w:r>
        </w:del>
      </w:ins>
      <w:ins w:id="3441" w:author="William" w:date="2016-06-26T18:41:00Z">
        <w:del w:id="3442" w:author="Dogus - William" w:date="2016-06-27T13:52:00Z">
          <w:r w:rsidR="00D50635" w:rsidRPr="00C9441A" w:rsidDel="00A67559">
            <w:rPr>
              <w:sz w:val="18"/>
              <w:szCs w:val="18"/>
              <w:rPrChange w:id="3443" w:author="Osnir Estevam [2]" w:date="2016-08-21T17:31:00Z">
                <w:rPr>
                  <w:iCs w:val="0"/>
                </w:rPr>
              </w:rPrChange>
            </w:rPr>
            <w:fldChar w:fldCharType="end"/>
          </w:r>
        </w:del>
      </w:ins>
      <w:ins w:id="3444" w:author="Osnir Estevam [2]" w:date="2016-06-25T19:00:00Z">
        <w:del w:id="3445" w:author="William" w:date="2016-06-26T18:37:00Z">
          <w:r w:rsidR="004F557E" w:rsidRPr="00C9441A" w:rsidDel="00D50635">
            <w:rPr>
              <w:sz w:val="18"/>
              <w:szCs w:val="18"/>
              <w:rPrChange w:id="3446" w:author="Osnir Estevam [2]" w:date="2016-08-21T17:31:00Z">
                <w:rPr>
                  <w:iCs w:val="0"/>
                </w:rPr>
              </w:rPrChange>
            </w:rPr>
            <w:fldChar w:fldCharType="begin"/>
          </w:r>
          <w:r w:rsidR="004F557E" w:rsidRPr="00C9441A" w:rsidDel="00D50635">
            <w:rPr>
              <w:sz w:val="18"/>
              <w:szCs w:val="18"/>
              <w:rPrChange w:id="3447" w:author="Osnir Estevam [2]" w:date="2016-08-21T17:31:00Z">
                <w:rPr>
                  <w:iCs w:val="0"/>
                </w:rPr>
              </w:rPrChange>
            </w:rPr>
            <w:delInstrText xml:space="preserve"> SEQ Figura \* ARABIC </w:delInstrText>
          </w:r>
        </w:del>
      </w:ins>
      <w:del w:id="3448" w:author="William" w:date="2016-06-26T18:37:00Z">
        <w:r w:rsidR="004F557E" w:rsidRPr="00C9441A" w:rsidDel="00D50635">
          <w:rPr>
            <w:sz w:val="18"/>
            <w:szCs w:val="18"/>
            <w:rPrChange w:id="3449" w:author="Osnir Estevam [2]" w:date="2016-08-21T17:31:00Z">
              <w:rPr>
                <w:iCs w:val="0"/>
              </w:rPr>
            </w:rPrChange>
          </w:rPr>
          <w:fldChar w:fldCharType="separate"/>
        </w:r>
      </w:del>
      <w:ins w:id="3450" w:author="Osnir Estevam [2]" w:date="2016-06-25T20:42:00Z">
        <w:del w:id="3451" w:author="William" w:date="2016-06-26T18:37:00Z">
          <w:r w:rsidR="00972796" w:rsidRPr="00C9441A" w:rsidDel="00D50635">
            <w:rPr>
              <w:noProof/>
              <w:sz w:val="18"/>
              <w:szCs w:val="18"/>
              <w:rPrChange w:id="3452" w:author="Osnir Estevam [2]" w:date="2016-08-21T17:31:00Z">
                <w:rPr>
                  <w:iCs w:val="0"/>
                  <w:noProof/>
                </w:rPr>
              </w:rPrChange>
            </w:rPr>
            <w:delText>1</w:delText>
          </w:r>
        </w:del>
      </w:ins>
      <w:ins w:id="3453" w:author="Osnir Estevam [2]" w:date="2016-06-25T19:00:00Z">
        <w:del w:id="3454" w:author="William" w:date="2016-06-26T18:37:00Z">
          <w:r w:rsidR="004F557E" w:rsidRPr="00C9441A" w:rsidDel="00D50635">
            <w:rPr>
              <w:sz w:val="18"/>
              <w:szCs w:val="18"/>
              <w:rPrChange w:id="3455" w:author="Osnir Estevam [2]" w:date="2016-08-21T17:31:00Z">
                <w:rPr>
                  <w:iCs w:val="0"/>
                </w:rPr>
              </w:rPrChange>
            </w:rPr>
            <w:fldChar w:fldCharType="end"/>
          </w:r>
        </w:del>
      </w:ins>
      <w:del w:id="3456" w:author="Osnir Estevam [2]" w:date="2016-06-25T19:00:00Z">
        <w:r w:rsidR="00753065" w:rsidRPr="00C9441A" w:rsidDel="004F557E">
          <w:rPr>
            <w:sz w:val="18"/>
            <w:szCs w:val="18"/>
            <w:rPrChange w:id="3457" w:author="Osnir Estevam [2]" w:date="2016-08-21T17:31:00Z">
              <w:rPr>
                <w:iCs w:val="0"/>
              </w:rPr>
            </w:rPrChange>
          </w:rPr>
          <w:fldChar w:fldCharType="begin"/>
        </w:r>
        <w:r w:rsidR="00753065" w:rsidRPr="00C9441A" w:rsidDel="004F557E">
          <w:rPr>
            <w:sz w:val="18"/>
            <w:szCs w:val="18"/>
            <w:rPrChange w:id="3458" w:author="Osnir Estevam [2]" w:date="2016-08-21T17:31:00Z">
              <w:rPr>
                <w:iCs w:val="0"/>
              </w:rPr>
            </w:rPrChange>
          </w:rPr>
          <w:delInstrText xml:space="preserve"> SEQ Figura \* ARABIC </w:delInstrText>
        </w:r>
        <w:r w:rsidR="00753065" w:rsidRPr="00C9441A" w:rsidDel="004F557E">
          <w:rPr>
            <w:sz w:val="18"/>
            <w:szCs w:val="18"/>
            <w:rPrChange w:id="3459" w:author="Osnir Estevam [2]" w:date="2016-08-21T17:31:00Z">
              <w:rPr>
                <w:iCs w:val="0"/>
                <w:noProof/>
              </w:rPr>
            </w:rPrChange>
          </w:rPr>
          <w:fldChar w:fldCharType="separate"/>
        </w:r>
        <w:r w:rsidR="006D53ED" w:rsidRPr="00C9441A" w:rsidDel="004F557E">
          <w:rPr>
            <w:noProof/>
            <w:sz w:val="18"/>
            <w:szCs w:val="18"/>
            <w:rPrChange w:id="3460" w:author="Osnir Estevam [2]" w:date="2016-08-21T17:31:00Z">
              <w:rPr>
                <w:iCs w:val="0"/>
                <w:noProof/>
              </w:rPr>
            </w:rPrChange>
          </w:rPr>
          <w:delText>1</w:delText>
        </w:r>
        <w:r w:rsidR="00753065" w:rsidRPr="00C9441A" w:rsidDel="004F557E">
          <w:rPr>
            <w:noProof/>
            <w:sz w:val="18"/>
            <w:szCs w:val="18"/>
            <w:rPrChange w:id="3461" w:author="Osnir Estevam [2]" w:date="2016-08-21T17:31:00Z">
              <w:rPr>
                <w:iCs w:val="0"/>
                <w:noProof/>
              </w:rPr>
            </w:rPrChange>
          </w:rPr>
          <w:fldChar w:fldCharType="end"/>
        </w:r>
      </w:del>
      <w:del w:id="3462" w:author="Osnir Estevam [2]" w:date="2016-06-25T19:22:00Z">
        <w:r w:rsidR="00CD5B56" w:rsidRPr="00C9441A" w:rsidDel="005C16AD">
          <w:rPr>
            <w:sz w:val="18"/>
            <w:szCs w:val="18"/>
            <w:rPrChange w:id="3463" w:author="Osnir Estevam [2]" w:date="2016-08-21T17:31:00Z">
              <w:rPr>
                <w:iCs w:val="0"/>
              </w:rPr>
            </w:rPrChange>
          </w:rPr>
          <w:delText>:</w:delText>
        </w:r>
      </w:del>
      <w:ins w:id="3464" w:author="Osnir Estevam [2]" w:date="2016-06-25T19:22:00Z">
        <w:r w:rsidR="005C16AD" w:rsidRPr="00C9441A">
          <w:rPr>
            <w:sz w:val="18"/>
            <w:szCs w:val="18"/>
            <w:rPrChange w:id="3465" w:author="Osnir Estevam [2]" w:date="2016-08-21T17:31:00Z">
              <w:rPr>
                <w:iCs w:val="0"/>
              </w:rPr>
            </w:rPrChange>
          </w:rPr>
          <w:t xml:space="preserve"> -</w:t>
        </w:r>
      </w:ins>
      <w:r w:rsidR="00CD5B56" w:rsidRPr="00C9441A">
        <w:rPr>
          <w:sz w:val="18"/>
          <w:szCs w:val="18"/>
          <w:rPrChange w:id="3466" w:author="Osnir Estevam [2]" w:date="2016-08-21T17:31:00Z">
            <w:rPr>
              <w:iCs w:val="0"/>
            </w:rPr>
          </w:rPrChange>
        </w:rPr>
        <w:t xml:space="preserve"> Interoperabilidade d</w:t>
      </w:r>
      <w:ins w:id="3467" w:author="Dogus - William" w:date="2016-06-28T13:34:00Z">
        <w:r w:rsidR="00D82644" w:rsidRPr="00C9441A">
          <w:rPr>
            <w:sz w:val="18"/>
            <w:szCs w:val="18"/>
            <w:rPrChange w:id="3468" w:author="Osnir Estevam [2]" w:date="2016-08-21T17:31:00Z">
              <w:rPr>
                <w:iCs w:val="0"/>
                <w:sz w:val="20"/>
              </w:rPr>
            </w:rPrChange>
          </w:rPr>
          <w:t>e uma</w:t>
        </w:r>
      </w:ins>
      <w:del w:id="3469" w:author="Dogus - William" w:date="2016-06-28T13:34:00Z">
        <w:r w:rsidR="00CD5B56" w:rsidRPr="00C9441A" w:rsidDel="00D82644">
          <w:rPr>
            <w:sz w:val="18"/>
            <w:szCs w:val="18"/>
            <w:rPrChange w:id="3470" w:author="Osnir Estevam [2]" w:date="2016-08-21T17:31:00Z">
              <w:rPr>
                <w:iCs w:val="0"/>
              </w:rPr>
            </w:rPrChange>
          </w:rPr>
          <w:delText>a</w:delText>
        </w:r>
      </w:del>
      <w:r w:rsidR="00CD5B56" w:rsidRPr="00C9441A">
        <w:rPr>
          <w:sz w:val="18"/>
          <w:szCs w:val="18"/>
          <w:rPrChange w:id="3471" w:author="Osnir Estevam [2]" w:date="2016-08-21T17:31:00Z">
            <w:rPr>
              <w:iCs w:val="0"/>
            </w:rPr>
          </w:rPrChange>
        </w:rPr>
        <w:t xml:space="preserve"> API </w:t>
      </w:r>
      <w:r w:rsidR="007E1419" w:rsidRPr="00C9441A">
        <w:rPr>
          <w:sz w:val="18"/>
          <w:szCs w:val="18"/>
          <w:rPrChange w:id="3472" w:author="Osnir Estevam [2]" w:date="2016-08-21T17:31:00Z">
            <w:rPr>
              <w:iCs w:val="0"/>
            </w:rPr>
          </w:rPrChange>
        </w:rPr>
        <w:fldChar w:fldCharType="begin"/>
      </w:r>
      <w:r w:rsidR="007E1419" w:rsidRPr="00C9441A">
        <w:rPr>
          <w:sz w:val="18"/>
          <w:szCs w:val="18"/>
          <w:rPrChange w:id="3473" w:author="Osnir Estevam [2]" w:date="2016-08-21T17:31:00Z">
            <w:rPr>
              <w:iCs w:val="0"/>
            </w:rPr>
          </w:rPrChange>
        </w:rPr>
        <w:instrText xml:space="preserve"> SEQ Interoperabilidade_da_API \* ARABIC </w:instrText>
      </w:r>
      <w:r w:rsidR="007E1419" w:rsidRPr="00C9441A">
        <w:rPr>
          <w:sz w:val="18"/>
          <w:szCs w:val="18"/>
          <w:rPrChange w:id="3474" w:author="Osnir Estevam [2]" w:date="2016-08-21T17:31:00Z">
            <w:rPr>
              <w:iCs w:val="0"/>
              <w:noProof/>
            </w:rPr>
          </w:rPrChange>
        </w:rPr>
        <w:fldChar w:fldCharType="separate"/>
      </w:r>
      <w:ins w:id="3475" w:author="Osnir Estevam" w:date="2016-08-20T16:26:00Z">
        <w:r w:rsidR="0066637F" w:rsidRPr="00C9441A">
          <w:rPr>
            <w:noProof/>
            <w:sz w:val="18"/>
            <w:szCs w:val="18"/>
            <w:rPrChange w:id="3476" w:author="Osnir Estevam [2]" w:date="2016-08-21T17:31:00Z">
              <w:rPr>
                <w:iCs w:val="0"/>
                <w:noProof/>
                <w:sz w:val="20"/>
              </w:rPr>
            </w:rPrChange>
          </w:rPr>
          <w:t>1</w:t>
        </w:r>
      </w:ins>
      <w:bookmarkEnd w:id="3419"/>
      <w:del w:id="3477" w:author="Osnir Estevam" w:date="2016-08-20T16:26:00Z">
        <w:r w:rsidR="006D53ED" w:rsidRPr="00C9441A" w:rsidDel="0066637F">
          <w:rPr>
            <w:noProof/>
            <w:sz w:val="18"/>
            <w:szCs w:val="18"/>
            <w:rPrChange w:id="3478" w:author="Osnir Estevam [2]" w:date="2016-08-21T17:31:00Z">
              <w:rPr>
                <w:iCs w:val="0"/>
                <w:noProof/>
              </w:rPr>
            </w:rPrChange>
          </w:rPr>
          <w:delText>1</w:delText>
        </w:r>
      </w:del>
      <w:r w:rsidR="007E1419" w:rsidRPr="00C9441A">
        <w:rPr>
          <w:noProof/>
          <w:sz w:val="18"/>
          <w:szCs w:val="18"/>
          <w:rPrChange w:id="3479" w:author="Osnir Estevam [2]" w:date="2016-08-21T17:31:00Z">
            <w:rPr>
              <w:iCs w:val="0"/>
              <w:noProof/>
            </w:rPr>
          </w:rPrChange>
        </w:rPr>
        <w:fldChar w:fldCharType="end"/>
      </w:r>
    </w:p>
    <w:p w14:paraId="21877617" w14:textId="35F908EE" w:rsidR="00B11730" w:rsidRPr="009F7751" w:rsidRDefault="00B11730">
      <w:pPr>
        <w:spacing w:after="120" w:line="240" w:lineRule="auto"/>
        <w:jc w:val="center"/>
        <w:pPrChange w:id="3480" w:author="WILLIAM FRANCISCO LEITE" w:date="2016-06-27T21:17:00Z">
          <w:pPr>
            <w:pStyle w:val="Legenda"/>
            <w:keepNext/>
          </w:pPr>
        </w:pPrChange>
      </w:pPr>
      <w:ins w:id="3481" w:author="William" w:date="2016-06-26T18:11:00Z">
        <w:r w:rsidRPr="009F7751">
          <w:rPr>
            <w:noProof/>
          </w:rPr>
          <w:drawing>
            <wp:inline distT="0" distB="0" distL="0" distR="0" wp14:anchorId="2DD862B6" wp14:editId="6D7D9E34">
              <wp:extent cx="4857750" cy="3924300"/>
              <wp:effectExtent l="19050" t="19050" r="19050" b="190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services.png"/>
                      <pic:cNvPicPr/>
                    </pic:nvPicPr>
                    <pic:blipFill>
                      <a:blip r:embed="rId15">
                        <a:extLst>
                          <a:ext uri="{28A0092B-C50C-407E-A947-70E740481C1C}">
                            <a14:useLocalDpi xmlns:a14="http://schemas.microsoft.com/office/drawing/2010/main" val="0"/>
                          </a:ext>
                        </a:extLst>
                      </a:blip>
                      <a:stretch>
                        <a:fillRect/>
                      </a:stretch>
                    </pic:blipFill>
                    <pic:spPr>
                      <a:xfrm>
                        <a:off x="0" y="0"/>
                        <a:ext cx="4857750" cy="3924300"/>
                      </a:xfrm>
                      <a:prstGeom prst="rect">
                        <a:avLst/>
                      </a:prstGeom>
                      <a:ln>
                        <a:solidFill>
                          <a:schemeClr val="tx1"/>
                        </a:solidFill>
                      </a:ln>
                    </pic:spPr>
                  </pic:pic>
                </a:graphicData>
              </a:graphic>
            </wp:inline>
          </w:drawing>
        </w:r>
      </w:ins>
    </w:p>
    <w:p w14:paraId="1405D9F3" w14:textId="0037CB90" w:rsidR="006C1596" w:rsidRPr="00946032" w:rsidDel="00480D45" w:rsidRDefault="009F6A3A">
      <w:pPr>
        <w:keepNext/>
        <w:spacing w:line="240" w:lineRule="auto"/>
        <w:rPr>
          <w:del w:id="3482" w:author="WILLIAM FRANCISCO LEITE" w:date="2016-06-27T21:17:00Z"/>
        </w:rPr>
        <w:pPrChange w:id="3483" w:author="WILLIAM FRANCISCO LEITE" w:date="2016-06-27T21:15:00Z">
          <w:pPr>
            <w:keepNext/>
          </w:pPr>
        </w:pPrChange>
      </w:pPr>
      <w:del w:id="3484" w:author="WILLIAM FRANCISCO LEITE" w:date="2016-06-27T21:17:00Z">
        <w:r w:rsidRPr="009F7751" w:rsidDel="00480D45">
          <w:rPr>
            <w:noProof/>
          </w:rPr>
          <w:drawing>
            <wp:inline distT="114300" distB="114300" distL="114300" distR="114300" wp14:anchorId="009793BE" wp14:editId="220547F9">
              <wp:extent cx="5572125" cy="1878013"/>
              <wp:effectExtent l="19050" t="19050" r="9525" b="27305"/>
              <wp:docPr id="12" name="image26.png" descr="2318.WithAPIArchitecture.PNG"/>
              <wp:cNvGraphicFramePr/>
              <a:graphic xmlns:a="http://schemas.openxmlformats.org/drawingml/2006/main">
                <a:graphicData uri="http://schemas.openxmlformats.org/drawingml/2006/picture">
                  <pic:pic xmlns:pic="http://schemas.openxmlformats.org/drawingml/2006/picture">
                    <pic:nvPicPr>
                      <pic:cNvPr id="0" name="image26.png" descr="2318.WithAPIArchitecture.PNG"/>
                      <pic:cNvPicPr preferRelativeResize="0"/>
                    </pic:nvPicPr>
                    <pic:blipFill>
                      <a:blip r:embed="rId16"/>
                      <a:srcRect/>
                      <a:stretch>
                        <a:fillRect/>
                      </a:stretch>
                    </pic:blipFill>
                    <pic:spPr>
                      <a:xfrm>
                        <a:off x="0" y="0"/>
                        <a:ext cx="5572125" cy="1878013"/>
                      </a:xfrm>
                      <a:prstGeom prst="rect">
                        <a:avLst/>
                      </a:prstGeom>
                      <a:ln>
                        <a:solidFill>
                          <a:schemeClr val="tx1"/>
                        </a:solidFill>
                      </a:ln>
                    </pic:spPr>
                  </pic:pic>
                </a:graphicData>
              </a:graphic>
            </wp:inline>
          </w:drawing>
        </w:r>
      </w:del>
    </w:p>
    <w:p w14:paraId="71372E33" w14:textId="4917D7CC" w:rsidR="001F1004" w:rsidRPr="00946032" w:rsidRDefault="00946E7D" w:rsidP="00CD5B56">
      <w:pPr>
        <w:pStyle w:val="Legenda"/>
      </w:pPr>
      <w:ins w:id="3485" w:author="WILLIAM FRANCISCO LEITE" w:date="2016-06-27T21:15:00Z">
        <w:r w:rsidRPr="00946032">
          <w:t xml:space="preserve">              </w:t>
        </w:r>
      </w:ins>
      <w:r w:rsidR="00CD5B56" w:rsidRPr="00946032">
        <w:t xml:space="preserve">Fonte: </w:t>
      </w:r>
      <w:del w:id="3486" w:author="William" w:date="2016-06-26T18:28:00Z">
        <w:r w:rsidR="00CD5B56" w:rsidRPr="00946032" w:rsidDel="003101BC">
          <w:delText xml:space="preserve">FULANO </w:delText>
        </w:r>
      </w:del>
      <w:ins w:id="3487" w:author="William" w:date="2016-06-26T18:28:00Z">
        <w:r w:rsidR="003101BC" w:rsidRPr="00946032">
          <w:t>Happiest</w:t>
        </w:r>
      </w:ins>
      <w:ins w:id="3488" w:author="William" w:date="2016-06-26T18:30:00Z">
        <w:r w:rsidR="0096620B" w:rsidRPr="00946032">
          <w:t xml:space="preserve"> Minds Technologies</w:t>
        </w:r>
      </w:ins>
      <w:ins w:id="3489" w:author="William" w:date="2016-06-26T18:28:00Z">
        <w:r w:rsidR="003101BC" w:rsidRPr="00946032">
          <w:t xml:space="preserve"> </w:t>
        </w:r>
      </w:ins>
      <w:r w:rsidR="00CD5B56" w:rsidRPr="00946032">
        <w:t>(20</w:t>
      </w:r>
      <w:ins w:id="3490" w:author="William" w:date="2016-06-26T18:27:00Z">
        <w:r w:rsidR="003101BC" w:rsidRPr="00946032">
          <w:t>16</w:t>
        </w:r>
      </w:ins>
      <w:del w:id="3491" w:author="William" w:date="2016-06-26T18:27:00Z">
        <w:r w:rsidR="00CD5B56" w:rsidRPr="00946032" w:rsidDel="003101BC">
          <w:delText>XX</w:delText>
        </w:r>
      </w:del>
      <w:r w:rsidR="00CD5B56" w:rsidRPr="00946032">
        <w:t>)</w:t>
      </w:r>
    </w:p>
    <w:p w14:paraId="2E29C5EA" w14:textId="77777777" w:rsidR="00A521ED" w:rsidRPr="00946032" w:rsidRDefault="00A521ED">
      <w:pPr>
        <w:rPr>
          <w:ins w:id="3492" w:author="Dogus - William" w:date="2016-06-28T13:33:00Z"/>
        </w:rPr>
      </w:pPr>
    </w:p>
    <w:p w14:paraId="1D0D4E3B" w14:textId="77777777" w:rsidR="004A3008" w:rsidRPr="00946032" w:rsidRDefault="004A3008"/>
    <w:p w14:paraId="1820A789" w14:textId="76FEA968" w:rsidR="00A521ED" w:rsidRPr="00946032" w:rsidRDefault="00A521ED" w:rsidP="00A521ED">
      <w:pPr>
        <w:pStyle w:val="SubtituloCapitulo"/>
        <w:rPr>
          <w:rFonts w:ascii="Arial" w:hAnsi="Arial" w:cs="Arial"/>
          <w:rPrChange w:id="3493" w:author="William" w:date="2016-06-28T20:55:00Z">
            <w:rPr/>
          </w:rPrChange>
        </w:rPr>
      </w:pPr>
      <w:bookmarkStart w:id="3494" w:name="_Toc459474848"/>
      <w:r w:rsidRPr="00946032">
        <w:rPr>
          <w:rFonts w:ascii="Arial" w:hAnsi="Arial" w:cs="Arial"/>
          <w:rPrChange w:id="3495" w:author="William" w:date="2016-06-28T20:55:00Z">
            <w:rPr/>
          </w:rPrChange>
        </w:rPr>
        <w:lastRenderedPageBreak/>
        <w:t>Modelo de Entidade Relacional (MER):</w:t>
      </w:r>
      <w:bookmarkEnd w:id="3494"/>
    </w:p>
    <w:p w14:paraId="37C7FEAC" w14:textId="77777777" w:rsidR="00A521ED" w:rsidRPr="00946032" w:rsidRDefault="00A521ED" w:rsidP="00A521ED">
      <w:pPr>
        <w:rPr>
          <w:b/>
          <w:u w:val="single"/>
          <w:rPrChange w:id="3496" w:author="William" w:date="2016-06-28T20:55:00Z">
            <w:rPr>
              <w:rFonts w:ascii="Times New Roman" w:hAnsi="Times New Roman" w:cs="Times New Roman"/>
              <w:b/>
            </w:rPr>
          </w:rPrChange>
        </w:rPr>
      </w:pPr>
    </w:p>
    <w:p w14:paraId="00F3B5CB" w14:textId="565D0DAA" w:rsidR="00AE2B20" w:rsidRPr="00946032" w:rsidRDefault="00AE2B20">
      <w:pPr>
        <w:ind w:firstLine="720"/>
        <w:rPr>
          <w:ins w:id="3497" w:author="WILLIAM FRANCISCO LEITE" w:date="2016-06-22T20:01:00Z"/>
        </w:rPr>
        <w:pPrChange w:id="3498" w:author="WILLIAM FRANCISCO LEITE" w:date="2016-06-22T20:01:00Z">
          <w:pPr/>
        </w:pPrChange>
      </w:pPr>
      <w:ins w:id="3499" w:author="WILLIAM FRANCISCO LEITE" w:date="2016-06-22T20:01:00Z">
        <w:r w:rsidRPr="00946032">
          <w:t>A técnica de modelagem de dados mais difundida e utilizada é a abordagem entidade-relacionamento (ER). Nesta técnica, o modelo de dados é representado através de um modelo entidade-relacionamento (modelo ER). Usualmente, um modelo ER é representado graficamente, através de um diagrama entidade relacionamento (DER). A abordagem ER foi criada em 1976 por Peter Chen. Ela pode ser considerada como um padrão de fato para modelagem conceitual.</w:t>
        </w:r>
      </w:ins>
    </w:p>
    <w:p w14:paraId="7D319BE0" w14:textId="2ED410F2" w:rsidR="00EF099E" w:rsidRPr="00946032" w:rsidRDefault="00AE2B20" w:rsidP="00EF2153">
      <w:pPr>
        <w:pStyle w:val="TextoNormal"/>
        <w:rPr>
          <w:ins w:id="3500" w:author="WILLIAM FRANCISCO LEITE" w:date="2016-06-22T20:12:00Z"/>
        </w:rPr>
      </w:pPr>
      <w:ins w:id="3501" w:author="WILLIAM FRANCISCO LEITE" w:date="2016-06-22T20:01:00Z">
        <w:r w:rsidRPr="00946032">
          <w:t>Mesmo as técnicas de modelagem orientada a objetos que têm surgido nos últimos anos baseiam-se nos conceitos da abordagem ER.</w:t>
        </w:r>
      </w:ins>
      <w:ins w:id="3502" w:author="WILLIAM FRANCISCO LEITE" w:date="2016-06-22T20:02:00Z">
        <w:r w:rsidRPr="00946032">
          <w:t xml:space="preserve"> </w:t>
        </w:r>
      </w:ins>
      <w:ins w:id="3503" w:author="WILLIAM FRANCISCO LEITE" w:date="2016-06-22T20:12:00Z">
        <w:r w:rsidR="00EF099E" w:rsidRPr="00946032">
          <w:t>(HEUSER, 1998, p. 11)</w:t>
        </w:r>
      </w:ins>
    </w:p>
    <w:p w14:paraId="0E81E667" w14:textId="021BBD16" w:rsidR="00A521ED" w:rsidRPr="00946032" w:rsidDel="00FD36AC" w:rsidRDefault="00A521ED">
      <w:pPr>
        <w:rPr>
          <w:del w:id="3504" w:author="Dogus - William" w:date="2016-06-28T13:34:00Z"/>
        </w:rPr>
        <w:pPrChange w:id="3505" w:author="WILLIAM FRANCISCO LEITE" w:date="2016-06-22T20:01:00Z">
          <w:pPr>
            <w:pStyle w:val="TextoNormal"/>
          </w:pPr>
        </w:pPrChange>
      </w:pPr>
      <w:del w:id="3506" w:author="WILLIAM FRANCISCO LEITE" w:date="2016-06-22T20:01:00Z">
        <w:r w:rsidRPr="00946032" w:rsidDel="00AE2B20">
          <w:delText xml:space="preserve">Este modelo representa a estrutura que o banco de dados deverá possuir de uma forma mais abstrata. Ele é utilizado para descrever objetos relacionados em um nicho de negócios e suas </w:delText>
        </w:r>
        <w:r w:rsidR="00824F00" w:rsidRPr="00946032" w:rsidDel="00AE2B20">
          <w:delText>características</w:delText>
        </w:r>
      </w:del>
      <w:del w:id="3507" w:author="WILLIAM FRANCISCO LEITE" w:date="2016-06-22T20:12:00Z">
        <w:r w:rsidRPr="00946032" w:rsidDel="00EF099E">
          <w:delText xml:space="preserve">. </w:delText>
        </w:r>
      </w:del>
    </w:p>
    <w:p w14:paraId="2870AFB2" w14:textId="77777777" w:rsidR="00A521ED" w:rsidRPr="00946032" w:rsidRDefault="00A521ED" w:rsidP="00A521ED">
      <w:pPr>
        <w:rPr>
          <w:b/>
          <w:rPrChange w:id="3508" w:author="William" w:date="2016-06-28T20:55:00Z">
            <w:rPr>
              <w:rFonts w:ascii="Times New Roman" w:hAnsi="Times New Roman" w:cs="Times New Roman"/>
              <w:b/>
            </w:rPr>
          </w:rPrChange>
        </w:rPr>
      </w:pPr>
    </w:p>
    <w:p w14:paraId="061114F0" w14:textId="77777777" w:rsidR="00A521ED" w:rsidRPr="00946032" w:rsidRDefault="00A521ED" w:rsidP="00A521ED">
      <w:pPr>
        <w:rPr>
          <w:b/>
          <w:rPrChange w:id="3509" w:author="William" w:date="2016-06-28T20:55:00Z">
            <w:rPr>
              <w:rFonts w:ascii="Times New Roman" w:hAnsi="Times New Roman" w:cs="Times New Roman"/>
              <w:b/>
            </w:rPr>
          </w:rPrChange>
        </w:rPr>
      </w:pPr>
    </w:p>
    <w:p w14:paraId="585CE36C" w14:textId="6C6DD426" w:rsidR="00A521ED" w:rsidRPr="00946032" w:rsidRDefault="00A521ED" w:rsidP="00C463EE">
      <w:pPr>
        <w:pStyle w:val="SubtituloCapitulo"/>
        <w:numPr>
          <w:ilvl w:val="2"/>
          <w:numId w:val="1"/>
        </w:numPr>
        <w:rPr>
          <w:rFonts w:ascii="Arial" w:hAnsi="Arial" w:cs="Arial"/>
          <w:rPrChange w:id="3510" w:author="William" w:date="2016-06-28T20:55:00Z">
            <w:rPr/>
          </w:rPrChange>
        </w:rPr>
      </w:pPr>
      <w:bookmarkStart w:id="3511" w:name="_Toc459474849"/>
      <w:r w:rsidRPr="00946032">
        <w:rPr>
          <w:rFonts w:ascii="Arial" w:hAnsi="Arial" w:cs="Arial"/>
          <w:rPrChange w:id="3512" w:author="William" w:date="2016-06-28T20:55:00Z">
            <w:rPr/>
          </w:rPrChange>
        </w:rPr>
        <w:t>Entidades</w:t>
      </w:r>
      <w:bookmarkEnd w:id="3511"/>
    </w:p>
    <w:p w14:paraId="7E8D94D3" w14:textId="08E6582A" w:rsidR="00A521ED" w:rsidRPr="00946032" w:rsidDel="00AE2B20" w:rsidRDefault="00A521ED" w:rsidP="00EF2153">
      <w:pPr>
        <w:pStyle w:val="TextoNormal"/>
        <w:rPr>
          <w:del w:id="3513" w:author="WILLIAM FRANCISCO LEITE" w:date="2016-06-22T20:04:00Z"/>
        </w:rPr>
      </w:pPr>
      <w:del w:id="3514" w:author="WILLIAM FRANCISCO LEITE" w:date="2016-06-22T20:04:00Z">
        <w:r w:rsidRPr="00946032" w:rsidDel="00AE2B20">
          <w:delText xml:space="preserve">Os </w:delText>
        </w:r>
      </w:del>
      <w:ins w:id="3515" w:author="WILLIAM FRANCISCO LEITE" w:date="2016-06-22T20:04:00Z">
        <w:r w:rsidR="00AE2B20" w:rsidRPr="00946032">
          <w:t xml:space="preserve">Uma entidade representa, no modelo conceitual, um conjunto de objetos da realidade modelada. Como o objetivo de um modelo ER é modelar de forma abstrata um BD, interessam-nos somente os objetos sobre os quais deseja-se manter informações. </w:t>
        </w:r>
      </w:ins>
      <w:ins w:id="3516" w:author="WILLIAM FRANCISCO LEITE" w:date="2016-06-22T20:22:00Z">
        <w:r w:rsidR="006C014A" w:rsidRPr="00946032">
          <w:t>Alguns</w:t>
        </w:r>
      </w:ins>
      <w:ins w:id="3517" w:author="WILLIAM FRANCISCO LEITE" w:date="2016-06-22T20:04:00Z">
        <w:r w:rsidR="00AE2B20" w:rsidRPr="00946032">
          <w:t xml:space="preserve"> exemplos de entidades poderiam ser os produtos, os tipos de produtos, as vendas ou as compras. Já em um sistema de contas correntes, algumas entidades podem ser os clientes, as contas correntes, os cheques e as agências. Observe que uma entidade pode representar tanto objetos concretos da realidade (uma pessoa, um automóvel), quanto objetos abstratos (um departamento, um endereço2).</w:t>
        </w:r>
      </w:ins>
      <w:del w:id="3518" w:author="WILLIAM FRANCISCO LEITE" w:date="2016-06-22T20:04:00Z">
        <w:r w:rsidRPr="00946032" w:rsidDel="00AE2B20">
          <w:delText xml:space="preserve">objetos, também chamados de entidades são as partes envolvidas de um domínio e podem ser físicos ou lógicos. Sendo as físicas </w:delText>
        </w:r>
        <w:r w:rsidR="00824F00" w:rsidRPr="00946032" w:rsidDel="00AE2B20">
          <w:delText>tangíveis</w:delText>
        </w:r>
        <w:r w:rsidRPr="00946032" w:rsidDel="00AE2B20">
          <w:delText xml:space="preserve"> e as lógicas aqueles que </w:delText>
        </w:r>
        <w:r w:rsidR="00824F00" w:rsidRPr="00946032" w:rsidDel="00AE2B20">
          <w:delText>existem</w:delText>
        </w:r>
        <w:r w:rsidRPr="00946032" w:rsidDel="00AE2B20">
          <w:delText xml:space="preserve"> da interação com as unidades físicas, mas não são objetos físicos.</w:delText>
        </w:r>
      </w:del>
    </w:p>
    <w:p w14:paraId="189366C1" w14:textId="4F138A4B" w:rsidR="00A521ED" w:rsidRPr="00946032" w:rsidDel="00AE2B20" w:rsidRDefault="00A521ED">
      <w:pPr>
        <w:pStyle w:val="TextoNormal"/>
        <w:rPr>
          <w:del w:id="3519" w:author="WILLIAM FRANCISCO LEITE" w:date="2016-06-22T20:04:00Z"/>
        </w:rPr>
      </w:pPr>
    </w:p>
    <w:p w14:paraId="603E3C02" w14:textId="44976E52" w:rsidR="00A521ED" w:rsidRPr="00946032" w:rsidDel="00AE2B20" w:rsidRDefault="00A521ED">
      <w:pPr>
        <w:pStyle w:val="TextoNormal"/>
        <w:rPr>
          <w:del w:id="3520" w:author="WILLIAM FRANCISCO LEITE" w:date="2016-06-22T20:04:00Z"/>
        </w:rPr>
      </w:pPr>
      <w:del w:id="3521" w:author="WILLIAM FRANCISCO LEITE" w:date="2016-06-22T20:04:00Z">
        <w:r w:rsidRPr="00946032" w:rsidDel="00AE2B20">
          <w:delText xml:space="preserve">As entidades podem ser classificadas de acordo com o motivo de sua existência: </w:delText>
        </w:r>
      </w:del>
    </w:p>
    <w:p w14:paraId="4E90F650" w14:textId="007024DF" w:rsidR="00A521ED" w:rsidRPr="00946032" w:rsidDel="00AE2B20" w:rsidRDefault="00A521ED">
      <w:pPr>
        <w:pStyle w:val="TextoNormal"/>
        <w:rPr>
          <w:del w:id="3522" w:author="WILLIAM FRANCISCO LEITE" w:date="2016-06-22T20:04:00Z"/>
        </w:rPr>
      </w:pPr>
      <w:del w:id="3523" w:author="WILLIAM FRANCISCO LEITE" w:date="2016-06-22T20:04:00Z">
        <w:r w:rsidRPr="00946032" w:rsidDel="00AE2B20">
          <w:delText>Entidades fortes: Sua existência não depende de outras entidades;</w:delText>
        </w:r>
      </w:del>
    </w:p>
    <w:p w14:paraId="2A462FE2" w14:textId="694333C2" w:rsidR="00A521ED" w:rsidRPr="00946032" w:rsidDel="00AE2B20" w:rsidRDefault="00A521ED">
      <w:pPr>
        <w:pStyle w:val="TextoNormal"/>
        <w:rPr>
          <w:del w:id="3524" w:author="WILLIAM FRANCISCO LEITE" w:date="2016-06-22T20:04:00Z"/>
        </w:rPr>
      </w:pPr>
      <w:del w:id="3525" w:author="WILLIAM FRANCISCO LEITE" w:date="2016-06-22T20:04:00Z">
        <w:r w:rsidRPr="00946032" w:rsidDel="00AE2B20">
          <w:delText>Entidades fracas: dependem de outras entidades para existirem;</w:delText>
        </w:r>
      </w:del>
    </w:p>
    <w:p w14:paraId="32700D2C" w14:textId="38192B6A" w:rsidR="00EF099E" w:rsidRPr="00946032" w:rsidRDefault="00A521ED">
      <w:pPr>
        <w:pStyle w:val="TextoNormal"/>
        <w:rPr>
          <w:ins w:id="3526" w:author="William" w:date="2016-06-28T19:31:00Z"/>
        </w:rPr>
      </w:pPr>
      <w:del w:id="3527" w:author="WILLIAM FRANCISCO LEITE" w:date="2016-06-22T20:04:00Z">
        <w:r w:rsidRPr="00946032" w:rsidDel="00AE2B20">
          <w:delText>Entidades associativas: esse existe quando há o tipo de relacionamento muitos para muitos</w:delText>
        </w:r>
      </w:del>
      <w:ins w:id="3528" w:author="WILLIAM FRANCISCO LEITE" w:date="2016-06-22T20:03:00Z">
        <w:r w:rsidR="00AE2B20" w:rsidRPr="00946032">
          <w:t xml:space="preserve"> </w:t>
        </w:r>
      </w:ins>
      <w:ins w:id="3529" w:author="WILLIAM FRANCISCO LEITE" w:date="2016-06-22T20:12:00Z">
        <w:del w:id="3530" w:author="Osnir Estevam [2]" w:date="2016-06-25T19:23:00Z">
          <w:r w:rsidR="00EF099E" w:rsidRPr="00946032" w:rsidDel="005C16AD">
            <w:delText>.</w:delText>
          </w:r>
        </w:del>
        <w:r w:rsidR="00EF099E" w:rsidRPr="00946032">
          <w:t>(HEUSER, 1998, p. 12)</w:t>
        </w:r>
      </w:ins>
    </w:p>
    <w:p w14:paraId="4965AF88" w14:textId="77777777" w:rsidR="009B02AD" w:rsidRPr="00946032" w:rsidRDefault="009B02AD">
      <w:pPr>
        <w:pStyle w:val="TextoNormal"/>
        <w:rPr>
          <w:ins w:id="3531" w:author="WILLIAM FRANCISCO LEITE" w:date="2016-06-22T20:23:00Z"/>
        </w:rPr>
      </w:pPr>
    </w:p>
    <w:p w14:paraId="6504F6DC" w14:textId="18DAEAC7" w:rsidR="00D50635" w:rsidRPr="00946032" w:rsidRDefault="00480D45">
      <w:pPr>
        <w:pStyle w:val="Legenda"/>
        <w:keepNext/>
        <w:spacing w:after="120"/>
        <w:rPr>
          <w:ins w:id="3532" w:author="William" w:date="2016-06-26T18:37:00Z"/>
        </w:rPr>
        <w:pPrChange w:id="3533" w:author="WILLIAM FRANCISCO LEITE" w:date="2016-06-27T21:16:00Z">
          <w:pPr>
            <w:pStyle w:val="Legenda"/>
          </w:pPr>
        </w:pPrChange>
      </w:pPr>
      <w:ins w:id="3534" w:author="WILLIAM FRANCISCO LEITE" w:date="2016-06-27T21:16:00Z">
        <w:r w:rsidRPr="00946032">
          <w:t xml:space="preserve">                                        </w:t>
        </w:r>
      </w:ins>
      <w:ins w:id="3535" w:author="Osnir Estevam" w:date="2016-08-21T12:08:00Z">
        <w:r w:rsidR="00A831A9">
          <w:t xml:space="preserve">       </w:t>
        </w:r>
      </w:ins>
      <w:ins w:id="3536" w:author="WILLIAM FRANCISCO LEITE" w:date="2016-06-27T21:16:00Z">
        <w:del w:id="3537" w:author="William" w:date="2016-06-28T19:31:00Z">
          <w:r w:rsidRPr="00946032" w:rsidDel="009B02AD">
            <w:delText xml:space="preserve">       </w:delText>
          </w:r>
        </w:del>
        <w:r w:rsidRPr="00946032">
          <w:t xml:space="preserve">   </w:t>
        </w:r>
      </w:ins>
      <w:bookmarkStart w:id="3538" w:name="_Toc459571350"/>
      <w:ins w:id="3539" w:author="William" w:date="2016-06-26T18:37:00Z">
        <w:r w:rsidR="00D50635" w:rsidRPr="00946032">
          <w:t xml:space="preserve">Figura </w:t>
        </w:r>
      </w:ins>
      <w:ins w:id="3540" w:author="Dogus - William" w:date="2016-06-27T13:52:00Z">
        <w:r w:rsidR="00A67559" w:rsidRPr="009F7751">
          <w:fldChar w:fldCharType="begin"/>
        </w:r>
        <w:r w:rsidR="00A67559" w:rsidRPr="00946032">
          <w:instrText xml:space="preserve"> SEQ Figura \* ARABIC </w:instrText>
        </w:r>
      </w:ins>
      <w:r w:rsidR="00A67559" w:rsidRPr="009F7751">
        <w:fldChar w:fldCharType="separate"/>
      </w:r>
      <w:ins w:id="3541" w:author="Osnir Estevam" w:date="2016-08-20T16:26:00Z">
        <w:r w:rsidR="0066637F">
          <w:rPr>
            <w:noProof/>
          </w:rPr>
          <w:t>2</w:t>
        </w:r>
      </w:ins>
      <w:ins w:id="3542" w:author="Dogus - William" w:date="2016-06-27T13:52:00Z">
        <w:r w:rsidR="00A67559" w:rsidRPr="009F7751">
          <w:fldChar w:fldCharType="end"/>
        </w:r>
      </w:ins>
      <w:ins w:id="3543" w:author="William" w:date="2016-06-26T18:41:00Z">
        <w:del w:id="3544" w:author="Dogus - William" w:date="2016-06-27T13:52:00Z">
          <w:r w:rsidR="00D50635" w:rsidRPr="009F7751" w:rsidDel="00A67559">
            <w:fldChar w:fldCharType="begin"/>
          </w:r>
          <w:r w:rsidR="00D50635" w:rsidRPr="00946032" w:rsidDel="00A67559">
            <w:delInstrText xml:space="preserve"> SEQ Figura \* ARABIC </w:delInstrText>
          </w:r>
        </w:del>
      </w:ins>
      <w:del w:id="3545" w:author="Dogus - William" w:date="2016-06-27T13:52:00Z">
        <w:r w:rsidR="00D50635" w:rsidRPr="009F7751" w:rsidDel="00A67559">
          <w:fldChar w:fldCharType="separate"/>
        </w:r>
      </w:del>
      <w:ins w:id="3546" w:author="William" w:date="2016-06-26T18:41:00Z">
        <w:del w:id="3547" w:author="Dogus - William" w:date="2016-06-27T13:52:00Z">
          <w:r w:rsidR="00D50635" w:rsidRPr="00946032" w:rsidDel="00A67559">
            <w:rPr>
              <w:noProof/>
            </w:rPr>
            <w:delText>2</w:delText>
          </w:r>
          <w:r w:rsidR="00D50635" w:rsidRPr="009F7751" w:rsidDel="00A67559">
            <w:fldChar w:fldCharType="end"/>
          </w:r>
        </w:del>
      </w:ins>
      <w:ins w:id="3548" w:author="William" w:date="2016-06-26T18:37:00Z">
        <w:del w:id="3549" w:author="WILLIAM FRANCISCO LEITE" w:date="2016-06-27T21:16:00Z">
          <w:r w:rsidR="00D50635" w:rsidRPr="00946032" w:rsidDel="00480D45">
            <w:delText xml:space="preserve"> </w:delText>
          </w:r>
        </w:del>
      </w:ins>
      <w:r w:rsidR="00BA0A7A">
        <w:t xml:space="preserve"> -</w:t>
      </w:r>
      <w:ins w:id="3550" w:author="William" w:date="2016-06-26T18:37:00Z">
        <w:r w:rsidR="00D50635" w:rsidRPr="00946032">
          <w:t xml:space="preserve"> </w:t>
        </w:r>
      </w:ins>
      <w:ins w:id="3551" w:author="William" w:date="2016-06-26T18:38:00Z">
        <w:r w:rsidR="00D50635" w:rsidRPr="00946032">
          <w:t>Modelo Entidade</w:t>
        </w:r>
      </w:ins>
      <w:bookmarkEnd w:id="3538"/>
    </w:p>
    <w:p w14:paraId="11E541B9" w14:textId="77777777" w:rsidR="00D50635" w:rsidRPr="00946032" w:rsidRDefault="006C014A">
      <w:pPr>
        <w:pStyle w:val="TextoNormal"/>
        <w:jc w:val="center"/>
        <w:rPr>
          <w:ins w:id="3552" w:author="William" w:date="2016-06-26T18:38:00Z"/>
        </w:rPr>
        <w:pPrChange w:id="3553" w:author="William" w:date="2016-06-28T19:31:00Z">
          <w:pPr>
            <w:pStyle w:val="TextoNormal"/>
          </w:pPr>
        </w:pPrChange>
      </w:pPr>
      <w:ins w:id="3554" w:author="WILLIAM FRANCISCO LEITE" w:date="2016-06-22T20:23:00Z">
        <w:r w:rsidRPr="009F7751">
          <w:rPr>
            <w:noProof/>
          </w:rPr>
          <w:drawing>
            <wp:inline distT="0" distB="0" distL="0" distR="0" wp14:anchorId="3362EE7B" wp14:editId="3FA6D108">
              <wp:extent cx="3038400" cy="705600"/>
              <wp:effectExtent l="19050" t="19050" r="10160" b="184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tidade.png"/>
                      <pic:cNvPicPr/>
                    </pic:nvPicPr>
                    <pic:blipFill>
                      <a:blip r:embed="rId17">
                        <a:extLst>
                          <a:ext uri="{28A0092B-C50C-407E-A947-70E740481C1C}">
                            <a14:useLocalDpi xmlns:a14="http://schemas.microsoft.com/office/drawing/2010/main" val="0"/>
                          </a:ext>
                        </a:extLst>
                      </a:blip>
                      <a:stretch>
                        <a:fillRect/>
                      </a:stretch>
                    </pic:blipFill>
                    <pic:spPr>
                      <a:xfrm>
                        <a:off x="0" y="0"/>
                        <a:ext cx="3038400" cy="705600"/>
                      </a:xfrm>
                      <a:prstGeom prst="rect">
                        <a:avLst/>
                      </a:prstGeom>
                      <a:ln>
                        <a:solidFill>
                          <a:schemeClr val="tx1"/>
                        </a:solidFill>
                      </a:ln>
                    </pic:spPr>
                  </pic:pic>
                </a:graphicData>
              </a:graphic>
            </wp:inline>
          </w:drawing>
        </w:r>
      </w:ins>
    </w:p>
    <w:p w14:paraId="07D0E863" w14:textId="4BF856B9" w:rsidR="006C014A" w:rsidRPr="009F7751" w:rsidRDefault="00480D45">
      <w:pPr>
        <w:pStyle w:val="Legenda"/>
        <w:rPr>
          <w:ins w:id="3555" w:author="WILLIAM FRANCISCO LEITE" w:date="2016-06-22T20:12:00Z"/>
        </w:rPr>
        <w:pPrChange w:id="3556" w:author="William" w:date="2016-06-26T18:38:00Z">
          <w:pPr>
            <w:pStyle w:val="TextoNormal"/>
          </w:pPr>
        </w:pPrChange>
      </w:pPr>
      <w:ins w:id="3557" w:author="WILLIAM FRANCISCO LEITE" w:date="2016-06-27T21:16:00Z">
        <w:r w:rsidRPr="009F7751">
          <w:t xml:space="preserve">                                            </w:t>
        </w:r>
      </w:ins>
      <w:ins w:id="3558" w:author="Osnir Estevam" w:date="2016-08-21T12:08:00Z">
        <w:r w:rsidR="00A831A9">
          <w:t xml:space="preserve">      </w:t>
        </w:r>
      </w:ins>
      <w:ins w:id="3559" w:author="WILLIAM FRANCISCO LEITE" w:date="2016-06-27T21:16:00Z">
        <w:del w:id="3560" w:author="William" w:date="2016-06-28T19:31:00Z">
          <w:r w:rsidRPr="009F7751" w:rsidDel="009B02AD">
            <w:delText xml:space="preserve">      </w:delText>
          </w:r>
        </w:del>
      </w:ins>
      <w:ins w:id="3561" w:author="William" w:date="2016-06-26T18:38:00Z">
        <w:r w:rsidR="00371ECE" w:rsidRPr="009F7751">
          <w:t>Fonte:</w:t>
        </w:r>
        <w:r w:rsidR="00D50635" w:rsidRPr="00946032">
          <w:t xml:space="preserve"> Livro </w:t>
        </w:r>
      </w:ins>
      <w:ins w:id="3562" w:author="William" w:date="2016-06-26T18:46:00Z">
        <w:r w:rsidR="007423C2" w:rsidRPr="009F7751">
          <w:t>Projeto de Banco de Dados (1998)</w:t>
        </w:r>
      </w:ins>
    </w:p>
    <w:p w14:paraId="61A7BC41" w14:textId="470553E3" w:rsidR="00A521ED" w:rsidRPr="00946032" w:rsidDel="00EF099E" w:rsidRDefault="00A521ED" w:rsidP="00EF2153">
      <w:pPr>
        <w:pStyle w:val="TextoNormal"/>
        <w:rPr>
          <w:del w:id="3563" w:author="WILLIAM FRANCISCO LEITE" w:date="2016-06-22T20:12:00Z"/>
        </w:rPr>
      </w:pPr>
    </w:p>
    <w:p w14:paraId="7AEDEA91" w14:textId="223D139E" w:rsidR="00A521ED" w:rsidRPr="00946032" w:rsidDel="00AE2B20" w:rsidRDefault="00A521ED">
      <w:pPr>
        <w:pStyle w:val="TextoNormal"/>
        <w:rPr>
          <w:del w:id="3564" w:author="WILLIAM FRANCISCO LEITE" w:date="2016-06-22T20:05:00Z"/>
        </w:rPr>
      </w:pPr>
    </w:p>
    <w:p w14:paraId="144CBE88" w14:textId="77777777" w:rsidR="00A521ED" w:rsidRPr="00946032" w:rsidRDefault="00A521ED">
      <w:pPr>
        <w:pStyle w:val="TextoNormal"/>
      </w:pPr>
    </w:p>
    <w:p w14:paraId="5F3612A3" w14:textId="27962BEF" w:rsidR="00A521ED" w:rsidRPr="00946032" w:rsidRDefault="00A521ED" w:rsidP="00C463EE">
      <w:pPr>
        <w:pStyle w:val="SubtituloCapitulo"/>
        <w:numPr>
          <w:ilvl w:val="2"/>
          <w:numId w:val="1"/>
        </w:numPr>
        <w:rPr>
          <w:rFonts w:ascii="Arial" w:hAnsi="Arial" w:cs="Arial"/>
          <w:rPrChange w:id="3565" w:author="William" w:date="2016-06-28T20:55:00Z">
            <w:rPr/>
          </w:rPrChange>
        </w:rPr>
      </w:pPr>
      <w:bookmarkStart w:id="3566" w:name="_Toc459474850"/>
      <w:r w:rsidRPr="00946032">
        <w:rPr>
          <w:rFonts w:ascii="Arial" w:hAnsi="Arial" w:cs="Arial"/>
          <w:rPrChange w:id="3567" w:author="William" w:date="2016-06-28T20:55:00Z">
            <w:rPr/>
          </w:rPrChange>
        </w:rPr>
        <w:t>Relacionamentos</w:t>
      </w:r>
      <w:bookmarkEnd w:id="3566"/>
    </w:p>
    <w:p w14:paraId="599B4F29" w14:textId="171878F5" w:rsidR="00AE2B20" w:rsidRPr="00946032" w:rsidRDefault="00A521ED" w:rsidP="00EF2153">
      <w:pPr>
        <w:pStyle w:val="TextoNormal"/>
        <w:rPr>
          <w:ins w:id="3568" w:author="Dogus - William" w:date="2016-06-28T13:34:00Z"/>
        </w:rPr>
      </w:pPr>
      <w:del w:id="3569" w:author="WILLIAM FRANCISCO LEITE" w:date="2016-06-22T20:06:00Z">
        <w:r w:rsidRPr="00946032" w:rsidDel="00AE2B20">
          <w:delText>A</w:delText>
        </w:r>
      </w:del>
      <w:ins w:id="3570" w:author="WILLIAM FRANCISCO LEITE" w:date="2016-06-22T20:06:00Z">
        <w:r w:rsidR="00AE2B20" w:rsidRPr="00946032">
          <w:t>Além de especificar os objetos sobre os quais</w:t>
        </w:r>
        <w:r w:rsidR="006C014A" w:rsidRPr="00946032">
          <w:t xml:space="preserve"> deseja-se manter informa</w:t>
        </w:r>
        <w:r w:rsidR="00AE2B20" w:rsidRPr="00946032">
          <w:t xml:space="preserve">ções, o DER deve permitir a especificação das propriedades dos objetos que serão </w:t>
        </w:r>
        <w:r w:rsidR="00AE2B20" w:rsidRPr="00946032">
          <w:lastRenderedPageBreak/>
          <w:t xml:space="preserve">armazenadas no BD. Uma das propriedades sobre as quais pode ser desejável manter informações é a associação entre objetos. Exemplificando, pode ser desejável saber quais pessoas estão associadas a quais departamentos em uma organização. </w:t>
        </w:r>
      </w:ins>
    </w:p>
    <w:p w14:paraId="2A34FF5E" w14:textId="77777777" w:rsidR="00FD36AC" w:rsidRPr="00946032" w:rsidRDefault="00FD36AC" w:rsidP="00EF2153">
      <w:pPr>
        <w:pStyle w:val="TextoNormal"/>
        <w:rPr>
          <w:ins w:id="3571" w:author="WILLIAM FRANCISCO LEITE" w:date="2016-06-22T20:06:00Z"/>
        </w:rPr>
      </w:pPr>
    </w:p>
    <w:p w14:paraId="3638CA16" w14:textId="307815DD" w:rsidR="00AE2B20" w:rsidRPr="00946032" w:rsidRDefault="00AE2B20">
      <w:pPr>
        <w:pStyle w:val="TextoNormal"/>
        <w:rPr>
          <w:ins w:id="3572" w:author="WILLIAM FRANCISCO LEITE" w:date="2016-06-22T20:06:00Z"/>
        </w:rPr>
      </w:pPr>
      <w:ins w:id="3573" w:author="WILLIAM FRANCISCO LEITE" w:date="2016-06-22T20:06:00Z">
        <w:del w:id="3574" w:author="Osnir Estevam [2]" w:date="2016-06-25T18:47:00Z">
          <w:r w:rsidRPr="00946032" w:rsidDel="00771577">
            <w:delText>relacionamento</w:delText>
          </w:r>
        </w:del>
      </w:ins>
      <w:ins w:id="3575" w:author="Osnir Estevam [2]" w:date="2016-06-25T18:47:00Z">
        <w:r w:rsidR="00771577" w:rsidRPr="00946032">
          <w:t>Relacionamento</w:t>
        </w:r>
      </w:ins>
      <w:ins w:id="3576" w:author="WILLIAM FRANCISCO LEITE" w:date="2016-06-22T20:06:00Z">
        <w:r w:rsidRPr="00946032">
          <w:t xml:space="preserve"> = conjunto de associações entre entidades </w:t>
        </w:r>
      </w:ins>
    </w:p>
    <w:p w14:paraId="49F1F166" w14:textId="77777777" w:rsidR="00EC3410" w:rsidRDefault="00633438">
      <w:pPr>
        <w:pStyle w:val="Legenda"/>
        <w:keepNext/>
        <w:spacing w:after="120"/>
        <w:rPr>
          <w:ins w:id="3577" w:author="Osnir Estevam" w:date="2016-08-21T10:41:00Z"/>
        </w:rPr>
        <w:pPrChange w:id="3578" w:author="WILLIAM FRANCISCO LEITE" w:date="2016-06-27T21:18:00Z">
          <w:pPr>
            <w:pStyle w:val="Legenda"/>
          </w:pPr>
        </w:pPrChange>
      </w:pPr>
      <w:ins w:id="3579" w:author="WILLIAM FRANCISCO LEITE" w:date="2016-06-27T21:17:00Z">
        <w:r w:rsidRPr="00946032">
          <w:t xml:space="preserve">                        </w:t>
        </w:r>
        <w:del w:id="3580" w:author="William" w:date="2016-06-28T19:31:00Z">
          <w:r w:rsidRPr="00946032" w:rsidDel="00371ECE">
            <w:delText xml:space="preserve">    </w:delText>
          </w:r>
        </w:del>
        <w:r w:rsidRPr="00946032">
          <w:t xml:space="preserve"> </w:t>
        </w:r>
      </w:ins>
      <w:ins w:id="3581" w:author="Osnir Estevam" w:date="2016-08-21T10:40:00Z">
        <w:r w:rsidR="00CD4559">
          <w:t xml:space="preserve">    </w:t>
        </w:r>
      </w:ins>
    </w:p>
    <w:p w14:paraId="554BF77B" w14:textId="660DB54E" w:rsidR="00D50635" w:rsidRPr="00946032" w:rsidRDefault="00EC3410">
      <w:pPr>
        <w:pStyle w:val="Legenda"/>
        <w:keepNext/>
        <w:spacing w:after="120"/>
        <w:rPr>
          <w:ins w:id="3582" w:author="William" w:date="2016-06-26T18:41:00Z"/>
        </w:rPr>
        <w:pPrChange w:id="3583" w:author="WILLIAM FRANCISCO LEITE" w:date="2016-06-27T21:18:00Z">
          <w:pPr>
            <w:pStyle w:val="Legenda"/>
          </w:pPr>
        </w:pPrChange>
      </w:pPr>
      <w:ins w:id="3584" w:author="Osnir Estevam" w:date="2016-08-21T10:41:00Z">
        <w:r>
          <w:t xml:space="preserve">                             </w:t>
        </w:r>
      </w:ins>
      <w:bookmarkStart w:id="3585" w:name="_Toc459571351"/>
      <w:ins w:id="3586" w:author="William" w:date="2016-06-26T18:41:00Z">
        <w:r w:rsidR="00D50635" w:rsidRPr="00946032">
          <w:t xml:space="preserve">Figura </w:t>
        </w:r>
      </w:ins>
      <w:ins w:id="3587" w:author="Dogus - William" w:date="2016-06-27T13:52:00Z">
        <w:r w:rsidR="00A67559" w:rsidRPr="009F7751">
          <w:fldChar w:fldCharType="begin"/>
        </w:r>
        <w:r w:rsidR="00A67559" w:rsidRPr="00946032">
          <w:instrText xml:space="preserve"> SEQ Figura \* ARABIC </w:instrText>
        </w:r>
      </w:ins>
      <w:r w:rsidR="00A67559" w:rsidRPr="009F7751">
        <w:fldChar w:fldCharType="separate"/>
      </w:r>
      <w:ins w:id="3588" w:author="Osnir Estevam" w:date="2016-08-20T16:26:00Z">
        <w:r w:rsidR="0066637F">
          <w:rPr>
            <w:noProof/>
          </w:rPr>
          <w:t>3</w:t>
        </w:r>
      </w:ins>
      <w:ins w:id="3589" w:author="Dogus - William" w:date="2016-06-27T13:52:00Z">
        <w:r w:rsidR="00A67559" w:rsidRPr="009F7751">
          <w:fldChar w:fldCharType="end"/>
        </w:r>
      </w:ins>
      <w:ins w:id="3590" w:author="William" w:date="2016-06-26T18:41:00Z">
        <w:del w:id="3591" w:author="Dogus - William" w:date="2016-06-27T13:52:00Z">
          <w:r w:rsidR="00D50635" w:rsidRPr="009F7751" w:rsidDel="00A67559">
            <w:fldChar w:fldCharType="begin"/>
          </w:r>
          <w:r w:rsidR="00D50635" w:rsidRPr="00946032" w:rsidDel="00A67559">
            <w:delInstrText xml:space="preserve"> SEQ Figura \* ARABIC </w:delInstrText>
          </w:r>
        </w:del>
      </w:ins>
      <w:del w:id="3592" w:author="Dogus - William" w:date="2016-06-27T13:52:00Z">
        <w:r w:rsidR="00D50635" w:rsidRPr="009F7751" w:rsidDel="00A67559">
          <w:fldChar w:fldCharType="separate"/>
        </w:r>
      </w:del>
      <w:ins w:id="3593" w:author="William" w:date="2016-06-26T18:41:00Z">
        <w:del w:id="3594" w:author="Dogus - William" w:date="2016-06-27T13:52:00Z">
          <w:r w:rsidR="00D50635" w:rsidRPr="00946032" w:rsidDel="00A67559">
            <w:rPr>
              <w:noProof/>
            </w:rPr>
            <w:delText>3</w:delText>
          </w:r>
          <w:r w:rsidR="00D50635" w:rsidRPr="009F7751" w:rsidDel="00A67559">
            <w:fldChar w:fldCharType="end"/>
          </w:r>
        </w:del>
        <w:del w:id="3595" w:author="WILLIAM FRANCISCO LEITE" w:date="2016-06-27T21:17:00Z">
          <w:r w:rsidR="00D50635" w:rsidRPr="00946032" w:rsidDel="00633438">
            <w:delText xml:space="preserve"> </w:delText>
          </w:r>
        </w:del>
      </w:ins>
      <w:r w:rsidR="00BA0A7A">
        <w:t xml:space="preserve"> -</w:t>
      </w:r>
      <w:ins w:id="3596" w:author="William" w:date="2016-06-26T18:41:00Z">
        <w:r w:rsidR="00D50635" w:rsidRPr="00946032">
          <w:t xml:space="preserve"> Modelo Relacionamento</w:t>
        </w:r>
        <w:bookmarkEnd w:id="3585"/>
      </w:ins>
    </w:p>
    <w:p w14:paraId="5B4E893C" w14:textId="77458713" w:rsidR="00D50635" w:rsidRPr="00946032" w:rsidRDefault="006C014A">
      <w:pPr>
        <w:pStyle w:val="TextoNormal"/>
        <w:jc w:val="center"/>
        <w:rPr>
          <w:ins w:id="3597" w:author="William" w:date="2016-06-26T18:41:00Z"/>
        </w:rPr>
        <w:pPrChange w:id="3598" w:author="William" w:date="2016-06-28T19:31:00Z">
          <w:pPr>
            <w:pStyle w:val="TextoNormal"/>
          </w:pPr>
        </w:pPrChange>
      </w:pPr>
      <w:ins w:id="3599" w:author="WILLIAM FRANCISCO LEITE" w:date="2016-06-22T20:23:00Z">
        <w:r w:rsidRPr="009F7751">
          <w:rPr>
            <w:noProof/>
          </w:rPr>
          <w:drawing>
            <wp:inline distT="0" distB="0" distL="0" distR="0" wp14:anchorId="42A5A9B6" wp14:editId="7DADF4DF">
              <wp:extent cx="4372585" cy="790685"/>
              <wp:effectExtent l="19050" t="19050" r="28575" b="285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lacionamento.png"/>
                      <pic:cNvPicPr/>
                    </pic:nvPicPr>
                    <pic:blipFill>
                      <a:blip r:embed="rId18">
                        <a:extLst>
                          <a:ext uri="{28A0092B-C50C-407E-A947-70E740481C1C}">
                            <a14:useLocalDpi xmlns:a14="http://schemas.microsoft.com/office/drawing/2010/main" val="0"/>
                          </a:ext>
                        </a:extLst>
                      </a:blip>
                      <a:stretch>
                        <a:fillRect/>
                      </a:stretch>
                    </pic:blipFill>
                    <pic:spPr>
                      <a:xfrm>
                        <a:off x="0" y="0"/>
                        <a:ext cx="4372585" cy="790685"/>
                      </a:xfrm>
                      <a:prstGeom prst="rect">
                        <a:avLst/>
                      </a:prstGeom>
                      <a:ln>
                        <a:solidFill>
                          <a:schemeClr val="tx1"/>
                        </a:solidFill>
                      </a:ln>
                    </pic:spPr>
                  </pic:pic>
                </a:graphicData>
              </a:graphic>
            </wp:inline>
          </w:drawing>
        </w:r>
      </w:ins>
    </w:p>
    <w:p w14:paraId="3BAD80F0" w14:textId="17668B84" w:rsidR="00AE2B20" w:rsidRPr="009F7751" w:rsidRDefault="00633438">
      <w:pPr>
        <w:pStyle w:val="Legenda"/>
        <w:spacing w:after="120"/>
        <w:rPr>
          <w:ins w:id="3600" w:author="William" w:date="2016-06-26T18:41:00Z"/>
        </w:rPr>
        <w:pPrChange w:id="3601" w:author="WILLIAM FRANCISCO LEITE" w:date="2016-06-27T21:18:00Z">
          <w:pPr>
            <w:pStyle w:val="TextoNormal"/>
          </w:pPr>
        </w:pPrChange>
      </w:pPr>
      <w:ins w:id="3602" w:author="WILLIAM FRANCISCO LEITE" w:date="2016-06-27T21:17:00Z">
        <w:r w:rsidRPr="009F7751">
          <w:t xml:space="preserve">                       </w:t>
        </w:r>
      </w:ins>
      <w:ins w:id="3603" w:author="Osnir Estevam" w:date="2016-08-21T10:40:00Z">
        <w:r w:rsidR="00CD4559">
          <w:t xml:space="preserve">   </w:t>
        </w:r>
      </w:ins>
      <w:ins w:id="3604" w:author="WILLIAM FRANCISCO LEITE" w:date="2016-06-27T21:17:00Z">
        <w:r w:rsidRPr="009F7751">
          <w:t xml:space="preserve">  </w:t>
        </w:r>
        <w:del w:id="3605" w:author="William" w:date="2016-06-28T19:31:00Z">
          <w:r w:rsidRPr="009F7751" w:rsidDel="00371ECE">
            <w:delText xml:space="preserve">    </w:delText>
          </w:r>
        </w:del>
      </w:ins>
      <w:ins w:id="3606" w:author="William" w:date="2016-06-26T18:41:00Z">
        <w:r w:rsidR="00D50635" w:rsidRPr="009F7751">
          <w:t xml:space="preserve">Fonte:  Livro </w:t>
        </w:r>
      </w:ins>
      <w:ins w:id="3607" w:author="William" w:date="2016-06-26T18:46:00Z">
        <w:r w:rsidR="007423C2" w:rsidRPr="00946032">
          <w:t>Projeto de Banco de Dados (1998)</w:t>
        </w:r>
      </w:ins>
    </w:p>
    <w:p w14:paraId="39812707" w14:textId="77777777" w:rsidR="00DF7776" w:rsidRPr="00946032" w:rsidRDefault="00DF7776">
      <w:pPr>
        <w:rPr>
          <w:ins w:id="3608" w:author="WILLIAM FRANCISCO LEITE" w:date="2016-06-22T20:06:00Z"/>
        </w:rPr>
        <w:pPrChange w:id="3609" w:author="William" w:date="2016-06-26T18:41:00Z">
          <w:pPr>
            <w:pStyle w:val="TextoNormal"/>
          </w:pPr>
        </w:pPrChange>
      </w:pPr>
    </w:p>
    <w:p w14:paraId="1F850259" w14:textId="23084924" w:rsidR="00A521ED" w:rsidRPr="00946032" w:rsidDel="00AE2B20" w:rsidRDefault="00AE2B20" w:rsidP="00EF2153">
      <w:pPr>
        <w:pStyle w:val="TextoNormal"/>
        <w:rPr>
          <w:del w:id="3610" w:author="WILLIAM FRANCISCO LEITE" w:date="2016-06-22T20:06:00Z"/>
        </w:rPr>
      </w:pPr>
      <w:ins w:id="3611" w:author="WILLIAM FRANCISCO LEITE" w:date="2016-06-22T20:06:00Z">
        <w:r w:rsidRPr="00946032">
          <w:t xml:space="preserve">Em um DER, um relacionamento é representado através de um losango, ligado por linhas aos retângulos representativos das entidades que participam do relacionamento. </w:t>
        </w:r>
      </w:ins>
      <w:ins w:id="3612" w:author="Osnir Estevam [2]" w:date="2016-06-25T19:23:00Z">
        <w:r w:rsidR="005C16AD" w:rsidRPr="00946032">
          <w:t>(</w:t>
        </w:r>
      </w:ins>
      <w:del w:id="3613" w:author="WILLIAM FRANCISCO LEITE" w:date="2016-06-22T20:06:00Z">
        <w:r w:rsidR="00A521ED" w:rsidRPr="00946032" w:rsidDel="00AE2B20">
          <w:delText>pós identificar as entidades, devemos descrever o relacionamento entre elas e podem ser classi</w:delText>
        </w:r>
        <w:r w:rsidR="00CD5B56" w:rsidRPr="00946032" w:rsidDel="00AE2B20">
          <w:delText>fi</w:delText>
        </w:r>
        <w:r w:rsidR="00A521ED" w:rsidRPr="00946032" w:rsidDel="00AE2B20">
          <w:delText>cados de três formas:</w:delText>
        </w:r>
      </w:del>
    </w:p>
    <w:p w14:paraId="4CB7DBB6" w14:textId="5B4C955E" w:rsidR="00A521ED" w:rsidRPr="00946032" w:rsidDel="00AE2B20" w:rsidRDefault="00A521ED">
      <w:pPr>
        <w:pStyle w:val="TextoNormal"/>
        <w:rPr>
          <w:del w:id="3614" w:author="WILLIAM FRANCISCO LEITE" w:date="2016-06-22T20:06:00Z"/>
        </w:rPr>
      </w:pPr>
      <w:del w:id="3615" w:author="WILLIAM FRANCISCO LEITE" w:date="2016-06-22T20:06:00Z">
        <w:r w:rsidRPr="00946032" w:rsidDel="00AE2B20">
          <w:delText>Um para Um: Cada entidade referencia apenas uma entidade da outra;</w:delText>
        </w:r>
      </w:del>
    </w:p>
    <w:p w14:paraId="4474A49E" w14:textId="39205E32" w:rsidR="00A521ED" w:rsidRPr="00946032" w:rsidDel="00AE2B20" w:rsidRDefault="00A521ED">
      <w:pPr>
        <w:pStyle w:val="TextoNormal"/>
        <w:rPr>
          <w:del w:id="3616" w:author="WILLIAM FRANCISCO LEITE" w:date="2016-06-22T20:06:00Z"/>
        </w:rPr>
      </w:pPr>
      <w:del w:id="3617" w:author="WILLIAM FRANCISCO LEITE" w:date="2016-06-22T20:06:00Z">
        <w:r w:rsidRPr="00946032" w:rsidDel="00AE2B20">
          <w:delText xml:space="preserve">Um para muitos: </w:delText>
        </w:r>
        <w:r w:rsidR="00824F00" w:rsidRPr="00946032" w:rsidDel="00AE2B20">
          <w:delText>uma entidade pode referenciar muitas outras</w:delText>
        </w:r>
        <w:r w:rsidRPr="00946032" w:rsidDel="00AE2B20">
          <w:delText>;</w:delText>
        </w:r>
      </w:del>
    </w:p>
    <w:p w14:paraId="707F1E3D" w14:textId="2F4D286E" w:rsidR="00EF099E" w:rsidRPr="00946032" w:rsidRDefault="00A521ED">
      <w:pPr>
        <w:pStyle w:val="TextoNormal"/>
        <w:rPr>
          <w:ins w:id="3618" w:author="WILLIAM FRANCISCO LEITE" w:date="2016-06-22T20:12:00Z"/>
        </w:rPr>
      </w:pPr>
      <w:del w:id="3619" w:author="WILLIAM FRANCISCO LEITE" w:date="2016-06-22T20:06:00Z">
        <w:r w:rsidRPr="00946032" w:rsidDel="00AE2B20">
          <w:delText>Muitos para muitos: cada uma das entidades pode referencias muitas entidades da outra</w:delText>
        </w:r>
      </w:del>
      <w:ins w:id="3620" w:author="WILLIAM FRANCISCO LEITE" w:date="2016-06-22T20:12:00Z">
        <w:r w:rsidR="00EF099E" w:rsidRPr="00946032">
          <w:t>HEUSER, 1998, p. 13)</w:t>
        </w:r>
      </w:ins>
    </w:p>
    <w:p w14:paraId="49DC1086" w14:textId="23182639" w:rsidR="00A521ED" w:rsidRPr="00946032" w:rsidDel="00EF099E" w:rsidRDefault="00A521ED">
      <w:pPr>
        <w:pStyle w:val="TextoNormal"/>
        <w:rPr>
          <w:del w:id="3621" w:author="WILLIAM FRANCISCO LEITE" w:date="2016-06-22T20:12:00Z"/>
        </w:rPr>
      </w:pPr>
      <w:del w:id="3622" w:author="WILLIAM FRANCISCO LEITE" w:date="2016-06-22T20:06:00Z">
        <w:r w:rsidRPr="00946032" w:rsidDel="00AE2B20">
          <w:delText xml:space="preserve">; </w:delText>
        </w:r>
      </w:del>
    </w:p>
    <w:p w14:paraId="1A72B754" w14:textId="77777777" w:rsidR="00A521ED" w:rsidRPr="00946032" w:rsidRDefault="00A521ED">
      <w:pPr>
        <w:pStyle w:val="TextoNormal"/>
      </w:pPr>
    </w:p>
    <w:p w14:paraId="3DEFD267" w14:textId="07DAE339" w:rsidR="00A521ED" w:rsidRPr="00946032" w:rsidRDefault="00A521ED" w:rsidP="00C463EE">
      <w:pPr>
        <w:pStyle w:val="SubtituloCapitulo"/>
        <w:numPr>
          <w:ilvl w:val="2"/>
          <w:numId w:val="1"/>
        </w:numPr>
        <w:rPr>
          <w:rFonts w:ascii="Arial" w:hAnsi="Arial" w:cs="Arial"/>
          <w:rPrChange w:id="3623" w:author="William" w:date="2016-06-28T20:55:00Z">
            <w:rPr/>
          </w:rPrChange>
        </w:rPr>
      </w:pPr>
      <w:bookmarkStart w:id="3624" w:name="_Toc459474851"/>
      <w:r w:rsidRPr="00946032">
        <w:rPr>
          <w:rFonts w:ascii="Arial" w:hAnsi="Arial" w:cs="Arial"/>
          <w:rPrChange w:id="3625" w:author="William" w:date="2016-06-28T20:55:00Z">
            <w:rPr/>
          </w:rPrChange>
        </w:rPr>
        <w:t>Atributo</w:t>
      </w:r>
      <w:bookmarkEnd w:id="3624"/>
    </w:p>
    <w:p w14:paraId="057B18EF" w14:textId="645BA0C9" w:rsidR="00AE2B20" w:rsidRPr="00946032" w:rsidRDefault="00A521ED" w:rsidP="00EF2153">
      <w:pPr>
        <w:pStyle w:val="TextoNormal"/>
        <w:rPr>
          <w:ins w:id="3626" w:author="WILLIAM FRANCISCO LEITE" w:date="2016-06-22T20:07:00Z"/>
        </w:rPr>
      </w:pPr>
      <w:del w:id="3627" w:author="WILLIAM FRANCISCO LEITE" w:date="2016-06-22T20:07:00Z">
        <w:r w:rsidRPr="00946032" w:rsidDel="00AE2B20">
          <w:delText xml:space="preserve">Os </w:delText>
        </w:r>
      </w:del>
      <w:ins w:id="3628" w:author="WILLIAM FRANCISCO LEITE" w:date="2016-06-22T20:07:00Z">
        <w:r w:rsidR="00AE2B20" w:rsidRPr="00946032">
          <w:t xml:space="preserve">Para associar informações a ocorrências de entidades ou de relacionamentos usa-se o conceito de atributo. </w:t>
        </w:r>
      </w:ins>
    </w:p>
    <w:p w14:paraId="0F7F9588" w14:textId="77777777" w:rsidR="003223A5" w:rsidRDefault="00E611CA">
      <w:pPr>
        <w:pStyle w:val="Legenda"/>
        <w:keepNext/>
        <w:spacing w:after="120"/>
        <w:rPr>
          <w:ins w:id="3629" w:author="Osnir Estevam" w:date="2016-08-21T10:42:00Z"/>
        </w:rPr>
        <w:pPrChange w:id="3630" w:author="WILLIAM FRANCISCO LEITE" w:date="2016-06-27T21:19:00Z">
          <w:pPr>
            <w:pStyle w:val="Legenda"/>
          </w:pPr>
        </w:pPrChange>
      </w:pPr>
      <w:ins w:id="3631" w:author="WILLIAM FRANCISCO LEITE" w:date="2016-06-27T21:18:00Z">
        <w:r w:rsidRPr="00946032">
          <w:t xml:space="preserve">                                                                 </w:t>
        </w:r>
      </w:ins>
    </w:p>
    <w:p w14:paraId="09E67CD7" w14:textId="437F9BA5" w:rsidR="00936C3E" w:rsidRPr="00946032" w:rsidRDefault="003223A5">
      <w:pPr>
        <w:pStyle w:val="Legenda"/>
        <w:keepNext/>
        <w:spacing w:after="120"/>
        <w:ind w:left="2880" w:firstLine="720"/>
        <w:rPr>
          <w:ins w:id="3632" w:author="William" w:date="2016-06-26T18:42:00Z"/>
        </w:rPr>
        <w:pPrChange w:id="3633" w:author="Osnir Estevam" w:date="2016-08-21T10:42:00Z">
          <w:pPr>
            <w:pStyle w:val="Legenda"/>
          </w:pPr>
        </w:pPrChange>
      </w:pPr>
      <w:ins w:id="3634" w:author="Osnir Estevam" w:date="2016-08-21T10:42:00Z">
        <w:r>
          <w:t xml:space="preserve">   </w:t>
        </w:r>
      </w:ins>
      <w:ins w:id="3635" w:author="WILLIAM FRANCISCO LEITE" w:date="2016-06-27T21:18:00Z">
        <w:r w:rsidR="00E611CA" w:rsidRPr="00946032">
          <w:t xml:space="preserve"> </w:t>
        </w:r>
        <w:del w:id="3636" w:author="William" w:date="2016-06-28T19:31:00Z">
          <w:r w:rsidR="00E611CA" w:rsidRPr="00946032" w:rsidDel="000874BF">
            <w:delText xml:space="preserve">       </w:delText>
          </w:r>
        </w:del>
        <w:del w:id="3637" w:author="William" w:date="2016-06-28T19:32:00Z">
          <w:r w:rsidR="00E611CA" w:rsidRPr="00946032" w:rsidDel="000874BF">
            <w:delText xml:space="preserve">   </w:delText>
          </w:r>
        </w:del>
      </w:ins>
      <w:bookmarkStart w:id="3638" w:name="_Toc459571352"/>
      <w:ins w:id="3639" w:author="William" w:date="2016-06-26T18:42:00Z">
        <w:r w:rsidR="00936C3E" w:rsidRPr="00946032">
          <w:t xml:space="preserve">Figura </w:t>
        </w:r>
      </w:ins>
      <w:ins w:id="3640" w:author="Dogus - William" w:date="2016-06-27T13:52:00Z">
        <w:r w:rsidR="00A67559" w:rsidRPr="009F7751">
          <w:fldChar w:fldCharType="begin"/>
        </w:r>
        <w:r w:rsidR="00A67559" w:rsidRPr="00946032">
          <w:instrText xml:space="preserve"> SEQ Figura \* ARABIC </w:instrText>
        </w:r>
      </w:ins>
      <w:r w:rsidR="00A67559" w:rsidRPr="009F7751">
        <w:fldChar w:fldCharType="separate"/>
      </w:r>
      <w:ins w:id="3641" w:author="Osnir Estevam" w:date="2016-08-20T16:26:00Z">
        <w:r w:rsidR="0066637F">
          <w:rPr>
            <w:noProof/>
          </w:rPr>
          <w:t>4</w:t>
        </w:r>
      </w:ins>
      <w:ins w:id="3642" w:author="Dogus - William" w:date="2016-06-27T13:52:00Z">
        <w:r w:rsidR="00A67559" w:rsidRPr="009F7751">
          <w:fldChar w:fldCharType="end"/>
        </w:r>
      </w:ins>
      <w:ins w:id="3643" w:author="William" w:date="2016-06-26T18:42:00Z">
        <w:del w:id="3644" w:author="Dogus - William" w:date="2016-06-27T13:52:00Z">
          <w:r w:rsidR="00936C3E" w:rsidRPr="009F7751" w:rsidDel="00A67559">
            <w:fldChar w:fldCharType="begin"/>
          </w:r>
          <w:r w:rsidR="00936C3E" w:rsidRPr="00946032" w:rsidDel="00A67559">
            <w:delInstrText xml:space="preserve"> SEQ Figura \* ARABIC </w:delInstrText>
          </w:r>
        </w:del>
      </w:ins>
      <w:del w:id="3645" w:author="Dogus - William" w:date="2016-06-27T13:52:00Z">
        <w:r w:rsidR="00936C3E" w:rsidRPr="009F7751" w:rsidDel="00A67559">
          <w:fldChar w:fldCharType="separate"/>
        </w:r>
      </w:del>
      <w:ins w:id="3646" w:author="William" w:date="2016-06-26T18:42:00Z">
        <w:del w:id="3647" w:author="Dogus - William" w:date="2016-06-27T13:52:00Z">
          <w:r w:rsidR="00936C3E" w:rsidRPr="00946032" w:rsidDel="00A67559">
            <w:rPr>
              <w:noProof/>
            </w:rPr>
            <w:delText>4</w:delText>
          </w:r>
          <w:r w:rsidR="00936C3E" w:rsidRPr="009F7751" w:rsidDel="00A67559">
            <w:fldChar w:fldCharType="end"/>
          </w:r>
        </w:del>
        <w:del w:id="3648" w:author="WILLIAM FRANCISCO LEITE" w:date="2016-06-27T21:18:00Z">
          <w:r w:rsidR="00936C3E" w:rsidRPr="00946032" w:rsidDel="00E611CA">
            <w:delText xml:space="preserve"> </w:delText>
          </w:r>
        </w:del>
      </w:ins>
      <w:r w:rsidR="00BA0A7A">
        <w:t xml:space="preserve"> -</w:t>
      </w:r>
      <w:ins w:id="3649" w:author="William" w:date="2016-06-26T18:42:00Z">
        <w:r w:rsidR="00936C3E" w:rsidRPr="00946032">
          <w:t xml:space="preserve"> Modelo Atributo</w:t>
        </w:r>
        <w:bookmarkEnd w:id="3638"/>
      </w:ins>
    </w:p>
    <w:p w14:paraId="6C6490A5" w14:textId="363F5809" w:rsidR="00936C3E" w:rsidRPr="00946032" w:rsidRDefault="006C014A">
      <w:pPr>
        <w:pStyle w:val="TextoNormal"/>
        <w:jc w:val="center"/>
        <w:rPr>
          <w:ins w:id="3650" w:author="William" w:date="2016-06-26T18:42:00Z"/>
        </w:rPr>
        <w:pPrChange w:id="3651" w:author="William" w:date="2016-06-28T19:31:00Z">
          <w:pPr>
            <w:pStyle w:val="TextoNormal"/>
          </w:pPr>
        </w:pPrChange>
      </w:pPr>
      <w:ins w:id="3652" w:author="WILLIAM FRANCISCO LEITE" w:date="2016-06-22T20:24:00Z">
        <w:r w:rsidRPr="009F7751">
          <w:rPr>
            <w:noProof/>
          </w:rPr>
          <w:drawing>
            <wp:inline distT="0" distB="0" distL="0" distR="0" wp14:anchorId="5C6A95CC" wp14:editId="15980E78">
              <wp:extent cx="1352739" cy="1238423"/>
              <wp:effectExtent l="19050" t="19050" r="19050" b="190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ributo.png"/>
                      <pic:cNvPicPr/>
                    </pic:nvPicPr>
                    <pic:blipFill>
                      <a:blip r:embed="rId19">
                        <a:extLst>
                          <a:ext uri="{28A0092B-C50C-407E-A947-70E740481C1C}">
                            <a14:useLocalDpi xmlns:a14="http://schemas.microsoft.com/office/drawing/2010/main" val="0"/>
                          </a:ext>
                        </a:extLst>
                      </a:blip>
                      <a:stretch>
                        <a:fillRect/>
                      </a:stretch>
                    </pic:blipFill>
                    <pic:spPr>
                      <a:xfrm>
                        <a:off x="0" y="0"/>
                        <a:ext cx="1352739" cy="1238423"/>
                      </a:xfrm>
                      <a:prstGeom prst="rect">
                        <a:avLst/>
                      </a:prstGeom>
                      <a:ln>
                        <a:solidFill>
                          <a:schemeClr val="tx1"/>
                        </a:solidFill>
                      </a:ln>
                    </pic:spPr>
                  </pic:pic>
                </a:graphicData>
              </a:graphic>
            </wp:inline>
          </w:drawing>
        </w:r>
      </w:ins>
    </w:p>
    <w:p w14:paraId="7FBE6625" w14:textId="7CE40E81" w:rsidR="006C014A" w:rsidRPr="009F7751" w:rsidRDefault="00E611CA">
      <w:pPr>
        <w:pStyle w:val="Legenda"/>
        <w:spacing w:after="120"/>
        <w:rPr>
          <w:ins w:id="3653" w:author="William" w:date="2016-06-26T18:43:00Z"/>
        </w:rPr>
        <w:pPrChange w:id="3654" w:author="WILLIAM FRANCISCO LEITE" w:date="2016-06-27T21:19:00Z">
          <w:pPr>
            <w:pStyle w:val="TextoNormal"/>
          </w:pPr>
        </w:pPrChange>
      </w:pPr>
      <w:ins w:id="3655" w:author="WILLIAM FRANCISCO LEITE" w:date="2016-06-27T21:18:00Z">
        <w:r w:rsidRPr="009F7751">
          <w:t xml:space="preserve">                                                                 </w:t>
        </w:r>
      </w:ins>
      <w:ins w:id="3656" w:author="Osnir Estevam" w:date="2016-08-21T10:42:00Z">
        <w:r w:rsidR="003223A5">
          <w:tab/>
          <w:t xml:space="preserve">   </w:t>
        </w:r>
      </w:ins>
      <w:ins w:id="3657" w:author="WILLIAM FRANCISCO LEITE" w:date="2016-06-27T21:18:00Z">
        <w:r w:rsidRPr="009F7751">
          <w:t xml:space="preserve"> </w:t>
        </w:r>
        <w:del w:id="3658" w:author="William" w:date="2016-06-28T19:32:00Z">
          <w:r w:rsidRPr="009F7751" w:rsidDel="000874BF">
            <w:delText xml:space="preserve">          </w:delText>
          </w:r>
        </w:del>
      </w:ins>
      <w:ins w:id="3659" w:author="William" w:date="2016-06-26T18:42:00Z">
        <w:r w:rsidR="00936C3E" w:rsidRPr="009F7751">
          <w:t xml:space="preserve">Fonte: </w:t>
        </w:r>
      </w:ins>
      <w:ins w:id="3660" w:author="William" w:date="2016-06-26T18:43:00Z">
        <w:r w:rsidR="00936C3E" w:rsidRPr="00946032">
          <w:t xml:space="preserve">Livro </w:t>
        </w:r>
      </w:ins>
      <w:ins w:id="3661" w:author="William" w:date="2016-06-26T18:46:00Z">
        <w:r w:rsidR="007423C2" w:rsidRPr="009F7751">
          <w:t>Projeto de Banco de Dados (1998)</w:t>
        </w:r>
      </w:ins>
    </w:p>
    <w:p w14:paraId="7B472EE6" w14:textId="77777777" w:rsidR="00936C3E" w:rsidRPr="00946032" w:rsidRDefault="00936C3E">
      <w:pPr>
        <w:rPr>
          <w:ins w:id="3662" w:author="WILLIAM FRANCISCO LEITE" w:date="2016-06-22T20:24:00Z"/>
        </w:rPr>
        <w:pPrChange w:id="3663" w:author="William" w:date="2016-06-26T18:43:00Z">
          <w:pPr>
            <w:pStyle w:val="TextoNormal"/>
          </w:pPr>
        </w:pPrChange>
      </w:pPr>
    </w:p>
    <w:p w14:paraId="785049B6" w14:textId="2C1FA02C" w:rsidR="00AE2B20" w:rsidRPr="00946032" w:rsidRDefault="00AE2B20" w:rsidP="00EF2153">
      <w:pPr>
        <w:pStyle w:val="TextoNormal"/>
        <w:rPr>
          <w:ins w:id="3664" w:author="WILLIAM FRANCISCO LEITE" w:date="2016-06-22T20:07:00Z"/>
        </w:rPr>
      </w:pPr>
      <w:ins w:id="3665" w:author="WILLIAM FRANCISCO LEITE" w:date="2016-06-22T20:07:00Z">
        <w:r w:rsidRPr="00946032">
          <w:t>Atributos são representados graficamente conforme mostra a Figura</w:t>
        </w:r>
      </w:ins>
      <w:ins w:id="3666" w:author="WILLIAM FRANCISCO LEITE" w:date="2016-06-22T20:08:00Z">
        <w:r w:rsidRPr="00946032">
          <w:t xml:space="preserve"> </w:t>
        </w:r>
      </w:ins>
      <w:ins w:id="3667" w:author="WILLIAM FRANCISCO LEITE" w:date="2016-06-22T20:07:00Z">
        <w:r w:rsidRPr="00946032">
          <w:t>2.14. A figura expressa que a cada ocorrência de PROJETO é associado exatamente</w:t>
        </w:r>
      </w:ins>
      <w:ins w:id="3668" w:author="WILLIAM FRANCISCO LEITE" w:date="2016-06-22T20:08:00Z">
        <w:r w:rsidRPr="00946032">
          <w:t xml:space="preserve"> </w:t>
        </w:r>
      </w:ins>
      <w:ins w:id="3669" w:author="WILLIAM FRANCISCO LEITE" w:date="2016-06-22T20:07:00Z">
        <w:r w:rsidRPr="00946032">
          <w:t>um nome, um código e um tipo.</w:t>
        </w:r>
      </w:ins>
    </w:p>
    <w:p w14:paraId="717898DB" w14:textId="7464B764" w:rsidR="00A521ED" w:rsidRPr="00946032" w:rsidDel="00AE2B20" w:rsidRDefault="00AE2B20">
      <w:pPr>
        <w:pStyle w:val="TextoNormal"/>
        <w:rPr>
          <w:del w:id="3670" w:author="WILLIAM FRANCISCO LEITE" w:date="2016-06-22T20:07:00Z"/>
        </w:rPr>
      </w:pPr>
      <w:ins w:id="3671" w:author="WILLIAM FRANCISCO LEITE" w:date="2016-06-22T20:07:00Z">
        <w:r w:rsidRPr="00946032">
          <w:t>Na prática, atributos não são representados graficamente, para não</w:t>
        </w:r>
      </w:ins>
      <w:ins w:id="3672" w:author="WILLIAM FRANCISCO LEITE" w:date="2016-06-22T20:08:00Z">
        <w:r w:rsidRPr="00946032">
          <w:t xml:space="preserve"> </w:t>
        </w:r>
      </w:ins>
      <w:ins w:id="3673" w:author="WILLIAM FRANCISCO LEITE" w:date="2016-06-22T20:07:00Z">
        <w:r w:rsidRPr="00946032">
          <w:t>sobrecarregar os diagramas, já que muitas vezes entidades possuem um</w:t>
        </w:r>
      </w:ins>
      <w:ins w:id="3674" w:author="WILLIAM FRANCISCO LEITE" w:date="2016-06-22T20:08:00Z">
        <w:r w:rsidRPr="00946032">
          <w:t xml:space="preserve"> </w:t>
        </w:r>
      </w:ins>
      <w:ins w:id="3675" w:author="WILLIAM FRANCISCO LEITE" w:date="2016-06-22T20:07:00Z">
        <w:r w:rsidRPr="00946032">
          <w:t>grande número de atributos. Prefere-se usar uma representação textual que</w:t>
        </w:r>
      </w:ins>
      <w:ins w:id="3676" w:author="WILLIAM FRANCISCO LEITE" w:date="2016-06-22T20:08:00Z">
        <w:r w:rsidRPr="00946032">
          <w:t xml:space="preserve"> </w:t>
        </w:r>
      </w:ins>
      <w:ins w:id="3677" w:author="WILLIAM FRANCISCO LEITE" w:date="2016-06-22T20:07:00Z">
        <w:r w:rsidRPr="00946032">
          <w:t xml:space="preserve">aparece </w:t>
        </w:r>
        <w:r w:rsidRPr="00946032">
          <w:lastRenderedPageBreak/>
          <w:t>separadamente do diagrama ER. Ao final deste capítulo, é fornecida</w:t>
        </w:r>
      </w:ins>
      <w:ins w:id="3678" w:author="WILLIAM FRANCISCO LEITE" w:date="2016-06-22T20:08:00Z">
        <w:r w:rsidRPr="00946032">
          <w:t xml:space="preserve"> </w:t>
        </w:r>
      </w:ins>
      <w:ins w:id="3679" w:author="WILLIAM FRANCISCO LEITE" w:date="2016-06-22T20:07:00Z">
        <w:r w:rsidRPr="00946032">
          <w:t>uma possível sintaxe para uma representação textual dos atributos. No caso</w:t>
        </w:r>
      </w:ins>
      <w:ins w:id="3680" w:author="WILLIAM FRANCISCO LEITE" w:date="2016-06-22T20:08:00Z">
        <w:r w:rsidRPr="00946032">
          <w:t xml:space="preserve"> </w:t>
        </w:r>
      </w:ins>
      <w:ins w:id="3681" w:author="WILLIAM FRANCISCO LEITE" w:date="2016-06-22T20:07:00Z">
        <w:r w:rsidRPr="00946032">
          <w:t>de ser usado um software para construção de modelos ER, o próprio software</w:t>
        </w:r>
      </w:ins>
      <w:ins w:id="3682" w:author="WILLIAM FRANCISCO LEITE" w:date="2016-06-22T20:08:00Z">
        <w:r w:rsidRPr="00946032">
          <w:t xml:space="preserve"> </w:t>
        </w:r>
      </w:ins>
      <w:ins w:id="3683" w:author="WILLIAM FRANCISCO LEITE" w:date="2016-06-22T20:07:00Z">
        <w:r w:rsidRPr="00946032">
          <w:t>encarrega-se do armazenamento da lista de atributos de cada entidade em um</w:t>
        </w:r>
      </w:ins>
      <w:ins w:id="3684" w:author="WILLIAM FRANCISCO LEITE" w:date="2016-06-22T20:08:00Z">
        <w:r w:rsidRPr="00946032">
          <w:t xml:space="preserve"> </w:t>
        </w:r>
      </w:ins>
      <w:ins w:id="3685" w:author="WILLIAM FRANCISCO LEITE" w:date="2016-06-22T20:07:00Z">
        <w:r w:rsidRPr="00946032">
          <w:t>dicionário de dados</w:t>
        </w:r>
      </w:ins>
      <w:ins w:id="3686" w:author="WILLIAM FRANCISCO LEITE" w:date="2016-06-22T20:08:00Z">
        <w:r w:rsidRPr="00946032">
          <w:t>.</w:t>
        </w:r>
      </w:ins>
      <w:ins w:id="3687" w:author="Osnir Estevam [2]" w:date="2016-06-25T20:01:00Z">
        <w:r w:rsidR="00A5658A" w:rsidRPr="00946032">
          <w:t xml:space="preserve"> </w:t>
        </w:r>
      </w:ins>
      <w:ins w:id="3688" w:author="WILLIAM FRANCISCO LEITE" w:date="2016-06-22T20:10:00Z">
        <w:r w:rsidRPr="00946032">
          <w:t>(H</w:t>
        </w:r>
      </w:ins>
      <w:ins w:id="3689" w:author="WILLIAM FRANCISCO LEITE" w:date="2016-06-22T20:11:00Z">
        <w:r w:rsidR="00EF099E" w:rsidRPr="00946032">
          <w:t>EUSER</w:t>
        </w:r>
      </w:ins>
      <w:ins w:id="3690" w:author="WILLIAM FRANCISCO LEITE" w:date="2016-06-22T20:10:00Z">
        <w:r w:rsidRPr="00946032">
          <w:t>,</w:t>
        </w:r>
      </w:ins>
      <w:ins w:id="3691" w:author="WILLIAM FRANCISCO LEITE" w:date="2016-06-22T20:11:00Z">
        <w:r w:rsidRPr="00946032">
          <w:t xml:space="preserve"> </w:t>
        </w:r>
        <w:r w:rsidR="00EF099E" w:rsidRPr="00946032">
          <w:t>1998,</w:t>
        </w:r>
      </w:ins>
      <w:ins w:id="3692" w:author="WILLIAM FRANCISCO LEITE" w:date="2016-06-22T20:10:00Z">
        <w:r w:rsidRPr="00946032">
          <w:t xml:space="preserve"> p. 21)</w:t>
        </w:r>
      </w:ins>
      <w:del w:id="3693" w:author="WILLIAM FRANCISCO LEITE" w:date="2016-06-22T20:07:00Z">
        <w:r w:rsidR="00A521ED" w:rsidRPr="00946032" w:rsidDel="00AE2B20">
          <w:delText xml:space="preserve">atributos são as características das entidades dentro do domínio. Elas são identificadas durante o processo de análise de requisitos. </w:delText>
        </w:r>
      </w:del>
    </w:p>
    <w:p w14:paraId="3A8CEB1E" w14:textId="4DEE9173" w:rsidR="00A521ED" w:rsidRPr="00946032" w:rsidDel="00AE2B20" w:rsidRDefault="00A521ED">
      <w:pPr>
        <w:pStyle w:val="TextoNormal"/>
        <w:rPr>
          <w:del w:id="3694" w:author="WILLIAM FRANCISCO LEITE" w:date="2016-06-22T20:07:00Z"/>
        </w:rPr>
      </w:pPr>
      <w:del w:id="3695" w:author="WILLIAM FRANCISCO LEITE" w:date="2016-06-22T20:07:00Z">
        <w:r w:rsidRPr="00946032" w:rsidDel="00AE2B20">
          <w:delText xml:space="preserve">Os atributos podem ser classificados quanto a sua função como: </w:delText>
        </w:r>
      </w:del>
    </w:p>
    <w:p w14:paraId="4B24A48E" w14:textId="544EC876" w:rsidR="00A521ED" w:rsidRPr="00946032" w:rsidDel="00AE2B20" w:rsidRDefault="00A521ED">
      <w:pPr>
        <w:pStyle w:val="TextoNormal"/>
        <w:rPr>
          <w:del w:id="3696" w:author="WILLIAM FRANCISCO LEITE" w:date="2016-06-22T20:07:00Z"/>
        </w:rPr>
      </w:pPr>
      <w:del w:id="3697" w:author="WILLIAM FRANCISCO LEITE" w:date="2016-06-22T20:07:00Z">
        <w:r w:rsidRPr="00946032" w:rsidDel="00AE2B20">
          <w:delText>Descritivos: características próprias da entidade;</w:delText>
        </w:r>
      </w:del>
    </w:p>
    <w:p w14:paraId="57C9C070" w14:textId="6D6D2EFB" w:rsidR="00A521ED" w:rsidRPr="00946032" w:rsidDel="00AE2B20" w:rsidRDefault="00A521ED">
      <w:pPr>
        <w:pStyle w:val="TextoNormal"/>
        <w:rPr>
          <w:del w:id="3698" w:author="WILLIAM FRANCISCO LEITE" w:date="2016-06-22T20:07:00Z"/>
        </w:rPr>
      </w:pPr>
      <w:del w:id="3699" w:author="WILLIAM FRANCISCO LEITE" w:date="2016-06-22T20:07:00Z">
        <w:r w:rsidRPr="00946032" w:rsidDel="00AE2B20">
          <w:delText>Nominativos: Definem e identificam a entidade;</w:delText>
        </w:r>
      </w:del>
    </w:p>
    <w:p w14:paraId="7DE74661" w14:textId="10B04467" w:rsidR="00A521ED" w:rsidRPr="00946032" w:rsidDel="00AE2B20" w:rsidRDefault="00A521ED">
      <w:pPr>
        <w:pStyle w:val="TextoNormal"/>
        <w:rPr>
          <w:del w:id="3700" w:author="WILLIAM FRANCISCO LEITE" w:date="2016-06-22T20:07:00Z"/>
        </w:rPr>
      </w:pPr>
      <w:del w:id="3701" w:author="WILLIAM FRANCISCO LEITE" w:date="2016-06-22T20:07:00Z">
        <w:r w:rsidRPr="00946032" w:rsidDel="00AE2B20">
          <w:delText>Referenciais: é a ligação de uma entidade com outra no que se refere a relacionamento;</w:delText>
        </w:r>
      </w:del>
    </w:p>
    <w:p w14:paraId="2C83FC8A" w14:textId="1CB34258" w:rsidR="00A521ED" w:rsidRPr="00946032" w:rsidDel="00AE2B20" w:rsidRDefault="00A521ED">
      <w:pPr>
        <w:pStyle w:val="TextoNormal"/>
        <w:rPr>
          <w:del w:id="3702" w:author="WILLIAM FRANCISCO LEITE" w:date="2016-06-22T20:07:00Z"/>
        </w:rPr>
      </w:pPr>
      <w:del w:id="3703" w:author="WILLIAM FRANCISCO LEITE" w:date="2016-06-22T20:07:00Z">
        <w:r w:rsidRPr="00946032" w:rsidDel="00AE2B20">
          <w:delText>E classificados quanto a sua estrutura como:</w:delText>
        </w:r>
      </w:del>
    </w:p>
    <w:p w14:paraId="5E7BF300" w14:textId="2404F5E0" w:rsidR="00A521ED" w:rsidRPr="00946032" w:rsidDel="00AE2B20" w:rsidRDefault="00A521ED">
      <w:pPr>
        <w:pStyle w:val="TextoNormal"/>
        <w:rPr>
          <w:del w:id="3704" w:author="WILLIAM FRANCISCO LEITE" w:date="2016-06-22T20:07:00Z"/>
        </w:rPr>
      </w:pPr>
      <w:del w:id="3705" w:author="WILLIAM FRANCISCO LEITE" w:date="2016-06-22T20:07:00Z">
        <w:r w:rsidRPr="00946032" w:rsidDel="00AE2B20">
          <w:delText>Simples: entidade definida através de um atributo;</w:delText>
        </w:r>
      </w:del>
    </w:p>
    <w:p w14:paraId="54264208" w14:textId="6D5945EC" w:rsidR="00A521ED" w:rsidRPr="00946032" w:rsidRDefault="00A521ED">
      <w:pPr>
        <w:pStyle w:val="TextoNormal"/>
      </w:pPr>
      <w:del w:id="3706" w:author="WILLIAM FRANCISCO LEITE" w:date="2016-06-22T20:07:00Z">
        <w:r w:rsidRPr="00946032" w:rsidDel="00AE2B20">
          <w:delText>Composto: vários atributos necessários para definir uma entidade</w:delText>
        </w:r>
      </w:del>
      <w:del w:id="3707" w:author="WILLIAM FRANCISCO LEITE" w:date="2016-06-22T20:09:00Z">
        <w:r w:rsidRPr="00946032" w:rsidDel="00AE2B20">
          <w:delText xml:space="preserve">; </w:delText>
        </w:r>
      </w:del>
    </w:p>
    <w:p w14:paraId="5AC0107C" w14:textId="77777777" w:rsidR="00A521ED" w:rsidRPr="00946032" w:rsidRDefault="00A521ED" w:rsidP="00A521ED">
      <w:pPr>
        <w:rPr>
          <w:b/>
          <w:rPrChange w:id="3708" w:author="William" w:date="2016-06-28T20:55:00Z">
            <w:rPr>
              <w:rFonts w:ascii="Times New Roman" w:hAnsi="Times New Roman" w:cs="Times New Roman"/>
              <w:b/>
            </w:rPr>
          </w:rPrChange>
        </w:rPr>
      </w:pPr>
    </w:p>
    <w:p w14:paraId="15454E40" w14:textId="2B4E85B9" w:rsidR="00A521ED" w:rsidRPr="00946032" w:rsidRDefault="00A521ED" w:rsidP="00A521ED">
      <w:pPr>
        <w:pStyle w:val="SubtituloCapitulo"/>
        <w:rPr>
          <w:rFonts w:ascii="Arial" w:hAnsi="Arial" w:cs="Arial"/>
          <w:rPrChange w:id="3709" w:author="William" w:date="2016-06-28T20:55:00Z">
            <w:rPr/>
          </w:rPrChange>
        </w:rPr>
      </w:pPr>
      <w:bookmarkStart w:id="3710" w:name="_Toc459474852"/>
      <w:r w:rsidRPr="00946032">
        <w:rPr>
          <w:rFonts w:ascii="Arial" w:hAnsi="Arial" w:cs="Arial"/>
          <w:rPrChange w:id="3711" w:author="William" w:date="2016-06-28T20:55:00Z">
            <w:rPr/>
          </w:rPrChange>
        </w:rPr>
        <w:t>BPM (Business Process Model)</w:t>
      </w:r>
      <w:bookmarkEnd w:id="3710"/>
    </w:p>
    <w:p w14:paraId="7FB573CB" w14:textId="77777777" w:rsidR="00A8474A" w:rsidRPr="00946032" w:rsidRDefault="00A521ED" w:rsidP="00EF2153">
      <w:pPr>
        <w:pStyle w:val="TextoNormal"/>
        <w:rPr>
          <w:ins w:id="3712" w:author="WILLIAM FRANCISCO LEITE" w:date="2016-06-27T21:44:00Z"/>
        </w:rPr>
      </w:pPr>
      <w:del w:id="3713" w:author="WILLIAM FRANCISCO LEITE" w:date="2016-06-22T21:42:00Z">
        <w:r w:rsidRPr="00946032" w:rsidDel="00357292">
          <w:delText>O</w:delText>
        </w:r>
      </w:del>
      <w:del w:id="3714" w:author="WILLIAM FRANCISCO LEITE" w:date="2016-06-22T21:25:00Z">
        <w:r w:rsidRPr="00946032" w:rsidDel="0058637E">
          <w:delText xml:space="preserve"> </w:delText>
        </w:r>
      </w:del>
      <w:ins w:id="3715" w:author="WILLIAM FRANCISCO LEITE" w:date="2016-06-22T21:42:00Z">
        <w:r w:rsidR="00357292" w:rsidRPr="00946032">
          <w:t>Um modelo padrão de Processos de Negócios e Notation (BPMN) fornece para as empresas a capacidade de compreender os seus procedimentos internos de negócios em uma notação gráfica e dará as organizações a capacidade de comunicar esses procedimentos de uma forma padrão. Além disso, a notação gráfica irá facilitar o entendimento das colaborações de desempenho e transações de negócios entre as organizações. Isso irá garantir que as empresas vão compreender-se e participantes em seus negócios e permitirá que as organizações para se adaptarem às novas circunstâncias de negócios interna e B2B rapidamente. (</w:t>
        </w:r>
      </w:ins>
      <w:ins w:id="3716" w:author="WILLIAM FRANCISCO LEITE" w:date="2016-06-22T21:43:00Z">
        <w:r w:rsidR="00A8491C" w:rsidRPr="00946032">
          <w:t>OMG</w:t>
        </w:r>
      </w:ins>
      <w:ins w:id="3717" w:author="WILLIAM FRANCISCO LEITE" w:date="2016-06-22T21:44:00Z">
        <w:del w:id="3718" w:author="Osnir Estevam" w:date="2016-08-21T13:36:00Z">
          <w:r w:rsidR="00357292" w:rsidRPr="00946032" w:rsidDel="00D751BA">
            <w:delText xml:space="preserve"> </w:delText>
          </w:r>
        </w:del>
      </w:ins>
      <w:ins w:id="3719" w:author="WILLIAM FRANCISCO LEITE" w:date="2016-06-22T21:43:00Z">
        <w:r w:rsidR="00357292" w:rsidRPr="00946032">
          <w:t>, 2016</w:t>
        </w:r>
      </w:ins>
      <w:ins w:id="3720" w:author="WILLIAM FRANCISCO LEITE" w:date="2016-06-22T21:42:00Z">
        <w:r w:rsidR="00357292" w:rsidRPr="00946032">
          <w:t>)</w:t>
        </w:r>
        <w:r w:rsidR="00357292" w:rsidRPr="00946032" w:rsidDel="0058637E">
          <w:t xml:space="preserve"> </w:t>
        </w:r>
      </w:ins>
    </w:p>
    <w:p w14:paraId="1ED7A1A1" w14:textId="6F28296E" w:rsidR="00A521ED" w:rsidRPr="00946032" w:rsidDel="0058637E" w:rsidRDefault="00A521ED">
      <w:pPr>
        <w:pStyle w:val="TextoNormal"/>
        <w:rPr>
          <w:del w:id="3721" w:author="WILLIAM FRANCISCO LEITE" w:date="2016-06-22T21:25:00Z"/>
        </w:rPr>
      </w:pPr>
      <w:del w:id="3722" w:author="WILLIAM FRANCISCO LEITE" w:date="2016-06-22T21:25:00Z">
        <w:r w:rsidRPr="00946032" w:rsidDel="0058637E">
          <w:delText>BPM fornece a capacidade de compreensão do fluxo de processos e regras de negócios usando componentes gráficos, essa ferramenta possibilita entendimento do processo como um todo e quais são seus participantes.</w:delText>
        </w:r>
      </w:del>
    </w:p>
    <w:p w14:paraId="51604FB1" w14:textId="6FB49D01" w:rsidR="00A521ED" w:rsidRPr="00946032" w:rsidDel="0058637E" w:rsidRDefault="00A521ED">
      <w:pPr>
        <w:pStyle w:val="TextoNormal"/>
        <w:rPr>
          <w:del w:id="3723" w:author="WILLIAM FRANCISCO LEITE" w:date="2016-06-22T21:25:00Z"/>
        </w:rPr>
      </w:pPr>
      <w:del w:id="3724" w:author="WILLIAM FRANCISCO LEITE" w:date="2016-06-22T21:25:00Z">
        <w:r w:rsidRPr="00946032" w:rsidDel="0058637E">
          <w:delText xml:space="preserve">Além disso, os componentes gráficos irão facilitar o entendimento das colaborações de desempenho e transações de negócios entre as organizações. </w:delText>
        </w:r>
      </w:del>
    </w:p>
    <w:p w14:paraId="53618BDB" w14:textId="77777777" w:rsidR="00A521ED" w:rsidRPr="00946032" w:rsidRDefault="00A521ED">
      <w:pPr>
        <w:pStyle w:val="TextoNormal"/>
      </w:pPr>
    </w:p>
    <w:p w14:paraId="76DE0799" w14:textId="162B1B5C" w:rsidR="00A521ED" w:rsidRPr="00946032" w:rsidRDefault="00A521ED" w:rsidP="00A521ED">
      <w:pPr>
        <w:pStyle w:val="SubtituloCapitulo"/>
        <w:rPr>
          <w:rFonts w:ascii="Arial" w:hAnsi="Arial" w:cs="Arial"/>
          <w:rPrChange w:id="3725" w:author="William" w:date="2016-06-28T20:55:00Z">
            <w:rPr/>
          </w:rPrChange>
        </w:rPr>
      </w:pPr>
      <w:bookmarkStart w:id="3726" w:name="_Toc459474853"/>
      <w:r w:rsidRPr="00946032">
        <w:rPr>
          <w:rFonts w:ascii="Arial" w:hAnsi="Arial" w:cs="Arial"/>
          <w:rPrChange w:id="3727" w:author="William" w:date="2016-06-28T20:55:00Z">
            <w:rPr/>
          </w:rPrChange>
        </w:rPr>
        <w:t>Protocolo HTTP (Hyper Transfer Protocol)</w:t>
      </w:r>
      <w:bookmarkEnd w:id="3726"/>
    </w:p>
    <w:p w14:paraId="3ED671AB" w14:textId="3058E796" w:rsidR="00A521ED" w:rsidRPr="00946032" w:rsidRDefault="00A521ED" w:rsidP="00EF2153">
      <w:pPr>
        <w:pStyle w:val="TextoNormal"/>
      </w:pPr>
      <w:r w:rsidRPr="00946032">
        <w:t>O Hypertext Transfer Protocol (HTTP) é um protocolo em nível de aplicação, para colaboração de sistemas distribuídos, hipermídia. É genérico, não guarda estado (stateless), o protocolo pode ser usado para diversos tipos de tarefas além do uso para hipertexto, como servidores de nomes e sistemas de gerenciamento de objetos distribuídos. Através da extensão dos seus métodos de requisição, códigos de erro e cabeçalhos.</w:t>
      </w:r>
    </w:p>
    <w:p w14:paraId="43D374FA" w14:textId="59D6010E" w:rsidR="00A521ED" w:rsidRPr="00946032" w:rsidRDefault="00A521ED">
      <w:pPr>
        <w:pStyle w:val="TextoNormal"/>
      </w:pPr>
      <w:r w:rsidRPr="00946032">
        <w:t>Uma característica do protocolo HTTP é entrada e a negociação para representação dos dados, permitindo que os sistemas possam ser construídos independentes dos dados recebidos.</w:t>
      </w:r>
      <w:ins w:id="3728" w:author="WILLIAM FRANCISCO LEITE" w:date="2016-06-22T20:30:00Z">
        <w:r w:rsidR="006C014A" w:rsidRPr="00946032">
          <w:t xml:space="preserve"> (W3, 2016)</w:t>
        </w:r>
      </w:ins>
    </w:p>
    <w:p w14:paraId="223B7C14" w14:textId="77777777" w:rsidR="00A521ED" w:rsidRPr="00946032" w:rsidRDefault="00A521ED" w:rsidP="00A521ED">
      <w:pPr>
        <w:rPr>
          <w:b/>
          <w:rPrChange w:id="3729" w:author="William" w:date="2016-06-28T20:55:00Z">
            <w:rPr>
              <w:rFonts w:ascii="Times New Roman" w:hAnsi="Times New Roman" w:cs="Times New Roman"/>
              <w:b/>
            </w:rPr>
          </w:rPrChange>
        </w:rPr>
      </w:pPr>
    </w:p>
    <w:p w14:paraId="5F13DC43" w14:textId="1D34DC6E" w:rsidR="00A521ED" w:rsidRPr="00946032" w:rsidRDefault="00A521ED" w:rsidP="00A521ED">
      <w:pPr>
        <w:pStyle w:val="SubtituloCapitulo"/>
        <w:rPr>
          <w:rFonts w:ascii="Arial" w:hAnsi="Arial" w:cs="Arial"/>
          <w:rPrChange w:id="3730" w:author="William" w:date="2016-06-28T20:55:00Z">
            <w:rPr/>
          </w:rPrChange>
        </w:rPr>
      </w:pPr>
      <w:bookmarkStart w:id="3731" w:name="_Toc459474854"/>
      <w:r w:rsidRPr="00946032">
        <w:rPr>
          <w:rFonts w:ascii="Arial" w:hAnsi="Arial" w:cs="Arial"/>
          <w:rPrChange w:id="3732" w:author="William" w:date="2016-06-28T20:55:00Z">
            <w:rPr/>
          </w:rPrChange>
        </w:rPr>
        <w:t>Arquitetura REST</w:t>
      </w:r>
      <w:bookmarkEnd w:id="3731"/>
    </w:p>
    <w:p w14:paraId="17F5DDBE" w14:textId="6CBCA149" w:rsidR="00A521ED" w:rsidRPr="00946032" w:rsidRDefault="00A521ED" w:rsidP="00EF2153">
      <w:pPr>
        <w:pStyle w:val="TextoNormal"/>
      </w:pPr>
      <w:r w:rsidRPr="00946032">
        <w:t xml:space="preserve">Representational State Transfer (REST) é uma abstração dos elementos arquitetônicos dentro de um sistema hipermídia distribuído. REST ignora os detalhes da implementação do componente e da sintaxe do protocolo, concentrando-se apenas </w:t>
      </w:r>
      <w:r w:rsidRPr="00946032">
        <w:lastRenderedPageBreak/>
        <w:t>nos papéis dos componentes, as restrições sobre sua interação com outros componentes, e sua interpretação de elementos dos dados significativos.</w:t>
      </w:r>
    </w:p>
    <w:p w14:paraId="4E488EF9" w14:textId="4FA66760" w:rsidR="00A521ED" w:rsidRPr="00946032" w:rsidRDefault="00A521ED" w:rsidP="00EF2153">
      <w:pPr>
        <w:pStyle w:val="TextoNormal"/>
      </w:pPr>
      <w:r w:rsidRPr="00946032">
        <w:t xml:space="preserve">REST é diferente de protocolos como SOAP ou XML-RPC, é mais uma filosofia ou um conjunto de princípios do que um protocolo propriamente dito. </w:t>
      </w:r>
      <w:del w:id="3733" w:author="Osnir Estevam" w:date="2016-08-21T13:37:00Z">
        <w:r w:rsidRPr="00946032" w:rsidDel="00D751BA">
          <w:delText>Ele  consiste</w:delText>
        </w:r>
      </w:del>
      <w:ins w:id="3734" w:author="Osnir Estevam" w:date="2016-08-21T13:37:00Z">
        <w:r w:rsidR="00D751BA" w:rsidRPr="00946032">
          <w:t>Ele consiste</w:t>
        </w:r>
      </w:ins>
      <w:r w:rsidRPr="00946032">
        <w:t xml:space="preserve"> em um conjunto de ideias sobre como os dados podem ser transferidos de modo elegante e tira grande vantagem dos recursos (verbos) disponíveis no protocolo HTTP.           </w:t>
      </w:r>
    </w:p>
    <w:p w14:paraId="50A1D533" w14:textId="452ACD23" w:rsidR="00A521ED" w:rsidRPr="00946032" w:rsidRDefault="00A521ED">
      <w:pPr>
        <w:pStyle w:val="TextoNormal"/>
      </w:pPr>
      <w:r w:rsidRPr="00946032">
        <w:t xml:space="preserve">O termo REST foi proposto pela primeira vez por Roy Fielding (um dos criadores do protocolo HTTP) em sua tese de doutorado que foi publicada no ano de 2000. Roy Fielding define REST como um estilo de arquitetura para sistemas, essa arquitetura abrange as restrições fundamentais sobre os componentes, conectores e dados que definem a base da arquitetura WEB </w:t>
      </w:r>
      <w:r w:rsidR="00824F00" w:rsidRPr="00946032">
        <w:t>e, portanto,</w:t>
      </w:r>
      <w:r w:rsidRPr="00946032">
        <w:t xml:space="preserve"> a essência do seu comportamento com um aplicativo baseado na rede.</w:t>
      </w:r>
      <w:ins w:id="3735" w:author="WILLIAM FRANCISCO LEITE" w:date="2016-06-27T21:20:00Z">
        <w:r w:rsidR="00163180" w:rsidRPr="00946032">
          <w:t xml:space="preserve"> </w:t>
        </w:r>
      </w:ins>
      <w:ins w:id="3736" w:author="WILLIAM FRANCISCO LEITE" w:date="2016-06-22T20:32:00Z">
        <w:r w:rsidR="006C014A" w:rsidRPr="00946032">
          <w:t>(</w:t>
        </w:r>
        <w:r w:rsidR="00037F64" w:rsidRPr="00946032">
          <w:t>FIELDING, 2000</w:t>
        </w:r>
        <w:r w:rsidR="006C014A" w:rsidRPr="00946032">
          <w:t>)</w:t>
        </w:r>
      </w:ins>
    </w:p>
    <w:p w14:paraId="6B7CF132" w14:textId="77777777" w:rsidR="00A521ED" w:rsidRPr="00946032" w:rsidRDefault="00A521ED" w:rsidP="00A521ED">
      <w:pPr>
        <w:rPr>
          <w:b/>
          <w:rPrChange w:id="3737" w:author="William" w:date="2016-06-28T20:55:00Z">
            <w:rPr>
              <w:rFonts w:ascii="Times New Roman" w:hAnsi="Times New Roman" w:cs="Times New Roman"/>
              <w:b/>
            </w:rPr>
          </w:rPrChange>
        </w:rPr>
      </w:pPr>
    </w:p>
    <w:p w14:paraId="333E0C0B" w14:textId="3F53B4B0" w:rsidR="00A521ED" w:rsidRPr="00946032" w:rsidRDefault="00A521ED" w:rsidP="00A521ED">
      <w:pPr>
        <w:pStyle w:val="SubtituloCapitulo"/>
        <w:rPr>
          <w:rFonts w:ascii="Arial" w:hAnsi="Arial" w:cs="Arial"/>
          <w:rPrChange w:id="3738" w:author="William" w:date="2016-06-28T20:55:00Z">
            <w:rPr/>
          </w:rPrChange>
        </w:rPr>
      </w:pPr>
      <w:bookmarkStart w:id="3739" w:name="_Toc459474855"/>
      <w:commentRangeStart w:id="3740"/>
      <w:r w:rsidRPr="00946032">
        <w:rPr>
          <w:rFonts w:ascii="Arial" w:hAnsi="Arial" w:cs="Arial"/>
          <w:rPrChange w:id="3741" w:author="William" w:date="2016-06-28T20:55:00Z">
            <w:rPr/>
          </w:rPrChange>
        </w:rPr>
        <w:t>RESTful</w:t>
      </w:r>
      <w:commentRangeEnd w:id="3740"/>
      <w:r w:rsidR="00B0261F">
        <w:rPr>
          <w:rStyle w:val="Refdecomentrio"/>
          <w:rFonts w:ascii="Arial" w:hAnsi="Arial" w:cs="Arial"/>
          <w:b w:val="0"/>
        </w:rPr>
        <w:commentReference w:id="3740"/>
      </w:r>
      <w:bookmarkEnd w:id="3739"/>
    </w:p>
    <w:p w14:paraId="6E60C5A7" w14:textId="5D38E8D8" w:rsidR="00A521ED" w:rsidRPr="00946032" w:rsidRDefault="00A521ED" w:rsidP="00EF2153">
      <w:pPr>
        <w:pStyle w:val="TextoNormal"/>
      </w:pPr>
      <w:r w:rsidRPr="00946032">
        <w:t>O termo RESTful se refere a implementação de um serviço WEB que utilize o estilo arquitetural REST, ou seja, é a capacidade do serviço em disponibilizar seus recursos seguindo as diretrizes da arquitetura REST.</w:t>
      </w:r>
    </w:p>
    <w:p w14:paraId="139A630C" w14:textId="77777777" w:rsidR="00A521ED" w:rsidRPr="00946032" w:rsidRDefault="00A521ED">
      <w:pPr>
        <w:pStyle w:val="TextoNormal"/>
        <w:rPr>
          <w:ins w:id="3742" w:author="WILLIAM FRANCISCO LEITE" w:date="2016-06-27T21:44:00Z"/>
        </w:rPr>
        <w:pPrChange w:id="3743" w:author="WILLIAM FRANCISCO LEITE" w:date="2016-06-27T21:43:00Z">
          <w:pPr/>
        </w:pPrChange>
      </w:pPr>
      <w:r w:rsidRPr="00946032">
        <w:t>Para desenvolver uma API RESTful seguindo todas as restrições da arquitetura REST existe um modelo conhecido como “Richardson Maturity Model”. Ele descreve quatro níveis (0-3) contendo especificações a serem seguidas, quanto mais a API RESTful for aderente aos níveis, maior será sua compatibilidade com a arquitetura REST chegando ao termo “Glory of REST” onde a API é reconhecida como bem estruturada e desenhada.</w:t>
      </w:r>
    </w:p>
    <w:p w14:paraId="72CA565F" w14:textId="77777777" w:rsidR="00A8474A" w:rsidRPr="00946032" w:rsidRDefault="00A8474A">
      <w:pPr>
        <w:pStyle w:val="TextoNormal"/>
      </w:pPr>
    </w:p>
    <w:p w14:paraId="4346D1F2" w14:textId="4EBD1405" w:rsidR="004F557E" w:rsidRPr="00946032" w:rsidRDefault="00163180">
      <w:pPr>
        <w:pStyle w:val="Legenda"/>
        <w:keepNext/>
        <w:spacing w:after="120"/>
        <w:rPr>
          <w:ins w:id="3744" w:author="Osnir Estevam [2]" w:date="2016-06-25T19:00:00Z"/>
        </w:rPr>
        <w:pPrChange w:id="3745" w:author="WILLIAM FRANCISCO LEITE" w:date="2016-06-27T21:20:00Z">
          <w:pPr>
            <w:pStyle w:val="Legenda"/>
          </w:pPr>
        </w:pPrChange>
      </w:pPr>
      <w:ins w:id="3746" w:author="WILLIAM FRANCISCO LEITE" w:date="2016-06-27T21:20:00Z">
        <w:r w:rsidRPr="00946032">
          <w:lastRenderedPageBreak/>
          <w:t xml:space="preserve">              </w:t>
        </w:r>
        <w:del w:id="3747" w:author="Osnir Estevam" w:date="2016-08-21T12:15:00Z">
          <w:r w:rsidRPr="00946032" w:rsidDel="00DC771E">
            <w:delText xml:space="preserve">  </w:delText>
          </w:r>
        </w:del>
      </w:ins>
      <w:bookmarkStart w:id="3748" w:name="_Toc459571353"/>
      <w:ins w:id="3749" w:author="Osnir Estevam [2]" w:date="2016-06-25T19:00:00Z">
        <w:r w:rsidR="004F557E" w:rsidRPr="00946032">
          <w:t xml:space="preserve">Figura </w:t>
        </w:r>
      </w:ins>
      <w:ins w:id="3750" w:author="Dogus - William" w:date="2016-06-27T13:52:00Z">
        <w:r w:rsidR="00A67559" w:rsidRPr="009F7751">
          <w:fldChar w:fldCharType="begin"/>
        </w:r>
        <w:r w:rsidR="00A67559" w:rsidRPr="00946032">
          <w:instrText xml:space="preserve"> SEQ Figura \* ARABIC </w:instrText>
        </w:r>
      </w:ins>
      <w:r w:rsidR="00A67559" w:rsidRPr="009F7751">
        <w:fldChar w:fldCharType="separate"/>
      </w:r>
      <w:ins w:id="3751" w:author="Osnir Estevam" w:date="2016-08-20T16:26:00Z">
        <w:r w:rsidR="0066637F">
          <w:rPr>
            <w:noProof/>
          </w:rPr>
          <w:t>5</w:t>
        </w:r>
      </w:ins>
      <w:ins w:id="3752" w:author="Dogus - William" w:date="2016-06-27T13:52:00Z">
        <w:r w:rsidR="00A67559" w:rsidRPr="009F7751">
          <w:fldChar w:fldCharType="end"/>
        </w:r>
      </w:ins>
      <w:ins w:id="3753" w:author="William" w:date="2016-06-26T18:41:00Z">
        <w:del w:id="3754" w:author="Dogus - William" w:date="2016-06-27T13:52:00Z">
          <w:r w:rsidR="00D50635" w:rsidRPr="009F7751" w:rsidDel="00A67559">
            <w:fldChar w:fldCharType="begin"/>
          </w:r>
          <w:r w:rsidR="00D50635" w:rsidRPr="00946032" w:rsidDel="00A67559">
            <w:delInstrText xml:space="preserve"> SEQ Figura \* ARABIC </w:delInstrText>
          </w:r>
        </w:del>
      </w:ins>
      <w:del w:id="3755" w:author="Dogus - William" w:date="2016-06-27T13:52:00Z">
        <w:r w:rsidR="00D50635" w:rsidRPr="009F7751" w:rsidDel="00A67559">
          <w:fldChar w:fldCharType="separate"/>
        </w:r>
      </w:del>
      <w:ins w:id="3756" w:author="William" w:date="2016-06-26T18:41:00Z">
        <w:del w:id="3757" w:author="Dogus - William" w:date="2016-06-27T13:52:00Z">
          <w:r w:rsidR="00D50635" w:rsidRPr="00946032" w:rsidDel="00A67559">
            <w:rPr>
              <w:noProof/>
            </w:rPr>
            <w:delText>4</w:delText>
          </w:r>
          <w:r w:rsidR="00D50635" w:rsidRPr="009F7751" w:rsidDel="00A67559">
            <w:fldChar w:fldCharType="end"/>
          </w:r>
        </w:del>
      </w:ins>
      <w:ins w:id="3758" w:author="Osnir Estevam [2]" w:date="2016-06-25T19:00:00Z">
        <w:del w:id="3759" w:author="William" w:date="2016-06-26T18:37:00Z">
          <w:r w:rsidR="004F557E" w:rsidRPr="009F7751" w:rsidDel="00D50635">
            <w:fldChar w:fldCharType="begin"/>
          </w:r>
          <w:r w:rsidR="004F557E" w:rsidRPr="00946032" w:rsidDel="00D50635">
            <w:delInstrText xml:space="preserve"> SEQ Figura \* ARABIC </w:delInstrText>
          </w:r>
        </w:del>
      </w:ins>
      <w:del w:id="3760" w:author="William" w:date="2016-06-26T18:37:00Z">
        <w:r w:rsidR="004F557E" w:rsidRPr="009F7751" w:rsidDel="00D50635">
          <w:fldChar w:fldCharType="separate"/>
        </w:r>
      </w:del>
      <w:ins w:id="3761" w:author="Osnir Estevam [2]" w:date="2016-06-25T19:00:00Z">
        <w:del w:id="3762" w:author="William" w:date="2016-06-26T18:37:00Z">
          <w:r w:rsidR="004F557E" w:rsidRPr="00946032" w:rsidDel="00D50635">
            <w:rPr>
              <w:noProof/>
            </w:rPr>
            <w:delText>2</w:delText>
          </w:r>
          <w:r w:rsidR="004F557E" w:rsidRPr="009F7751" w:rsidDel="00D50635">
            <w:fldChar w:fldCharType="end"/>
          </w:r>
        </w:del>
        <w:r w:rsidR="00A5658A" w:rsidRPr="00946032">
          <w:t xml:space="preserve"> -</w:t>
        </w:r>
        <w:r w:rsidR="004F557E" w:rsidRPr="00946032">
          <w:t xml:space="preserve"> Gráfico para Glory of REST</w:t>
        </w:r>
        <w:bookmarkEnd w:id="3748"/>
      </w:ins>
    </w:p>
    <w:p w14:paraId="49EAA73A" w14:textId="77777777" w:rsidR="006C1596" w:rsidRPr="00946032" w:rsidRDefault="00A521ED">
      <w:pPr>
        <w:pStyle w:val="TextoNormal"/>
        <w:pPrChange w:id="3763" w:author="WILLIAM FRANCISCO LEITE" w:date="2016-06-27T21:43:00Z">
          <w:pPr>
            <w:pStyle w:val="TextoNormal"/>
            <w:keepNext/>
          </w:pPr>
        </w:pPrChange>
      </w:pPr>
      <w:r w:rsidRPr="009F7751">
        <w:rPr>
          <w:noProof/>
        </w:rPr>
        <w:drawing>
          <wp:inline distT="114300" distB="114300" distL="114300" distR="114300" wp14:anchorId="78956DFB" wp14:editId="056FC406">
            <wp:extent cx="5238818" cy="3318389"/>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descr="overview.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5238818" cy="3318389"/>
                    </a:xfrm>
                    <a:prstGeom prst="rect">
                      <a:avLst/>
                    </a:prstGeom>
                    <a:ln/>
                  </pic:spPr>
                </pic:pic>
              </a:graphicData>
            </a:graphic>
          </wp:inline>
        </w:drawing>
      </w:r>
    </w:p>
    <w:p w14:paraId="34895010" w14:textId="7A9D8D3D" w:rsidR="00A5658A" w:rsidRPr="00946032" w:rsidRDefault="00163180" w:rsidP="00A5658A">
      <w:pPr>
        <w:pStyle w:val="Legenda"/>
        <w:rPr>
          <w:ins w:id="3764" w:author="Osnir Estevam [2]" w:date="2016-06-25T20:08:00Z"/>
        </w:rPr>
      </w:pPr>
      <w:ins w:id="3765" w:author="WILLIAM FRANCISCO LEITE" w:date="2016-06-27T21:20:00Z">
        <w:r w:rsidRPr="00946032">
          <w:t xml:space="preserve">              </w:t>
        </w:r>
        <w:del w:id="3766" w:author="Osnir Estevam" w:date="2016-08-21T12:15:00Z">
          <w:r w:rsidRPr="00946032" w:rsidDel="00DC771E">
            <w:delText xml:space="preserve">  </w:delText>
          </w:r>
        </w:del>
      </w:ins>
      <w:ins w:id="3767" w:author="Osnir Estevam [2]" w:date="2016-06-25T20:08:00Z">
        <w:r w:rsidR="00A5658A" w:rsidRPr="00946032">
          <w:t xml:space="preserve">Fonte: </w:t>
        </w:r>
        <w:del w:id="3768" w:author="William" w:date="2016-06-26T18:44:00Z">
          <w:r w:rsidR="00A5658A" w:rsidRPr="00946032" w:rsidDel="007423C2">
            <w:delText>FULANO</w:delText>
          </w:r>
        </w:del>
      </w:ins>
      <w:ins w:id="3769" w:author="William" w:date="2016-06-26T18:49:00Z">
        <w:r w:rsidR="007423C2" w:rsidRPr="00946032">
          <w:t>Rest in Practice</w:t>
        </w:r>
      </w:ins>
      <w:ins w:id="3770" w:author="Osnir Estevam [2]" w:date="2016-06-25T20:08:00Z">
        <w:r w:rsidR="00A5658A" w:rsidRPr="00946032">
          <w:t xml:space="preserve"> (20</w:t>
        </w:r>
      </w:ins>
      <w:ins w:id="3771" w:author="William" w:date="2016-06-26T18:44:00Z">
        <w:r w:rsidR="007423C2" w:rsidRPr="00946032">
          <w:t>1</w:t>
        </w:r>
      </w:ins>
      <w:ins w:id="3772" w:author="William" w:date="2016-06-26T18:49:00Z">
        <w:r w:rsidR="007423C2" w:rsidRPr="00946032">
          <w:t>0</w:t>
        </w:r>
      </w:ins>
      <w:ins w:id="3773" w:author="Osnir Estevam [2]" w:date="2016-06-25T20:08:00Z">
        <w:del w:id="3774" w:author="William" w:date="2016-06-26T18:44:00Z">
          <w:r w:rsidR="00A5658A" w:rsidRPr="00946032" w:rsidDel="007423C2">
            <w:delText>XX</w:delText>
          </w:r>
        </w:del>
        <w:r w:rsidR="00A5658A" w:rsidRPr="00946032">
          <w:t>)</w:t>
        </w:r>
      </w:ins>
    </w:p>
    <w:p w14:paraId="4E0F4E11" w14:textId="28AAB432" w:rsidR="004F557E" w:rsidRPr="00946032" w:rsidRDefault="004F557E">
      <w:pPr>
        <w:pStyle w:val="Legenda"/>
        <w:rPr>
          <w:ins w:id="3775" w:author="Osnir Estevam [2]" w:date="2016-06-25T19:00:00Z"/>
        </w:rPr>
        <w:pPrChange w:id="3776" w:author="Osnir Estevam [2]" w:date="2016-06-25T19:00:00Z">
          <w:pPr>
            <w:pStyle w:val="Legenda"/>
            <w:jc w:val="center"/>
          </w:pPr>
        </w:pPrChange>
      </w:pPr>
    </w:p>
    <w:p w14:paraId="33FE1261" w14:textId="6EA68613" w:rsidR="00A521ED" w:rsidRPr="004A005D" w:rsidDel="004F557E" w:rsidRDefault="006C1596">
      <w:pPr>
        <w:pStyle w:val="TextoNormal"/>
        <w:rPr>
          <w:del w:id="3777" w:author="Osnir Estevam [2]" w:date="2016-06-25T18:55:00Z"/>
        </w:rPr>
        <w:pPrChange w:id="3778" w:author="WILLIAM FRANCISCO LEITE" w:date="2016-06-27T21:43:00Z">
          <w:pPr>
            <w:pStyle w:val="Legenda"/>
            <w:jc w:val="center"/>
          </w:pPr>
        </w:pPrChange>
      </w:pPr>
      <w:del w:id="3779" w:author="Osnir Estevam [2]" w:date="2016-06-25T18:55:00Z">
        <w:r w:rsidRPr="009F7751" w:rsidDel="004F557E">
          <w:delText xml:space="preserve">Figura </w:delText>
        </w:r>
        <w:r w:rsidR="00753065" w:rsidRPr="00040A07" w:rsidDel="004F557E">
          <w:rPr>
            <w:iCs/>
          </w:rPr>
          <w:fldChar w:fldCharType="begin"/>
        </w:r>
        <w:r w:rsidR="00753065" w:rsidRPr="00040A07" w:rsidDel="004F557E">
          <w:delInstrText xml:space="preserve"> SEQ Figura \* ARABIC </w:delInstrText>
        </w:r>
        <w:r w:rsidR="00753065" w:rsidRPr="00040A07" w:rsidDel="004F557E">
          <w:rPr>
            <w:iCs/>
            <w:rPrChange w:id="3780" w:author="William" w:date="2016-06-28T20:55:00Z">
              <w:rPr>
                <w:iCs w:val="0"/>
                <w:noProof/>
              </w:rPr>
            </w:rPrChange>
          </w:rPr>
          <w:fldChar w:fldCharType="separate"/>
        </w:r>
        <w:r w:rsidR="00CD5B56" w:rsidRPr="00040A07" w:rsidDel="004F557E">
          <w:rPr>
            <w:noProof/>
          </w:rPr>
          <w:delText>3</w:delText>
        </w:r>
        <w:r w:rsidR="00753065" w:rsidRPr="00040A07" w:rsidDel="004F557E">
          <w:rPr>
            <w:iCs/>
            <w:noProof/>
          </w:rPr>
          <w:fldChar w:fldCharType="end"/>
        </w:r>
        <w:r w:rsidRPr="00040A07" w:rsidDel="004F557E">
          <w:delText xml:space="preserve"> - Gráfico para Glory of REST</w:delText>
        </w:r>
      </w:del>
    </w:p>
    <w:p w14:paraId="770320B1" w14:textId="77777777" w:rsidR="00721529" w:rsidRPr="00946032" w:rsidDel="00FD36AC" w:rsidRDefault="00721529">
      <w:pPr>
        <w:pStyle w:val="TextoNormal"/>
        <w:ind w:firstLine="0"/>
        <w:rPr>
          <w:del w:id="3781" w:author="Dogus - William" w:date="2016-06-28T13:34:00Z"/>
        </w:rPr>
        <w:pPrChange w:id="3782" w:author="Dogus - William" w:date="2016-06-28T13:34:00Z">
          <w:pPr>
            <w:pStyle w:val="TextoNormal"/>
          </w:pPr>
        </w:pPrChange>
      </w:pPr>
    </w:p>
    <w:p w14:paraId="150F595C" w14:textId="77777777" w:rsidR="00104458" w:rsidRPr="00946032" w:rsidDel="00FD36AC" w:rsidRDefault="00104458">
      <w:pPr>
        <w:pStyle w:val="TextoNormal"/>
        <w:ind w:firstLine="0"/>
        <w:rPr>
          <w:ins w:id="3783" w:author="William" w:date="2016-06-26T19:02:00Z"/>
          <w:del w:id="3784" w:author="Dogus - William" w:date="2016-06-28T13:34:00Z"/>
        </w:rPr>
        <w:pPrChange w:id="3785" w:author="Dogus - William" w:date="2016-06-28T13:34:00Z">
          <w:pPr>
            <w:pStyle w:val="TextoNormal"/>
          </w:pPr>
        </w:pPrChange>
      </w:pPr>
    </w:p>
    <w:p w14:paraId="08E3D1E7" w14:textId="77777777" w:rsidR="00104458" w:rsidRPr="009F7751" w:rsidDel="00FD36AC" w:rsidRDefault="00104458">
      <w:pPr>
        <w:pStyle w:val="TextoNormal"/>
        <w:ind w:firstLine="0"/>
        <w:rPr>
          <w:ins w:id="3786" w:author="WILLIAM FRANCISCO LEITE" w:date="2016-06-27T21:44:00Z"/>
          <w:del w:id="3787" w:author="Dogus - William" w:date="2016-06-28T13:34:00Z"/>
        </w:rPr>
        <w:pPrChange w:id="3788" w:author="Dogus - William" w:date="2016-06-28T13:34:00Z">
          <w:pPr>
            <w:pStyle w:val="Legenda"/>
            <w:jc w:val="center"/>
          </w:pPr>
        </w:pPrChange>
      </w:pPr>
    </w:p>
    <w:p w14:paraId="57606CA0" w14:textId="77777777" w:rsidR="00A8474A" w:rsidRPr="009F7751" w:rsidDel="00FD36AC" w:rsidRDefault="00A8474A">
      <w:pPr>
        <w:pStyle w:val="TextoNormal"/>
        <w:ind w:firstLine="0"/>
        <w:rPr>
          <w:ins w:id="3789" w:author="WILLIAM FRANCISCO LEITE" w:date="2016-06-27T21:44:00Z"/>
          <w:del w:id="3790" w:author="Dogus - William" w:date="2016-06-28T13:34:00Z"/>
        </w:rPr>
        <w:pPrChange w:id="3791" w:author="Dogus - William" w:date="2016-06-28T13:34:00Z">
          <w:pPr>
            <w:pStyle w:val="Legenda"/>
            <w:jc w:val="center"/>
          </w:pPr>
        </w:pPrChange>
      </w:pPr>
    </w:p>
    <w:p w14:paraId="25FF1CF2" w14:textId="77777777" w:rsidR="00A8474A" w:rsidRPr="00946032" w:rsidRDefault="00A8474A">
      <w:pPr>
        <w:pStyle w:val="TextoNormal"/>
        <w:ind w:firstLine="0"/>
        <w:rPr>
          <w:ins w:id="3792" w:author="William" w:date="2016-06-26T19:02:00Z"/>
        </w:rPr>
        <w:pPrChange w:id="3793" w:author="Dogus - William" w:date="2016-06-28T13:34:00Z">
          <w:pPr>
            <w:pStyle w:val="TextoNormal"/>
          </w:pPr>
        </w:pPrChange>
      </w:pPr>
    </w:p>
    <w:p w14:paraId="154C499A" w14:textId="77777777" w:rsidR="00721529" w:rsidRPr="00946032" w:rsidRDefault="00721529">
      <w:pPr>
        <w:pStyle w:val="TextoNormal"/>
      </w:pPr>
      <w:r w:rsidRPr="00946032">
        <w:t>Os 4 níveis são:</w:t>
      </w:r>
    </w:p>
    <w:p w14:paraId="2AB04587" w14:textId="16AB75C9" w:rsidR="00721529" w:rsidRPr="00946032" w:rsidRDefault="00721529">
      <w:pPr>
        <w:pStyle w:val="TextoNormal"/>
      </w:pPr>
      <w:r w:rsidRPr="00946032">
        <w:t>Nível 0: Utiliza-se do protocolo HTTP como camada de transporte para interações remotas, o HTTP é usado apenas como uma forma de RPC (Remote Procedure Call). Todos os serviços são centralizados em um único endpoint, ou seja, todas as solicitações são feitas em uma única URI. Porém explora-se muito pouco os recursos HTTP, usando poucos verbos, não permitindo múltiplos tipos de media, uso de headers e código de status. Podendo ser utilizado apenas o verbo POST para inserir/editar/deletar recursos e o verbo GET para consultar.</w:t>
      </w:r>
    </w:p>
    <w:p w14:paraId="470645EE" w14:textId="77777777" w:rsidR="00A8474A" w:rsidRPr="00946032" w:rsidRDefault="00721529">
      <w:pPr>
        <w:pStyle w:val="TextoNormal"/>
        <w:rPr>
          <w:ins w:id="3794" w:author="WILLIAM FRANCISCO LEITE" w:date="2016-06-27T21:44:00Z"/>
        </w:rPr>
        <w:pPrChange w:id="3795" w:author="WILLIAM FRANCISCO LEITE" w:date="2016-06-27T21:43:00Z">
          <w:pPr/>
        </w:pPrChange>
      </w:pPr>
      <w:r w:rsidRPr="00946032">
        <w:t xml:space="preserve">   </w:t>
      </w:r>
    </w:p>
    <w:p w14:paraId="476828CE" w14:textId="56B5A961" w:rsidR="00721529" w:rsidRPr="00946032" w:rsidRDefault="00721529">
      <w:pPr>
        <w:pStyle w:val="TextoNormal"/>
      </w:pPr>
      <w:r w:rsidRPr="00946032">
        <w:t>Nível 1: Diferente do nível 0, agora é usado URIs individuais para cada recurso (Resource), ao invés de centralizar todas as chamadas em um único endpoint. Também é utilizado URIs únicas para acessar itens individuais de recursos. Nesse nível ainda não é explorado verbos HTTP, múltiplos tipos de retorno de media, links entre serviços e etc.</w:t>
      </w:r>
    </w:p>
    <w:p w14:paraId="122FD9FD" w14:textId="77777777" w:rsidR="00A8474A" w:rsidRPr="00946032" w:rsidRDefault="00721529">
      <w:pPr>
        <w:pStyle w:val="TextoNormal"/>
        <w:rPr>
          <w:ins w:id="3796" w:author="WILLIAM FRANCISCO LEITE" w:date="2016-06-27T21:44:00Z"/>
        </w:rPr>
        <w:pPrChange w:id="3797" w:author="WILLIAM FRANCISCO LEITE" w:date="2016-06-27T21:43:00Z">
          <w:pPr/>
        </w:pPrChange>
      </w:pPr>
      <w:r w:rsidRPr="00946032">
        <w:t xml:space="preserve">  </w:t>
      </w:r>
    </w:p>
    <w:p w14:paraId="01F23BBC" w14:textId="50CA7A07" w:rsidR="00721529" w:rsidRPr="00946032" w:rsidRDefault="00721529">
      <w:pPr>
        <w:pStyle w:val="TextoNormal"/>
      </w:pPr>
      <w:r w:rsidRPr="00946032">
        <w:lastRenderedPageBreak/>
        <w:t>Nível 2</w:t>
      </w:r>
      <w:del w:id="3798" w:author="Osnir Estevam [2]" w:date="2016-06-25T20:02:00Z">
        <w:r w:rsidRPr="00946032" w:rsidDel="00A5658A">
          <w:delText xml:space="preserve"> </w:delText>
        </w:r>
      </w:del>
      <w:r w:rsidRPr="00946032">
        <w:t xml:space="preserve">: Para chegar nesse nível é necessário que a API esteja seguindo as práticas dos níveis 0 e 1. Nesse nível a API deve acrescentar o uso dos Verbos, Headers e Código de status do protocolo HTTP. </w:t>
      </w:r>
    </w:p>
    <w:p w14:paraId="44EA470E" w14:textId="77777777" w:rsidR="00721529" w:rsidRPr="00946032" w:rsidRDefault="00721529">
      <w:pPr>
        <w:pStyle w:val="TextoNormal"/>
      </w:pPr>
      <w:r w:rsidRPr="00946032">
        <w:t>Usando os verbos de maneira apropriada:</w:t>
      </w:r>
    </w:p>
    <w:p w14:paraId="6AB4C0EC" w14:textId="77777777" w:rsidR="00721529" w:rsidRPr="00946032" w:rsidRDefault="00721529">
      <w:pPr>
        <w:pStyle w:val="TextoNormal"/>
      </w:pPr>
      <w:r w:rsidRPr="00946032">
        <w:t>* GET (operações que não modificam recursos)</w:t>
      </w:r>
    </w:p>
    <w:p w14:paraId="335A109A" w14:textId="77777777" w:rsidR="00721529" w:rsidRPr="00946032" w:rsidRDefault="00721529">
      <w:pPr>
        <w:pStyle w:val="TextoNormal"/>
      </w:pPr>
      <w:r w:rsidRPr="00946032">
        <w:t>* POST (inserções de novos recursos)</w:t>
      </w:r>
    </w:p>
    <w:p w14:paraId="213BA8E2" w14:textId="3A748E06" w:rsidR="00721529" w:rsidRPr="00946032" w:rsidRDefault="00721529">
      <w:pPr>
        <w:pStyle w:val="TextoNormal"/>
      </w:pPr>
      <w:r w:rsidRPr="00946032">
        <w:t>* PUT</w:t>
      </w:r>
      <w:ins w:id="3799" w:author="Osnir Estevam [2]" w:date="2016-06-25T20:02:00Z">
        <w:r w:rsidR="00A5658A" w:rsidRPr="00946032">
          <w:t xml:space="preserve"> </w:t>
        </w:r>
      </w:ins>
      <w:r w:rsidRPr="00946032">
        <w:t>(atualização completa do recurso)</w:t>
      </w:r>
    </w:p>
    <w:p w14:paraId="08CA9DC7" w14:textId="0AF95E42" w:rsidR="00721529" w:rsidRPr="00946032" w:rsidRDefault="00721529">
      <w:pPr>
        <w:pStyle w:val="TextoNormal"/>
      </w:pPr>
      <w:r w:rsidRPr="00946032">
        <w:t>* PATCH</w:t>
      </w:r>
      <w:ins w:id="3800" w:author="Osnir Estevam [2]" w:date="2016-06-25T20:02:00Z">
        <w:r w:rsidR="00A5658A" w:rsidRPr="00946032">
          <w:t xml:space="preserve"> </w:t>
        </w:r>
      </w:ins>
      <w:r w:rsidRPr="00946032">
        <w:t xml:space="preserve">(atualização parcial de um recurso) </w:t>
      </w:r>
    </w:p>
    <w:p w14:paraId="60138D32" w14:textId="77777777" w:rsidR="00721529" w:rsidRPr="00946032" w:rsidRDefault="00721529">
      <w:pPr>
        <w:pStyle w:val="TextoNormal"/>
      </w:pPr>
      <w:r w:rsidRPr="00946032">
        <w:t>* DELETE (exclusão de recursos)</w:t>
      </w:r>
    </w:p>
    <w:p w14:paraId="02B84473" w14:textId="77777777" w:rsidR="00A8474A" w:rsidRPr="00946032" w:rsidRDefault="00A8474A">
      <w:pPr>
        <w:pStyle w:val="TextoNormal"/>
        <w:rPr>
          <w:ins w:id="3801" w:author="WILLIAM FRANCISCO LEITE" w:date="2016-06-27T21:45:00Z"/>
        </w:rPr>
        <w:pPrChange w:id="3802" w:author="WILLIAM FRANCISCO LEITE" w:date="2016-06-27T21:43:00Z">
          <w:pPr/>
        </w:pPrChange>
      </w:pPr>
    </w:p>
    <w:p w14:paraId="4E0A1EB6" w14:textId="7226A473" w:rsidR="00721529" w:rsidRPr="00946032" w:rsidRDefault="00721529">
      <w:pPr>
        <w:pStyle w:val="TextoNormal"/>
        <w:rPr>
          <w:ins w:id="3803" w:author="Dogus - William" w:date="2016-06-28T13:34:00Z"/>
        </w:rPr>
      </w:pPr>
      <w:r w:rsidRPr="00946032">
        <w:t>Nível 3: Chegando nesse nível a API já possui um nível de qualidade elevado, mas para atingir o “Glory of REST” ainda é necessário implementar o controle de hipermídia. Essa implementação consiste em usar links para outros recursos e coleções dentro da API, por exemplo um controle de paginação dos dados, onde através de um valor informado na URI é possível selecionar qual página deve ser retornada pela API.</w:t>
      </w:r>
      <w:ins w:id="3804" w:author="WILLIAM FRANCISCO LEITE" w:date="2016-06-27T21:45:00Z">
        <w:r w:rsidR="00A8474A" w:rsidRPr="00946032">
          <w:t xml:space="preserve"> </w:t>
        </w:r>
      </w:ins>
      <w:ins w:id="3805" w:author="William" w:date="2016-06-26T19:02:00Z">
        <w:r w:rsidR="00104458" w:rsidRPr="00946032">
          <w:t>(FOWLER, 2016)</w:t>
        </w:r>
      </w:ins>
    </w:p>
    <w:p w14:paraId="4E35782A" w14:textId="77777777" w:rsidR="00FD36AC" w:rsidRPr="00946032" w:rsidRDefault="00FD36AC">
      <w:pPr>
        <w:pStyle w:val="TextoNormal"/>
      </w:pPr>
    </w:p>
    <w:p w14:paraId="2E110792" w14:textId="1A8E221D" w:rsidR="00721529" w:rsidRPr="00946032" w:rsidRDefault="00721529" w:rsidP="00721529">
      <w:pPr>
        <w:pStyle w:val="SubtituloCapitulo"/>
        <w:rPr>
          <w:rFonts w:ascii="Arial" w:hAnsi="Arial" w:cs="Arial"/>
          <w:rPrChange w:id="3806" w:author="William" w:date="2016-06-28T20:55:00Z">
            <w:rPr/>
          </w:rPrChange>
        </w:rPr>
      </w:pPr>
      <w:bookmarkStart w:id="3807" w:name="_Toc459474856"/>
      <w:r w:rsidRPr="00946032">
        <w:rPr>
          <w:rFonts w:ascii="Arial" w:hAnsi="Arial" w:cs="Arial"/>
          <w:rPrChange w:id="3808" w:author="William" w:date="2016-06-28T20:55:00Z">
            <w:rPr/>
          </w:rPrChange>
        </w:rPr>
        <w:t>Swagger</w:t>
      </w:r>
      <w:bookmarkEnd w:id="3807"/>
    </w:p>
    <w:p w14:paraId="5E5C2954" w14:textId="6AE235E5" w:rsidR="00721529" w:rsidRPr="00946032" w:rsidDel="00796AC7" w:rsidRDefault="00721529" w:rsidP="00EF2153">
      <w:pPr>
        <w:pStyle w:val="TextoNormal"/>
        <w:rPr>
          <w:del w:id="3809" w:author="William" w:date="2016-06-26T18:53:00Z"/>
        </w:rPr>
      </w:pPr>
      <w:del w:id="3810" w:author="William" w:date="2016-06-26T18:50:00Z">
        <w:r w:rsidRPr="00946032" w:rsidDel="007423C2">
          <w:delText>A</w:delText>
        </w:r>
      </w:del>
      <w:del w:id="3811" w:author="William" w:date="2016-06-26T18:53:00Z">
        <w:r w:rsidRPr="00946032" w:rsidDel="00796AC7">
          <w:delText xml:space="preserve"> plataforma </w:delText>
        </w:r>
      </w:del>
      <w:del w:id="3812" w:author="William" w:date="2016-06-26T18:50:00Z">
        <w:r w:rsidRPr="00946032" w:rsidDel="00660A37">
          <w:delText xml:space="preserve">online </w:delText>
        </w:r>
      </w:del>
      <w:del w:id="3813" w:author="William" w:date="2016-06-26T18:53:00Z">
        <w:r w:rsidRPr="00946032" w:rsidDel="00796AC7">
          <w:delText>Swagger é destinada para modelagem e desenvolvimento de APIs, com ela é possível desenhar uma API e ao mesmo tempo testar o funcionamento das rotas.</w:delText>
        </w:r>
      </w:del>
    </w:p>
    <w:p w14:paraId="10AA6BB0" w14:textId="77938F82" w:rsidR="00721529" w:rsidRPr="00946032" w:rsidDel="00796AC7" w:rsidRDefault="00721529">
      <w:pPr>
        <w:pStyle w:val="TextoNormal"/>
        <w:rPr>
          <w:del w:id="3814" w:author="William" w:date="2016-06-26T18:53:00Z"/>
        </w:rPr>
      </w:pPr>
      <w:del w:id="3815" w:author="William" w:date="2016-06-26T18:53:00Z">
        <w:r w:rsidRPr="00946032" w:rsidDel="00796AC7">
          <w:delText>Isso é possível graças a um editor online disponibilizado pela plataforma onde podemos escrever a API utilizando linguagens de marcação como YAML, em paralelo a própria ferramenta já cria um ambiente de teste baseado nos requisitos da API.</w:delText>
        </w:r>
      </w:del>
    </w:p>
    <w:p w14:paraId="74F1EF30" w14:textId="66FF11E4" w:rsidR="00721529" w:rsidRPr="00946032" w:rsidDel="00660A37" w:rsidRDefault="00721529">
      <w:pPr>
        <w:pStyle w:val="TextoNormal"/>
        <w:rPr>
          <w:del w:id="3816" w:author="William" w:date="2016-06-26T18:51:00Z"/>
        </w:rPr>
      </w:pPr>
      <w:del w:id="3817" w:author="William" w:date="2016-06-26T18:53:00Z">
        <w:r w:rsidRPr="00946032" w:rsidDel="00796AC7">
          <w:delText>Após a finalização da escrita e testes, podemos gerar e exportar o código da API para diversas linguagens de programação, entre elas: Node.js, PHP, Java, .Net e muito mais</w:delText>
        </w:r>
      </w:del>
      <w:del w:id="3818" w:author="William" w:date="2016-06-26T18:51:00Z">
        <w:r w:rsidRPr="00946032" w:rsidDel="00660A37">
          <w:delText>.</w:delText>
        </w:r>
      </w:del>
    </w:p>
    <w:p w14:paraId="007203BF" w14:textId="1EE9E966" w:rsidR="00721529" w:rsidRPr="00946032" w:rsidDel="00796AC7" w:rsidRDefault="00721529">
      <w:pPr>
        <w:pStyle w:val="TextoNormal"/>
        <w:rPr>
          <w:del w:id="3819" w:author="William" w:date="2016-06-26T18:53:00Z"/>
        </w:rPr>
      </w:pPr>
      <w:del w:id="3820" w:author="William" w:date="2016-06-26T18:51:00Z">
        <w:r w:rsidRPr="00946032" w:rsidDel="00660A37">
          <w:delText xml:space="preserve">    </w:delText>
        </w:r>
      </w:del>
      <w:del w:id="3821" w:author="William" w:date="2016-06-26T18:53:00Z">
        <w:r w:rsidRPr="00946032" w:rsidDel="00796AC7">
          <w:delText xml:space="preserve">A própria plataforma gera automaticamente </w:delText>
        </w:r>
      </w:del>
      <w:del w:id="3822" w:author="William" w:date="2016-06-26T18:50:00Z">
        <w:r w:rsidRPr="00946032" w:rsidDel="00660A37">
          <w:delText>a documentação necessário da API, com base no código fonte</w:delText>
        </w:r>
      </w:del>
      <w:del w:id="3823" w:author="William" w:date="2016-06-26T18:53:00Z">
        <w:r w:rsidRPr="00946032" w:rsidDel="00796AC7">
          <w:delText>.</w:delText>
        </w:r>
      </w:del>
    </w:p>
    <w:p w14:paraId="0EABBCBC" w14:textId="42CD8FDD" w:rsidR="00796AC7" w:rsidRPr="00946032" w:rsidRDefault="00796AC7">
      <w:pPr>
        <w:pStyle w:val="TextoNormal"/>
        <w:rPr>
          <w:ins w:id="3824" w:author="William" w:date="2016-06-26T18:53:00Z"/>
        </w:rPr>
      </w:pPr>
      <w:ins w:id="3825" w:author="William" w:date="2016-06-26T18:54:00Z">
        <w:r w:rsidRPr="00946032">
          <w:t xml:space="preserve">Swagger é um software open-source e 100% </w:t>
        </w:r>
        <w:r w:rsidRPr="00946032">
          <w:rPr>
            <w:rPrChange w:id="3826" w:author="William" w:date="2016-06-28T20:55:00Z">
              <w:rPr>
                <w:lang w:val="en-US"/>
              </w:rPr>
            </w:rPrChange>
          </w:rPr>
          <w:t xml:space="preserve">free, </w:t>
        </w:r>
      </w:ins>
      <w:ins w:id="3827" w:author="William" w:date="2016-06-26T18:55:00Z">
        <w:r w:rsidRPr="00946032">
          <w:rPr>
            <w:rPrChange w:id="3828" w:author="William" w:date="2016-06-28T20:55:00Z">
              <w:rPr>
                <w:lang w:val="en-US"/>
              </w:rPr>
            </w:rPrChange>
          </w:rPr>
          <w:t xml:space="preserve">é uma representação simples e poderosa de API </w:t>
        </w:r>
        <w:r w:rsidRPr="00946032">
          <w:t>RESTful. Com o maior ecossistema de de ferramentas API do planeta, milhares de desenvolvedores est</w:t>
        </w:r>
      </w:ins>
      <w:ins w:id="3829" w:author="William" w:date="2016-06-26T18:56:00Z">
        <w:r w:rsidRPr="00946032">
          <w:t>ão utilizando Swagger em quase todas as linguagens de programaç</w:t>
        </w:r>
      </w:ins>
      <w:ins w:id="3830" w:author="William" w:date="2016-06-26T18:57:00Z">
        <w:r w:rsidRPr="00946032">
          <w:t xml:space="preserve">ão e ambiente de implantação. Com uma API habilitada para Swagger, </w:t>
        </w:r>
      </w:ins>
      <w:ins w:id="3831" w:author="William" w:date="2016-06-26T18:58:00Z">
        <w:r w:rsidRPr="00946032">
          <w:t>é possível obter a documentação interativa, geração de SDK cliente e descoberta. (SWAGGER, 2016)</w:t>
        </w:r>
      </w:ins>
    </w:p>
    <w:p w14:paraId="31065AE1" w14:textId="77777777" w:rsidR="00721529" w:rsidRPr="00946032" w:rsidRDefault="00721529">
      <w:pPr>
        <w:pStyle w:val="TextoNormal"/>
      </w:pPr>
      <w:r w:rsidRPr="00946032">
        <w:tab/>
      </w:r>
    </w:p>
    <w:p w14:paraId="5BD92ED2" w14:textId="14D9FA01" w:rsidR="00721529" w:rsidRPr="00946032" w:rsidRDefault="00721529" w:rsidP="00721529">
      <w:pPr>
        <w:pStyle w:val="SubtituloCapitulo"/>
        <w:rPr>
          <w:rFonts w:ascii="Arial" w:hAnsi="Arial" w:cs="Arial"/>
          <w:rPrChange w:id="3832" w:author="William" w:date="2016-06-28T20:55:00Z">
            <w:rPr/>
          </w:rPrChange>
        </w:rPr>
      </w:pPr>
      <w:bookmarkStart w:id="3833" w:name="_Toc459474857"/>
      <w:r w:rsidRPr="00946032">
        <w:rPr>
          <w:rFonts w:ascii="Arial" w:hAnsi="Arial" w:cs="Arial"/>
          <w:rPrChange w:id="3834" w:author="William" w:date="2016-06-28T20:55:00Z">
            <w:rPr/>
          </w:rPrChange>
        </w:rPr>
        <w:t>TDD (Test Driven Development)</w:t>
      </w:r>
      <w:bookmarkEnd w:id="3833"/>
    </w:p>
    <w:p w14:paraId="5A3692D3" w14:textId="7F9A28AF" w:rsidR="008717FC" w:rsidRPr="00946032" w:rsidRDefault="00721529" w:rsidP="00EF2153">
      <w:pPr>
        <w:pStyle w:val="TextoNormal"/>
        <w:rPr>
          <w:ins w:id="3835" w:author="Dogus - William" w:date="2016-06-27T13:46:00Z"/>
        </w:rPr>
      </w:pPr>
      <w:del w:id="3836" w:author="Dogus - William" w:date="2016-06-27T13:45:00Z">
        <w:r w:rsidRPr="00946032" w:rsidDel="008717FC">
          <w:delText>TDD</w:delText>
        </w:r>
      </w:del>
      <w:ins w:id="3837" w:author="Dogus - William" w:date="2016-06-27T13:45:00Z">
        <w:r w:rsidR="008717FC" w:rsidRPr="00946032">
          <w:t xml:space="preserve">TDD ficou bastante popular após a publicação do livro TDD: By Example, do Kent Beck, em 2002. O próprio Kent afirma que TDD não foi uma ideia totalmente original. Ele conta que em algum momento de sua vida, que leu em algum dos livros de seu pai (que também era programador), sobre uma técnica de testes mais antiga, onde o programador colocava na fita o valor que ele esperava daquele programa, e então o </w:t>
        </w:r>
        <w:del w:id="3838" w:author="Osnir Estevam" w:date="2016-08-21T11:03:00Z">
          <w:r w:rsidR="008717FC" w:rsidRPr="00946032" w:rsidDel="00F0683B">
            <w:delText>programador</w:delText>
          </w:r>
        </w:del>
      </w:ins>
      <w:ins w:id="3839" w:author="Osnir Estevam" w:date="2016-08-21T11:03:00Z">
        <w:r w:rsidR="00F0683B">
          <w:t>mesmo</w:t>
        </w:r>
      </w:ins>
      <w:ins w:id="3840" w:author="Dogus - William" w:date="2016-06-27T13:45:00Z">
        <w:r w:rsidR="008717FC" w:rsidRPr="00946032">
          <w:t xml:space="preserve"> desenvolvia até chegar naquele valor. </w:t>
        </w:r>
      </w:ins>
    </w:p>
    <w:p w14:paraId="256E5742" w14:textId="03ECC58F" w:rsidR="008717FC" w:rsidRPr="00946032" w:rsidRDefault="008717FC">
      <w:pPr>
        <w:pStyle w:val="TextoNormal"/>
        <w:rPr>
          <w:ins w:id="3841" w:author="Dogus - William" w:date="2016-06-27T13:46:00Z"/>
        </w:rPr>
      </w:pPr>
      <w:ins w:id="3842" w:author="Dogus - William" w:date="2016-06-27T13:45:00Z">
        <w:r w:rsidRPr="00946032">
          <w:lastRenderedPageBreak/>
          <w:t xml:space="preserve">Ele próprio conta que achou a ideia estúpida. Qual o sentido de escrever um teste que falha? Mas resolveu experimentar. Após a experiência, ele disse que “as pessoas sempre falavam pra ele conseguir separar o que o programa deve fazer, da sua implementação final, mas que ele não sabia como fazer, até aquele momento em que resolveu escrever o teste </w:t>
        </w:r>
        <w:del w:id="3843" w:author="Osnir Estevam" w:date="2016-08-21T11:04:00Z">
          <w:r w:rsidRPr="00946032" w:rsidDel="00F0683B">
            <w:delText>antes.”</w:delText>
          </w:r>
        </w:del>
      </w:ins>
      <w:ins w:id="3844" w:author="Osnir Estevam" w:date="2016-08-21T11:04:00Z">
        <w:r w:rsidR="00DC771E">
          <w:t>antes.</w:t>
        </w:r>
        <w:r w:rsidR="00F0683B" w:rsidRPr="00946032">
          <w:t>”</w:t>
        </w:r>
      </w:ins>
      <w:ins w:id="3845" w:author="Dogus - William" w:date="2016-06-27T13:45:00Z">
        <w:r w:rsidRPr="00946032">
          <w:t xml:space="preserve"> </w:t>
        </w:r>
      </w:ins>
    </w:p>
    <w:p w14:paraId="35E625C3" w14:textId="1607444E" w:rsidR="00721529" w:rsidRPr="00946032" w:rsidRDefault="008717FC">
      <w:pPr>
        <w:pStyle w:val="TextoNormal"/>
        <w:rPr>
          <w:ins w:id="3846" w:author="Dogus - William" w:date="2016-06-27T13:49:00Z"/>
        </w:rPr>
      </w:pPr>
      <w:ins w:id="3847" w:author="Dogus - William" w:date="2016-06-27T13:45:00Z">
        <w:r w:rsidRPr="00946032">
          <w:t>Daquele momento em diante, Kent Beck continuou a trabalhar na ideia. Em 1994, ele escreveu o seu primeiro framework de testes de unidade, o SUnit (para Smalltalk). Em 1995, ele apresentou TDD pela primeira vez na OOPSLA (conferência muito famosa da área de computação. Já em 2000, o JUnit surgiu e Kent Beck, junto com Erich Gamma, publicou o artigo chamado de “Test Infected” [2], que mostrava as vantagens de se ter testes automatizados e como isso pode ser viciante. Finalmente em 2002, Kent Beck lançou seu livro sobre isso, e desde então a prá</w:t>
        </w:r>
        <w:del w:id="3848" w:author="Osnir Estevam" w:date="2016-08-21T11:05:00Z">
          <w:r w:rsidRPr="00946032" w:rsidDel="00F0683B">
            <w:delText xml:space="preserve">- </w:delText>
          </w:r>
        </w:del>
        <w:r w:rsidRPr="00946032">
          <w:t>tica tem se tornado cada vez mais popular entre os desenvolvedores</w:t>
        </w:r>
      </w:ins>
      <w:del w:id="3849" w:author="Dogus - William" w:date="2016-06-27T13:45:00Z">
        <w:r w:rsidR="00721529" w:rsidRPr="00946032" w:rsidDel="008717FC">
          <w:delText xml:space="preserve"> é uma das práticas de desenvolvimento de software usado em tecnologias ágeis. Essa prática segure que os testes sejam implementados automatizados constantemente ao longo do desenvolvimento. No TDD o desenvolvedor deverá escrever os testes antes mesmo da implementação e essa inversão de ciclo traz diversos benefícios como qualidade externa, uma vez que, fará com que o desenvolvedor escreva um código de maior qualidade auxiliando a identificar trechos de código mal escritos</w:delText>
        </w:r>
      </w:del>
      <w:r w:rsidR="00721529" w:rsidRPr="00946032">
        <w:t xml:space="preserve">. </w:t>
      </w:r>
      <w:ins w:id="3850" w:author="Dogus - William" w:date="2016-06-27T13:46:00Z">
        <w:r w:rsidRPr="00946032">
          <w:t>(</w:t>
        </w:r>
      </w:ins>
      <w:ins w:id="3851" w:author="Dogus - William" w:date="2016-06-27T13:47:00Z">
        <w:r w:rsidRPr="00946032">
          <w:t>ANICHE, 2012</w:t>
        </w:r>
      </w:ins>
      <w:ins w:id="3852" w:author="Dogus - William" w:date="2016-06-27T14:00:00Z">
        <w:r w:rsidR="00DF09BE" w:rsidRPr="00946032">
          <w:t>, p.</w:t>
        </w:r>
      </w:ins>
      <w:ins w:id="3853" w:author="Dogus - William" w:date="2016-06-27T14:01:00Z">
        <w:r w:rsidR="00DF09BE" w:rsidRPr="00946032">
          <w:t xml:space="preserve"> 28</w:t>
        </w:r>
      </w:ins>
      <w:ins w:id="3854" w:author="Dogus - William" w:date="2016-06-27T13:46:00Z">
        <w:r w:rsidRPr="00946032">
          <w:t>)</w:t>
        </w:r>
      </w:ins>
    </w:p>
    <w:p w14:paraId="3858E56B" w14:textId="77777777" w:rsidR="00A04524" w:rsidRPr="00946032" w:rsidRDefault="00A04524">
      <w:pPr>
        <w:pStyle w:val="TextoNormal"/>
      </w:pPr>
    </w:p>
    <w:p w14:paraId="5943888C" w14:textId="06CE8C64" w:rsidR="00721529" w:rsidRPr="00946032" w:rsidRDefault="00721529" w:rsidP="00C463EE">
      <w:pPr>
        <w:pStyle w:val="SubtituloCapitulo"/>
        <w:numPr>
          <w:ilvl w:val="2"/>
          <w:numId w:val="1"/>
        </w:numPr>
        <w:rPr>
          <w:rFonts w:ascii="Arial" w:hAnsi="Arial" w:cs="Arial"/>
          <w:rPrChange w:id="3855" w:author="William" w:date="2016-06-28T20:55:00Z">
            <w:rPr/>
          </w:rPrChange>
        </w:rPr>
      </w:pPr>
      <w:bookmarkStart w:id="3856" w:name="_Toc459474858"/>
      <w:r w:rsidRPr="00946032">
        <w:rPr>
          <w:rFonts w:ascii="Arial" w:hAnsi="Arial" w:cs="Arial"/>
          <w:rPrChange w:id="3857" w:author="William" w:date="2016-06-28T20:55:00Z">
            <w:rPr/>
          </w:rPrChange>
        </w:rPr>
        <w:t>Teste de Unidade</w:t>
      </w:r>
      <w:bookmarkEnd w:id="3856"/>
    </w:p>
    <w:p w14:paraId="249772DC" w14:textId="77777777" w:rsidR="00A04524" w:rsidRPr="00946032" w:rsidRDefault="00721529" w:rsidP="00EF2153">
      <w:pPr>
        <w:pStyle w:val="TextoNormal"/>
        <w:rPr>
          <w:ins w:id="3858" w:author="Dogus - William" w:date="2016-06-27T13:50:00Z"/>
        </w:rPr>
      </w:pPr>
      <w:del w:id="3859" w:author="Dogus - William" w:date="2016-06-27T13:50:00Z">
        <w:r w:rsidRPr="00946032" w:rsidDel="00A04524">
          <w:delText>Os</w:delText>
        </w:r>
      </w:del>
      <w:ins w:id="3860" w:author="Dogus - William" w:date="2016-06-27T13:50:00Z">
        <w:r w:rsidR="00A04524" w:rsidRPr="00946032">
          <w:t xml:space="preserve">Imagine-se passeando em uma loja virtual qualquer na web. Ao selecionar um produto, o sistema coloca-o no seu carrinho de compras. Ao finalizar a compra, o sistema fala com a operadora de cartão de crédito, retira o produto do estoque, dispara um evento para que a equipe de logística separe os produtos comprados e te envia um e-mail confirmando a compra. </w:t>
        </w:r>
      </w:ins>
    </w:p>
    <w:p w14:paraId="5D38786B" w14:textId="77777777" w:rsidR="00A04524" w:rsidRPr="00946032" w:rsidRDefault="00A04524">
      <w:pPr>
        <w:pStyle w:val="TextoNormal"/>
        <w:rPr>
          <w:ins w:id="3861" w:author="Dogus - William" w:date="2016-06-27T13:50:00Z"/>
        </w:rPr>
      </w:pPr>
      <w:ins w:id="3862" w:author="Dogus - William" w:date="2016-06-27T13:50:00Z">
        <w:r w:rsidRPr="00946032">
          <w:t>O software que toma conta de tudo isso é complexo. Ele contém regras de negó</w:t>
        </w:r>
        <w:del w:id="3863" w:author="Osnir Estevam" w:date="2016-08-21T11:14:00Z">
          <w:r w:rsidRPr="00946032" w:rsidDel="00346FDE">
            <w:delText xml:space="preserve">- </w:delText>
          </w:r>
        </w:del>
        <w:r w:rsidRPr="00946032">
          <w:t>cio relacionadas ao carrinho de compras, ao pagamento, ao fechamento da compra. Mas, muito provavelmente, todo esse código não está implementado em apenas um único arquivo; esse sistema é composto por diversas pequenas classes, cada uma com sua tarefa específica.</w:t>
        </w:r>
      </w:ins>
    </w:p>
    <w:p w14:paraId="05C57CB6" w14:textId="77777777" w:rsidR="00A04524" w:rsidRPr="00946032" w:rsidRDefault="00A04524">
      <w:pPr>
        <w:pStyle w:val="TextoNormal"/>
        <w:rPr>
          <w:ins w:id="3864" w:author="Dogus - William" w:date="2016-06-27T13:51:00Z"/>
        </w:rPr>
      </w:pPr>
      <w:ins w:id="3865" w:author="Dogus - William" w:date="2016-06-27T13:50:00Z">
        <w:r w:rsidRPr="00946032">
          <w:t xml:space="preserve"> Desenvolvedores, quando pensam em teste de software, geralmente imaginam um teste que cobre o sistema como um todo. Um teste de unidade não se preocupa com todo o sistema; ele está interessado apenas em saber se uma pequena parte do sistema funciona. </w:t>
        </w:r>
      </w:ins>
    </w:p>
    <w:p w14:paraId="1E57CC92" w14:textId="77777777" w:rsidR="00D53F8C" w:rsidRPr="00946032" w:rsidRDefault="00A04524">
      <w:pPr>
        <w:pStyle w:val="TextoNormal"/>
        <w:rPr>
          <w:ins w:id="3866" w:author="WILLIAM FRANCISCO LEITE" w:date="2016-06-27T21:22:00Z"/>
        </w:rPr>
      </w:pPr>
      <w:ins w:id="3867" w:author="Dogus - William" w:date="2016-06-27T13:50:00Z">
        <w:r w:rsidRPr="00946032">
          <w:t xml:space="preserve">Um teste de unidade testa uma única unidade do nosso sistema. Geralmente, em sistemas orientados a objetos, essa unidade é a classe. Em nosso sistema de exemplo, muito provavelmente existem classes como “CarrinhoDeCompras”, “Pedido”, e assim por diante. A ideia é termos baterias de testes de unidade separadas </w:t>
        </w:r>
        <w:r w:rsidRPr="00946032">
          <w:lastRenderedPageBreak/>
          <w:t>para cada uma dessas classes; cada bateria preocupada apenas com a sua classe.</w:t>
        </w:r>
      </w:ins>
      <w:ins w:id="3868" w:author="Dogus - William" w:date="2016-06-27T13:55:00Z">
        <w:r w:rsidR="00D506E3" w:rsidRPr="00946032">
          <w:t xml:space="preserve"> (ANICHE, 2012</w:t>
        </w:r>
      </w:ins>
      <w:ins w:id="3869" w:author="Dogus - William" w:date="2016-06-27T14:00:00Z">
        <w:r w:rsidR="00DF09BE" w:rsidRPr="00946032">
          <w:t>, p. 5</w:t>
        </w:r>
      </w:ins>
      <w:ins w:id="3870" w:author="Dogus - William" w:date="2016-06-27T13:55:00Z">
        <w:r w:rsidR="00D506E3" w:rsidRPr="00946032">
          <w:t>)</w:t>
        </w:r>
      </w:ins>
    </w:p>
    <w:p w14:paraId="4044E960" w14:textId="294FBF21" w:rsidR="00A04524" w:rsidRPr="00946032" w:rsidRDefault="00721529">
      <w:pPr>
        <w:pStyle w:val="TextoNormal"/>
        <w:rPr>
          <w:ins w:id="3871" w:author="Dogus - William" w:date="2016-06-27T13:51:00Z"/>
        </w:rPr>
      </w:pPr>
      <w:del w:id="3872" w:author="Dogus - William" w:date="2016-06-27T13:49:00Z">
        <w:r w:rsidRPr="00946032" w:rsidDel="00A04524">
          <w:delText xml:space="preserve"> Testes de Unidade são usados para testar as unidades do sistema de forma individual. Sistemas orientados a objetos possuem diversas classes. O TDD tem como objetivo testar cada classe separadamente. Dessa forma podemos identificar se uma determinada classe funcionará bem para todos os cenários ajudando o desenvolvedor a identificar possíveis bugs que provavelmente não seriam percebidos no desenvolvimento</w:delText>
        </w:r>
      </w:del>
    </w:p>
    <w:p w14:paraId="52EA6A36" w14:textId="4EB8F1EF" w:rsidR="00A67559" w:rsidRPr="00946032" w:rsidRDefault="005D2CC4">
      <w:pPr>
        <w:pStyle w:val="Legenda"/>
        <w:keepNext/>
        <w:spacing w:after="120"/>
        <w:rPr>
          <w:ins w:id="3873" w:author="Dogus - William" w:date="2016-06-27T13:52:00Z"/>
        </w:rPr>
        <w:pPrChange w:id="3874" w:author="WILLIAM FRANCISCO LEITE" w:date="2016-06-27T21:21:00Z">
          <w:pPr>
            <w:pStyle w:val="Legenda"/>
          </w:pPr>
        </w:pPrChange>
      </w:pPr>
      <w:ins w:id="3875" w:author="WILLIAM FRANCISCO LEITE" w:date="2016-06-27T21:21:00Z">
        <w:r w:rsidRPr="00946032">
          <w:t xml:space="preserve">                                   </w:t>
        </w:r>
        <w:del w:id="3876" w:author="William" w:date="2016-06-28T19:32:00Z">
          <w:r w:rsidRPr="00946032" w:rsidDel="006F0126">
            <w:delText xml:space="preserve">     </w:delText>
          </w:r>
        </w:del>
        <w:r w:rsidRPr="00946032">
          <w:t xml:space="preserve"> </w:t>
        </w:r>
      </w:ins>
      <w:ins w:id="3877" w:author="Osnir Estevam" w:date="2016-08-21T11:16:00Z">
        <w:r w:rsidR="00346FDE">
          <w:t xml:space="preserve">     </w:t>
        </w:r>
      </w:ins>
      <w:bookmarkStart w:id="3878" w:name="_Toc459571354"/>
      <w:ins w:id="3879" w:author="Dogus - William" w:date="2016-06-27T13:52:00Z">
        <w:r w:rsidR="00A67559" w:rsidRPr="00946032">
          <w:t xml:space="preserve">Figura </w:t>
        </w:r>
        <w:r w:rsidR="00A67559" w:rsidRPr="009F7751">
          <w:fldChar w:fldCharType="begin"/>
        </w:r>
        <w:r w:rsidR="00A67559" w:rsidRPr="00946032">
          <w:instrText xml:space="preserve"> SEQ Figura \* ARABIC </w:instrText>
        </w:r>
      </w:ins>
      <w:r w:rsidR="00A67559" w:rsidRPr="009F7751">
        <w:fldChar w:fldCharType="separate"/>
      </w:r>
      <w:ins w:id="3880" w:author="Osnir Estevam" w:date="2016-08-20T16:26:00Z">
        <w:r w:rsidR="0066637F">
          <w:rPr>
            <w:noProof/>
          </w:rPr>
          <w:t>6</w:t>
        </w:r>
      </w:ins>
      <w:ins w:id="3881" w:author="Dogus - William" w:date="2016-06-27T13:52:00Z">
        <w:r w:rsidR="00A67559" w:rsidRPr="009F7751">
          <w:fldChar w:fldCharType="end"/>
        </w:r>
      </w:ins>
      <w:r w:rsidR="00BA0A7A">
        <w:t xml:space="preserve"> -</w:t>
      </w:r>
      <w:ins w:id="3882" w:author="Dogus - William" w:date="2016-06-27T13:52:00Z">
        <w:r w:rsidR="00A67559" w:rsidRPr="00946032">
          <w:t xml:space="preserve"> Clico dos testes no TDD</w:t>
        </w:r>
        <w:bookmarkEnd w:id="3878"/>
      </w:ins>
    </w:p>
    <w:p w14:paraId="3A56263B" w14:textId="77777777" w:rsidR="00A67559" w:rsidRPr="00946032" w:rsidRDefault="00A67559" w:rsidP="00EF2153">
      <w:pPr>
        <w:pStyle w:val="TextoNormal"/>
        <w:jc w:val="center"/>
        <w:rPr>
          <w:ins w:id="3883" w:author="Dogus - William" w:date="2016-06-27T13:53:00Z"/>
        </w:rPr>
      </w:pPr>
      <w:ins w:id="3884" w:author="Dogus - William" w:date="2016-06-27T13:51:00Z">
        <w:r w:rsidRPr="00946032">
          <w:rPr>
            <w:noProof/>
            <w:bdr w:val="single" w:sz="4" w:space="0" w:color="000000" w:themeColor="text1"/>
            <w:rPrChange w:id="3885" w:author="William" w:date="2016-06-28T20:55:00Z">
              <w:rPr>
                <w:noProof/>
              </w:rPr>
            </w:rPrChange>
          </w:rPr>
          <w:drawing>
            <wp:inline distT="0" distB="0" distL="0" distR="0" wp14:anchorId="73E63F14" wp14:editId="2BBFD706">
              <wp:extent cx="3543795" cy="2333951"/>
              <wp:effectExtent l="19050" t="19050" r="19050" b="285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DD.png"/>
                      <pic:cNvPicPr/>
                    </pic:nvPicPr>
                    <pic:blipFill>
                      <a:blip r:embed="rId21">
                        <a:extLst>
                          <a:ext uri="{28A0092B-C50C-407E-A947-70E740481C1C}">
                            <a14:useLocalDpi xmlns:a14="http://schemas.microsoft.com/office/drawing/2010/main" val="0"/>
                          </a:ext>
                        </a:extLst>
                      </a:blip>
                      <a:stretch>
                        <a:fillRect/>
                      </a:stretch>
                    </pic:blipFill>
                    <pic:spPr>
                      <a:xfrm>
                        <a:off x="0" y="0"/>
                        <a:ext cx="3543795" cy="2333951"/>
                      </a:xfrm>
                      <a:prstGeom prst="rect">
                        <a:avLst/>
                      </a:prstGeom>
                      <a:ln>
                        <a:solidFill>
                          <a:srgbClr val="002060"/>
                        </a:solidFill>
                      </a:ln>
                      <a:effectLst>
                        <a:softEdge rad="12700"/>
                      </a:effectLst>
                    </pic:spPr>
                  </pic:pic>
                </a:graphicData>
              </a:graphic>
            </wp:inline>
          </w:drawing>
        </w:r>
      </w:ins>
    </w:p>
    <w:p w14:paraId="16056A98" w14:textId="36D11EC7" w:rsidR="00A67559" w:rsidRPr="00946032" w:rsidRDefault="005D2CC4">
      <w:pPr>
        <w:pStyle w:val="Legenda"/>
        <w:rPr>
          <w:ins w:id="3886" w:author="Dogus - William" w:date="2016-06-27T13:53:00Z"/>
        </w:rPr>
      </w:pPr>
      <w:ins w:id="3887" w:author="WILLIAM FRANCISCO LEITE" w:date="2016-06-27T21:21:00Z">
        <w:r w:rsidRPr="00946032">
          <w:t xml:space="preserve">                                 </w:t>
        </w:r>
      </w:ins>
      <w:ins w:id="3888" w:author="Osnir Estevam" w:date="2016-08-21T11:16:00Z">
        <w:r w:rsidR="00346FDE">
          <w:t xml:space="preserve">     </w:t>
        </w:r>
      </w:ins>
      <w:ins w:id="3889" w:author="WILLIAM FRANCISCO LEITE" w:date="2016-06-27T21:21:00Z">
        <w:r w:rsidRPr="00946032">
          <w:t xml:space="preserve">  </w:t>
        </w:r>
        <w:del w:id="3890" w:author="William" w:date="2016-06-28T19:32:00Z">
          <w:r w:rsidRPr="00946032" w:rsidDel="006F0126">
            <w:delText xml:space="preserve">     </w:delText>
          </w:r>
        </w:del>
        <w:r w:rsidRPr="00946032">
          <w:t xml:space="preserve"> </w:t>
        </w:r>
      </w:ins>
      <w:ins w:id="3891" w:author="Dogus - William" w:date="2016-06-27T13:53:00Z">
        <w:r w:rsidR="00A67559" w:rsidRPr="00946032">
          <w:t>Fonte: Livro Test-Driven Development</w:t>
        </w:r>
      </w:ins>
    </w:p>
    <w:p w14:paraId="0EDA537B" w14:textId="57A043CE" w:rsidR="00721529" w:rsidRPr="00946032" w:rsidDel="00FD36AC" w:rsidRDefault="00721529">
      <w:pPr>
        <w:pStyle w:val="TextoNormal"/>
        <w:rPr>
          <w:del w:id="3892" w:author="Dogus - William" w:date="2016-06-28T13:34:00Z"/>
        </w:rPr>
      </w:pPr>
      <w:del w:id="3893" w:author="Dogus - William" w:date="2016-06-27T13:51:00Z">
        <w:r w:rsidRPr="00946032" w:rsidDel="00A04524">
          <w:delText>.</w:delText>
        </w:r>
      </w:del>
    </w:p>
    <w:p w14:paraId="46592B79" w14:textId="77777777" w:rsidR="00C83871" w:rsidRPr="00946032" w:rsidRDefault="00C83871">
      <w:pPr>
        <w:pStyle w:val="TextoNormal"/>
      </w:pPr>
    </w:p>
    <w:p w14:paraId="5A291B2D" w14:textId="41132B3F" w:rsidR="00721529" w:rsidRPr="00946032" w:rsidRDefault="00721529" w:rsidP="00721529">
      <w:pPr>
        <w:pStyle w:val="SubtituloCapitulo"/>
        <w:rPr>
          <w:rFonts w:ascii="Arial" w:hAnsi="Arial" w:cs="Arial"/>
          <w:rPrChange w:id="3894" w:author="William" w:date="2016-06-28T20:55:00Z">
            <w:rPr/>
          </w:rPrChange>
        </w:rPr>
      </w:pPr>
      <w:bookmarkStart w:id="3895" w:name="_Toc459474859"/>
      <w:r w:rsidRPr="00946032">
        <w:rPr>
          <w:rFonts w:ascii="Arial" w:hAnsi="Arial" w:cs="Arial"/>
          <w:rPrChange w:id="3896" w:author="William" w:date="2016-06-28T20:55:00Z">
            <w:rPr/>
          </w:rPrChange>
        </w:rPr>
        <w:t>Personas</w:t>
      </w:r>
      <w:bookmarkEnd w:id="3895"/>
    </w:p>
    <w:p w14:paraId="2269FC6A" w14:textId="77777777" w:rsidR="00874D3E" w:rsidRPr="00946032" w:rsidRDefault="00874D3E" w:rsidP="00EF2153">
      <w:pPr>
        <w:pStyle w:val="TextoNormal"/>
        <w:rPr>
          <w:ins w:id="3897" w:author="Osnir Estevam [2]" w:date="2016-06-26T15:47:00Z"/>
        </w:rPr>
      </w:pPr>
      <w:ins w:id="3898" w:author="Osnir Estevam [2]" w:date="2016-06-26T15:47:00Z">
        <w:r w:rsidRPr="00946032">
          <w:t>Persona é a representação fictícia do seu cliente ideal. Ela é baseada em dados reais sobre comportamento e características demográficas dos seus clientes, assim como uma criação de suas histórias pessoais, motivações, objetivos, desafios e preocupações.</w:t>
        </w:r>
      </w:ins>
    </w:p>
    <w:p w14:paraId="5705202F" w14:textId="77777777" w:rsidR="00874D3E" w:rsidRPr="00946032" w:rsidRDefault="00874D3E">
      <w:pPr>
        <w:pStyle w:val="TextoNormal"/>
        <w:rPr>
          <w:ins w:id="3899" w:author="Osnir Estevam [2]" w:date="2016-06-26T15:47:00Z"/>
        </w:rPr>
      </w:pPr>
      <w:ins w:id="3900" w:author="Osnir Estevam [2]" w:date="2016-06-26T15:47:00Z">
        <w:r w:rsidRPr="00946032">
          <w:t>Uma boa definição de persona passa justamente pelo contato com o seu público-alvo, de modo que em uma rápida análise você possa identificar características comuns entre os potenciais compradores.</w:t>
        </w:r>
      </w:ins>
    </w:p>
    <w:p w14:paraId="7AB09552" w14:textId="77777777" w:rsidR="00874D3E" w:rsidRPr="00946032" w:rsidRDefault="00874D3E">
      <w:pPr>
        <w:pStyle w:val="TextoNormal"/>
        <w:rPr>
          <w:ins w:id="3901" w:author="Osnir Estevam [2]" w:date="2016-06-26T15:47:00Z"/>
        </w:rPr>
      </w:pPr>
      <w:ins w:id="3902" w:author="Osnir Estevam [2]" w:date="2016-06-26T15:47:00Z">
        <w:r w:rsidRPr="00946032">
          <w:t>Se você possui uma base de clientes, esse será o lugar perfeito para começar suas investigações. Mesmo que você tenha perfis diferentes de pessoas ou empresas que consumiram seu produto, alguns deles tendem a exemplificar a sua persona.</w:t>
        </w:r>
      </w:ins>
    </w:p>
    <w:p w14:paraId="224C228B" w14:textId="4E94C52E" w:rsidR="00874D3E" w:rsidRDefault="00874D3E">
      <w:pPr>
        <w:pStyle w:val="TextoNormal"/>
        <w:rPr>
          <w:ins w:id="3903" w:author="Osnir Estevam" w:date="2016-08-07T15:58:00Z"/>
        </w:rPr>
      </w:pPr>
      <w:ins w:id="3904" w:author="Osnir Estevam [2]" w:date="2016-06-26T15:47:00Z">
        <w:r w:rsidRPr="00946032">
          <w:t>Uma dica importante é focar tanto em clientes satisfeitos quanto insatisfeitos. Em ambos os casos, você certamente aprenderá algo sobre a percepção do seu produto e quais desafios seus clientes estão encarando.</w:t>
        </w:r>
      </w:ins>
      <w:ins w:id="3905" w:author="Osnir Estevam [2]" w:date="2016-06-26T15:48:00Z">
        <w:r w:rsidRPr="00946032">
          <w:t xml:space="preserve"> (</w:t>
        </w:r>
      </w:ins>
      <w:ins w:id="3906" w:author="Osnir Estevam [2]" w:date="2016-06-26T15:49:00Z">
        <w:r w:rsidRPr="00946032">
          <w:t>SIQUEIRA, 2016</w:t>
        </w:r>
      </w:ins>
      <w:ins w:id="3907" w:author="Osnir Estevam [2]" w:date="2016-06-26T15:48:00Z">
        <w:r w:rsidRPr="00946032">
          <w:t>)</w:t>
        </w:r>
      </w:ins>
    </w:p>
    <w:p w14:paraId="3C5D6235" w14:textId="498C7885" w:rsidR="002F79AB" w:rsidRDefault="002F79AB">
      <w:pPr>
        <w:pStyle w:val="TextoNormal"/>
        <w:rPr>
          <w:ins w:id="3908" w:author="Osnir Estevam" w:date="2016-08-07T15:58:00Z"/>
        </w:rPr>
      </w:pPr>
    </w:p>
    <w:p w14:paraId="25D35E5B" w14:textId="77777777" w:rsidR="00372725" w:rsidRDefault="00372725" w:rsidP="00372725">
      <w:pPr>
        <w:ind w:firstLine="720"/>
        <w:rPr>
          <w:ins w:id="3909" w:author="Osnir Estevam" w:date="2016-08-21T11:17:00Z"/>
        </w:rPr>
      </w:pPr>
      <w:ins w:id="3910" w:author="Osnir Estevam" w:date="2016-08-21T11:17:00Z">
        <w:r>
          <w:t>O objetivo da persona é criar representações confiáveis ​​e realistas de seus principais segmentos de público para referência. Essas representações devem basear-se qualitativos e quantitativos alguns de pesquisa do usuário e Web Analytics.</w:t>
        </w:r>
      </w:ins>
    </w:p>
    <w:p w14:paraId="38D79483" w14:textId="77777777" w:rsidR="00372725" w:rsidRDefault="00372725" w:rsidP="00372725">
      <w:pPr>
        <w:ind w:firstLine="720"/>
        <w:rPr>
          <w:ins w:id="3911" w:author="Osnir Estevam" w:date="2016-08-21T11:17:00Z"/>
        </w:rPr>
      </w:pPr>
      <w:ins w:id="3912" w:author="Osnir Estevam" w:date="2016-08-21T11:17:00Z">
        <w:r>
          <w:lastRenderedPageBreak/>
          <w:t>Personas ajudar a centrar as decisões que cercam componentes do site, adicionando uma camada de consideração do mundo real para a conversa. Eles também oferecem uma maneira rápida e barata para testar e priorizar aquelas características em todo o processo de desenvolvimento. Além disso, eles podem ajudar:</w:t>
        </w:r>
      </w:ins>
    </w:p>
    <w:p w14:paraId="41693C0F" w14:textId="3F2D4B65" w:rsidR="00372725" w:rsidRDefault="00372725">
      <w:pPr>
        <w:pStyle w:val="PargrafodaLista"/>
        <w:numPr>
          <w:ilvl w:val="0"/>
          <w:numId w:val="42"/>
        </w:numPr>
        <w:rPr>
          <w:ins w:id="3913" w:author="Osnir Estevam" w:date="2016-08-21T11:17:00Z"/>
        </w:rPr>
        <w:pPrChange w:id="3914" w:author="Osnir Estevam" w:date="2016-08-21T11:18:00Z">
          <w:pPr>
            <w:ind w:firstLine="720"/>
          </w:pPr>
        </w:pPrChange>
      </w:pPr>
      <w:ins w:id="3915" w:author="Osnir Estevam" w:date="2016-08-21T11:17:00Z">
        <w:r>
          <w:t>As partes interessadas e líderes avaliar novas ideias recurso do site;</w:t>
        </w:r>
      </w:ins>
    </w:p>
    <w:p w14:paraId="7D31D673" w14:textId="6C594FB1" w:rsidR="00372725" w:rsidRDefault="00372725">
      <w:pPr>
        <w:pStyle w:val="PargrafodaLista"/>
        <w:numPr>
          <w:ilvl w:val="0"/>
          <w:numId w:val="42"/>
        </w:numPr>
        <w:rPr>
          <w:ins w:id="3916" w:author="Osnir Estevam" w:date="2016-08-21T11:17:00Z"/>
        </w:rPr>
        <w:pPrChange w:id="3917" w:author="Osnir Estevam" w:date="2016-08-21T11:18:00Z">
          <w:pPr>
            <w:ind w:firstLine="720"/>
          </w:pPr>
        </w:pPrChange>
      </w:pPr>
      <w:ins w:id="3918" w:author="Osnir Estevam" w:date="2016-08-21T11:17:00Z">
        <w:r>
          <w:t>Arquitetos de informação desenvolver wireframes informadas, comportamentos de interface e rotulagem;</w:t>
        </w:r>
      </w:ins>
    </w:p>
    <w:p w14:paraId="7BFCF328" w14:textId="5BA24CBA" w:rsidR="00372725" w:rsidRDefault="00372725">
      <w:pPr>
        <w:pStyle w:val="PargrafodaLista"/>
        <w:numPr>
          <w:ilvl w:val="0"/>
          <w:numId w:val="42"/>
        </w:numPr>
        <w:rPr>
          <w:ins w:id="3919" w:author="Osnir Estevam" w:date="2016-08-21T11:17:00Z"/>
        </w:rPr>
        <w:pPrChange w:id="3920" w:author="Osnir Estevam" w:date="2016-08-21T11:18:00Z">
          <w:pPr>
            <w:ind w:firstLine="720"/>
          </w:pPr>
        </w:pPrChange>
      </w:pPr>
      <w:ins w:id="3921" w:author="Osnir Estevam" w:date="2016-08-21T11:17:00Z">
        <w:r>
          <w:t>Designers criar a aparência geral do site;</w:t>
        </w:r>
      </w:ins>
    </w:p>
    <w:p w14:paraId="32094FA0" w14:textId="5C1CFE55" w:rsidR="00372725" w:rsidRDefault="00372725">
      <w:pPr>
        <w:pStyle w:val="PargrafodaLista"/>
        <w:numPr>
          <w:ilvl w:val="0"/>
          <w:numId w:val="42"/>
        </w:numPr>
        <w:rPr>
          <w:ins w:id="3922" w:author="Osnir Estevam" w:date="2016-08-21T11:17:00Z"/>
        </w:rPr>
        <w:pPrChange w:id="3923" w:author="Osnir Estevam" w:date="2016-08-21T11:18:00Z">
          <w:pPr>
            <w:ind w:firstLine="720"/>
          </w:pPr>
        </w:pPrChange>
      </w:pPr>
      <w:ins w:id="3924" w:author="Osnir Estevam" w:date="2016-08-21T11:17:00Z">
        <w:r>
          <w:t>Engenheiros de sistemas / programadores decidir quais abordagens para tomar com base no comportamento do usuário; e</w:t>
        </w:r>
      </w:ins>
    </w:p>
    <w:p w14:paraId="2A407DF9" w14:textId="5B46E2A6" w:rsidR="00372725" w:rsidRDefault="00372725">
      <w:pPr>
        <w:pStyle w:val="PargrafodaLista"/>
        <w:numPr>
          <w:ilvl w:val="0"/>
          <w:numId w:val="42"/>
        </w:numPr>
        <w:rPr>
          <w:ins w:id="3925" w:author="Osnir Estevam" w:date="2016-08-21T11:17:00Z"/>
        </w:rPr>
        <w:pPrChange w:id="3926" w:author="Osnir Estevam" w:date="2016-08-21T11:18:00Z">
          <w:pPr>
            <w:ind w:firstLine="720"/>
          </w:pPr>
        </w:pPrChange>
      </w:pPr>
      <w:ins w:id="3927" w:author="Osnir Estevam" w:date="2016-08-21T11:17:00Z">
        <w:r>
          <w:t>Redatores garantir o conteúdo do site é escrito para o público adequado.</w:t>
        </w:r>
      </w:ins>
    </w:p>
    <w:p w14:paraId="072D92ED" w14:textId="77777777" w:rsidR="00372725" w:rsidRDefault="00372725" w:rsidP="00372725">
      <w:pPr>
        <w:ind w:firstLine="720"/>
        <w:rPr>
          <w:ins w:id="3928" w:author="Osnir Estevam" w:date="2016-08-21T11:17:00Z"/>
        </w:rPr>
      </w:pPr>
      <w:ins w:id="3929" w:author="Osnir Estevam" w:date="2016-08-21T11:17:00Z">
        <w:r>
          <w:rPr>
            <w:color w:val="212121"/>
          </w:rPr>
          <w:t>(USABILITY.GOV, 2016)</w:t>
        </w:r>
      </w:ins>
    </w:p>
    <w:p w14:paraId="7A6A3CED" w14:textId="77777777" w:rsidR="00372725" w:rsidRDefault="00372725" w:rsidP="00372725">
      <w:pPr>
        <w:ind w:firstLine="720"/>
        <w:rPr>
          <w:ins w:id="3930" w:author="Osnir Estevam" w:date="2016-08-21T11:17:00Z"/>
        </w:rPr>
      </w:pPr>
    </w:p>
    <w:p w14:paraId="58B03E17" w14:textId="77777777" w:rsidR="00372725" w:rsidRDefault="00372725" w:rsidP="00372725">
      <w:pPr>
        <w:ind w:firstLine="720"/>
        <w:rPr>
          <w:ins w:id="3931" w:author="Osnir Estevam" w:date="2016-08-21T11:17:00Z"/>
        </w:rPr>
      </w:pPr>
      <w:ins w:id="3932" w:author="Osnir Estevam" w:date="2016-08-21T11:17:00Z">
        <w:r>
          <w:rPr>
            <w:color w:val="212121"/>
          </w:rPr>
          <w:t>A persona representa um grupo de usuários que exibem padrões de comportamento semelhantes em suas decisões de compra, uso de tecnologia ou produtos, as preferências de atendimento ao cliente, as escolhas de estilo de vida, e assim por diante. Comportamentos, atitudes e motivações são comuns a um "tipo", independentemente da idade, sexo, educação e outros dados demográficos típicos. Na verdade, personas muito abrangem demografia. (O'CONNOR, 2011)</w:t>
        </w:r>
      </w:ins>
    </w:p>
    <w:p w14:paraId="2CF859DD" w14:textId="0CE911DF" w:rsidR="002F79AB" w:rsidRPr="00946032" w:rsidRDefault="002F79AB">
      <w:pPr>
        <w:pStyle w:val="TextoNormal"/>
        <w:rPr>
          <w:ins w:id="3933" w:author="Dogus - William" w:date="2016-06-27T13:58:00Z"/>
        </w:rPr>
      </w:pPr>
    </w:p>
    <w:p w14:paraId="2607FA38" w14:textId="77777777" w:rsidR="00FE6007" w:rsidRPr="00946032" w:rsidRDefault="00FE6007">
      <w:pPr>
        <w:pStyle w:val="TextoNormal"/>
        <w:rPr>
          <w:ins w:id="3934" w:author="Osnir Estevam [2]" w:date="2016-06-26T15:47:00Z"/>
        </w:rPr>
      </w:pPr>
    </w:p>
    <w:p w14:paraId="760480BC" w14:textId="53BE8F27" w:rsidR="00721529" w:rsidRPr="00946032" w:rsidDel="00874D3E" w:rsidRDefault="00721529" w:rsidP="00721529">
      <w:pPr>
        <w:pStyle w:val="TextoNormal"/>
        <w:rPr>
          <w:del w:id="3935" w:author="Osnir Estevam [2]" w:date="2016-06-26T15:48:00Z"/>
        </w:rPr>
      </w:pPr>
      <w:del w:id="3936" w:author="Osnir Estevam [2]" w:date="2016-06-26T15:48:00Z">
        <w:r w:rsidRPr="00946032" w:rsidDel="00874D3E">
          <w:delText xml:space="preserve">Criado para representar diferentes tipos de usuário as personas são personagens fictícios que ajuda a identificar os diferentes tipos de pessoas, seu </w:delText>
        </w:r>
        <w:r w:rsidR="00824F00" w:rsidRPr="00946032" w:rsidDel="00874D3E">
          <w:delText>comportamento, atitude e etc. um</w:delText>
        </w:r>
        <w:r w:rsidRPr="00946032" w:rsidDel="00874D3E">
          <w:delText xml:space="preserve"> exemplo de aplicação desse método dentro de um projeto é definir como uma pessoa poderia utilizar uma marca, site ou um produto.</w:delText>
        </w:r>
        <w:bookmarkStart w:id="3937" w:name="_Toc454822943"/>
        <w:bookmarkStart w:id="3938" w:name="_Toc454884521"/>
        <w:bookmarkStart w:id="3939" w:name="_Toc454907535"/>
        <w:bookmarkStart w:id="3940" w:name="_Toc454907637"/>
        <w:bookmarkStart w:id="3941" w:name="_Toc454907901"/>
        <w:bookmarkStart w:id="3942" w:name="_Toc454908127"/>
        <w:bookmarkStart w:id="3943" w:name="_Toc454908205"/>
        <w:bookmarkStart w:id="3944" w:name="_Toc454908283"/>
        <w:bookmarkStart w:id="3945" w:name="_Toc454908361"/>
        <w:bookmarkStart w:id="3946" w:name="_Toc454908440"/>
        <w:bookmarkStart w:id="3947" w:name="_Toc454908519"/>
        <w:bookmarkStart w:id="3948" w:name="_Toc454908598"/>
        <w:bookmarkStart w:id="3949" w:name="_Toc454908675"/>
        <w:bookmarkStart w:id="3950" w:name="_Toc454908828"/>
        <w:bookmarkStart w:id="3951" w:name="_Toc454909158"/>
        <w:bookmarkStart w:id="3952" w:name="_Toc459474860"/>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del>
    </w:p>
    <w:p w14:paraId="10130E5B" w14:textId="3ED6B4BD" w:rsidR="00721529" w:rsidRPr="00946032" w:rsidRDefault="00721529" w:rsidP="00721529">
      <w:pPr>
        <w:pStyle w:val="SubtituloCapitulo"/>
        <w:rPr>
          <w:rFonts w:ascii="Arial" w:hAnsi="Arial" w:cs="Arial"/>
          <w:rPrChange w:id="3953" w:author="William" w:date="2016-06-28T20:55:00Z">
            <w:rPr/>
          </w:rPrChange>
        </w:rPr>
      </w:pPr>
      <w:bookmarkStart w:id="3954" w:name="_Toc459474861"/>
      <w:r w:rsidRPr="00946032">
        <w:rPr>
          <w:rFonts w:ascii="Arial" w:hAnsi="Arial" w:cs="Arial"/>
          <w:rPrChange w:id="3955" w:author="William" w:date="2016-06-28T20:55:00Z">
            <w:rPr/>
          </w:rPrChange>
        </w:rPr>
        <w:t>Design de Interação</w:t>
      </w:r>
      <w:bookmarkEnd w:id="3954"/>
    </w:p>
    <w:p w14:paraId="5892A051" w14:textId="77777777" w:rsidR="009451B6" w:rsidRPr="00946032" w:rsidRDefault="00721529" w:rsidP="00EF2153">
      <w:pPr>
        <w:pStyle w:val="TextoNormal"/>
        <w:rPr>
          <w:ins w:id="3956" w:author="Osnir Estevam [2]" w:date="2016-06-26T16:14:00Z"/>
        </w:rPr>
      </w:pPr>
      <w:del w:id="3957" w:author="Osnir Estevam [2]" w:date="2016-06-26T15:55:00Z">
        <w:r w:rsidRPr="00946032" w:rsidDel="000541A8">
          <w:delText>É área do design onde se estuda as relações humanas tecidas através dos artefatos interativos como, por exemplo, jogos eletrônicos, PDAs e Websites. Com base na observação das experiências e de teste com os usuários, o Design de Interação visa a melhoria da relação homem-máquina, adequando as respostas do sistema às entradas do usuário, balanceando a interação e funcionalidade e prevenindo erros dos usuários. Superando desafios complexos e criando produtos e serviços inovadores o Design de Interação visa o equilíbrio entre os anseios dos usuários, os negócios dos clientes e as possibilidades tecnológicas.</w:delText>
        </w:r>
      </w:del>
      <w:ins w:id="3958" w:author="Osnir Estevam [2]" w:date="2016-06-26T15:55:00Z">
        <w:r w:rsidR="009451B6" w:rsidRPr="00946032">
          <w:t>Por</w:t>
        </w:r>
      </w:ins>
      <w:ins w:id="3959" w:author="Osnir Estevam [2]" w:date="2016-06-26T16:14:00Z">
        <w:r w:rsidR="009451B6" w:rsidRPr="00946032">
          <w:t xml:space="preserve"> </w:t>
        </w:r>
        <w:r w:rsidR="009451B6" w:rsidRPr="00946032">
          <w:rPr>
            <w:i/>
            <w:rPrChange w:id="3960" w:author="William" w:date="2016-06-28T20:55:00Z">
              <w:rPr/>
            </w:rPrChange>
          </w:rPr>
          <w:t>design</w:t>
        </w:r>
        <w:r w:rsidR="009451B6" w:rsidRPr="00946032">
          <w:t xml:space="preserve"> de interação, entendemos o seguinte:</w:t>
        </w:r>
      </w:ins>
    </w:p>
    <w:p w14:paraId="08E17D8E" w14:textId="77777777" w:rsidR="009451B6" w:rsidRPr="00946032" w:rsidRDefault="009451B6">
      <w:pPr>
        <w:pStyle w:val="TextoNormal"/>
        <w:rPr>
          <w:ins w:id="3961" w:author="Osnir Estevam [2]" w:date="2016-06-26T16:15:00Z"/>
        </w:rPr>
      </w:pPr>
      <w:ins w:id="3962" w:author="Osnir Estevam [2]" w:date="2016-06-26T16:14:00Z">
        <w:r w:rsidRPr="00946032">
          <w:t xml:space="preserve">Design de produtos interativos que fornecem suporte </w:t>
        </w:r>
      </w:ins>
      <w:ins w:id="3963" w:author="Osnir Estevam [2]" w:date="2016-06-26T16:15:00Z">
        <w:r w:rsidRPr="00946032">
          <w:t>às atividades cotidianas das pessoas, seja no lar ou no trabalho.</w:t>
        </w:r>
      </w:ins>
      <w:ins w:id="3964" w:author="Osnir Estevam [2]" w:date="2016-06-26T16:14:00Z">
        <w:r w:rsidRPr="00946032">
          <w:t xml:space="preserve"> </w:t>
        </w:r>
      </w:ins>
    </w:p>
    <w:p w14:paraId="488B33E7" w14:textId="2038317B" w:rsidR="009451B6" w:rsidRPr="00946032" w:rsidRDefault="009451B6">
      <w:pPr>
        <w:pStyle w:val="TextoNormal"/>
        <w:rPr>
          <w:ins w:id="3965" w:author="Osnir Estevam [2]" w:date="2016-06-26T16:19:00Z"/>
        </w:rPr>
      </w:pPr>
      <w:ins w:id="3966" w:author="Osnir Estevam [2]" w:date="2016-06-26T16:15:00Z">
        <w:r w:rsidRPr="00946032">
          <w:t xml:space="preserve">Especificamente, significa criar experiências que melhorem e estendam a maneira como as pessoas trabalham, se comunicam e interagem. Winograd (1997) descreve o </w:t>
        </w:r>
        <w:r w:rsidRPr="00946032">
          <w:rPr>
            <w:i/>
            <w:rPrChange w:id="3967" w:author="William" w:date="2016-06-28T20:55:00Z">
              <w:rPr/>
            </w:rPrChange>
          </w:rPr>
          <w:t>design</w:t>
        </w:r>
      </w:ins>
      <w:ins w:id="3968" w:author="Osnir Estevam [2]" w:date="2016-06-26T16:16:00Z">
        <w:r w:rsidRPr="00946032">
          <w:t xml:space="preserve"> de interação como “o projeto de espaços para comunicação e interação humana”</w:t>
        </w:r>
      </w:ins>
      <w:ins w:id="3969" w:author="Osnir Estevam [2]" w:date="2016-06-26T16:17:00Z">
        <w:r w:rsidRPr="00946032">
          <w:t xml:space="preserve">. Nesse sentido, consiste em encontrar maneiras de fornecer suporte às pessoas. Tal projeto contrasta com o da engenharia de </w:t>
        </w:r>
        <w:r w:rsidRPr="00946032">
          <w:rPr>
            <w:i/>
            <w:rPrChange w:id="3970" w:author="William" w:date="2016-06-28T20:55:00Z">
              <w:rPr/>
            </w:rPrChange>
          </w:rPr>
          <w:t>software</w:t>
        </w:r>
      </w:ins>
      <w:ins w:id="3971" w:author="Osnir Estevam [2]" w:date="2016-06-26T16:18:00Z">
        <w:r w:rsidRPr="00946032">
          <w:t xml:space="preserve">, que enfoca principalmente a produção de soluções de </w:t>
        </w:r>
        <w:r w:rsidRPr="00946032">
          <w:rPr>
            <w:i/>
          </w:rPr>
          <w:t>software</w:t>
        </w:r>
        <w:r w:rsidRPr="00946032">
          <w:t xml:space="preserve"> para certas aplicações. </w:t>
        </w:r>
        <w:r w:rsidRPr="00946032">
          <w:lastRenderedPageBreak/>
          <w:t>Podemos fazer uma outra analogia simples com outra profissão, para tentar explicar melhor essa distinç</w:t>
        </w:r>
      </w:ins>
      <w:ins w:id="3972" w:author="Osnir Estevam [2]" w:date="2016-06-26T16:19:00Z">
        <w:r w:rsidRPr="00946032">
          <w:t>ão.</w:t>
        </w:r>
      </w:ins>
    </w:p>
    <w:p w14:paraId="461A748D" w14:textId="183C5226" w:rsidR="00721529" w:rsidRDefault="009451B6">
      <w:pPr>
        <w:pStyle w:val="TextoNormal"/>
        <w:rPr>
          <w:ins w:id="3973" w:author="Osnir Estevam" w:date="2016-08-21T11:22:00Z"/>
        </w:rPr>
      </w:pPr>
      <w:ins w:id="3974" w:author="Osnir Estevam [2]" w:date="2016-06-26T16:19:00Z">
        <w:r w:rsidRPr="00946032">
          <w:t xml:space="preserve">Ao descrever o </w:t>
        </w:r>
        <w:r w:rsidRPr="00946032">
          <w:rPr>
            <w:i/>
            <w:rPrChange w:id="3975" w:author="William" w:date="2016-06-28T20:55:00Z">
              <w:rPr/>
            </w:rPrChange>
          </w:rPr>
          <w:t>design</w:t>
        </w:r>
        <w:r w:rsidRPr="00946032">
          <w:t xml:space="preserve"> de interação, Terry Winograd questiona em que medida arquitetos e engenheiros civis se diferenciam ao deparar-se com o problema de construir uma casa. Os arqui</w:t>
        </w:r>
      </w:ins>
      <w:ins w:id="3976" w:author="Osnir Estevam [2]" w:date="2016-06-26T16:20:00Z">
        <w:r w:rsidRPr="00946032">
          <w:t>tetos</w:t>
        </w:r>
      </w:ins>
      <w:ins w:id="3977" w:author="Osnir Estevam [2]" w:date="2016-06-26T16:19:00Z">
        <w:r w:rsidRPr="00946032">
          <w:t xml:space="preserve"> est</w:t>
        </w:r>
      </w:ins>
      <w:ins w:id="3978" w:author="Osnir Estevam [2]" w:date="2016-06-26T16:20:00Z">
        <w:r w:rsidRPr="00946032">
          <w:t>ão preocupados com as pessoas, suas interações e o interior da casa. Por exemplo,</w:t>
        </w:r>
      </w:ins>
      <w:ins w:id="3979" w:author="Osnir Estevam [2]" w:date="2016-06-26T16:21:00Z">
        <w:r w:rsidRPr="00946032">
          <w:t xml:space="preserve"> existe a proporção certa entre áreas privadas sociais? As áreas para cozinhar e fazer as refeiç</w:t>
        </w:r>
      </w:ins>
      <w:ins w:id="3980" w:author="Osnir Estevam [2]" w:date="2016-06-26T16:22:00Z">
        <w:r w:rsidRPr="00946032">
          <w:t>ões estão próximas? As pessoas utilizarão os espaços projetados da maneira como foram pensados? Em contrapartida, os engenheiros estão interessados em quest</w:t>
        </w:r>
      </w:ins>
      <w:ins w:id="3981" w:author="Osnir Estevam [2]" w:date="2016-06-26T16:23:00Z">
        <w:r w:rsidRPr="00946032">
          <w:t>ões relacionadas com a realização do projeto, o que inclui aspectos práticos, como custo, durabilidade, aspectos estruturais, aspectos ambientais, regulamentações contra inc</w:t>
        </w:r>
      </w:ins>
      <w:ins w:id="3982" w:author="Osnir Estevam [2]" w:date="2016-06-26T16:24:00Z">
        <w:r w:rsidRPr="00946032">
          <w:t xml:space="preserve">êndio e métodos de construção. Assim como há uma diferença entre projetar e construir uma casa, há também uma diferença entre o </w:t>
        </w:r>
        <w:r w:rsidRPr="00946032">
          <w:rPr>
            <w:i/>
            <w:rPrChange w:id="3983" w:author="William" w:date="2016-06-28T20:55:00Z">
              <w:rPr/>
            </w:rPrChange>
          </w:rPr>
          <w:t>design</w:t>
        </w:r>
        <w:r w:rsidRPr="00946032">
          <w:t xml:space="preserve"> de interação e a engen</w:t>
        </w:r>
      </w:ins>
      <w:ins w:id="3984" w:author="Osnir Estevam [2]" w:date="2016-06-26T16:25:00Z">
        <w:r w:rsidR="000D5BA0" w:rsidRPr="00946032">
          <w:t xml:space="preserve">haria de </w:t>
        </w:r>
        <w:r w:rsidR="000D5BA0" w:rsidRPr="00946032">
          <w:rPr>
            <w:i/>
            <w:rPrChange w:id="3985" w:author="William" w:date="2016-06-28T20:55:00Z">
              <w:rPr/>
            </w:rPrChange>
          </w:rPr>
          <w:t>software</w:t>
        </w:r>
        <w:r w:rsidR="000D5BA0" w:rsidRPr="00946032">
          <w:t>. Resumindo, aquele está para esta como a arquitetura está para a engenharia civil</w:t>
        </w:r>
      </w:ins>
      <w:ins w:id="3986" w:author="Osnir Estevam [2]" w:date="2016-06-26T15:55:00Z">
        <w:r w:rsidR="000541A8" w:rsidRPr="00946032">
          <w:t>.</w:t>
        </w:r>
      </w:ins>
      <w:r w:rsidR="00721529" w:rsidRPr="00946032">
        <w:t xml:space="preserve"> </w:t>
      </w:r>
      <w:ins w:id="3987" w:author="Osnir Estevam [2]" w:date="2016-06-26T15:55:00Z">
        <w:r w:rsidR="000541A8" w:rsidRPr="00946032">
          <w:t>(</w:t>
        </w:r>
      </w:ins>
      <w:ins w:id="3988" w:author="Osnir Estevam [2]" w:date="2016-06-26T16:37:00Z">
        <w:r w:rsidR="00165A2D" w:rsidRPr="00946032">
          <w:t>Preece, J; Rogers, Y; Sharp, H.</w:t>
        </w:r>
      </w:ins>
      <w:ins w:id="3989" w:author="Osnir Estevam [2]" w:date="2016-06-26T16:27:00Z">
        <w:r w:rsidR="00DA0247" w:rsidRPr="00946032">
          <w:t xml:space="preserve"> 2005</w:t>
        </w:r>
        <w:r w:rsidR="006E69DF" w:rsidRPr="00946032">
          <w:t>, p.</w:t>
        </w:r>
      </w:ins>
      <w:ins w:id="3990" w:author="Osnir Estevam [2]" w:date="2016-06-26T16:29:00Z">
        <w:r w:rsidR="006E69DF" w:rsidRPr="00946032">
          <w:t xml:space="preserve"> </w:t>
        </w:r>
      </w:ins>
      <w:ins w:id="3991" w:author="Osnir Estevam [2]" w:date="2016-06-26T16:28:00Z">
        <w:r w:rsidR="006E69DF" w:rsidRPr="00946032">
          <w:t>28</w:t>
        </w:r>
      </w:ins>
      <w:ins w:id="3992" w:author="Osnir Estevam [2]" w:date="2016-06-26T15:55:00Z">
        <w:r w:rsidR="000541A8" w:rsidRPr="00946032">
          <w:t>)</w:t>
        </w:r>
      </w:ins>
    </w:p>
    <w:p w14:paraId="5D284A7A" w14:textId="6EBC0954" w:rsidR="00372725" w:rsidRDefault="00372725">
      <w:pPr>
        <w:pStyle w:val="TextoNormal"/>
        <w:rPr>
          <w:ins w:id="3993" w:author="Osnir Estevam" w:date="2016-08-21T11:22:00Z"/>
        </w:rPr>
      </w:pPr>
    </w:p>
    <w:p w14:paraId="54E805B7" w14:textId="52B2973F" w:rsidR="00372725" w:rsidRDefault="00372725" w:rsidP="00372725">
      <w:pPr>
        <w:ind w:firstLine="720"/>
        <w:rPr>
          <w:ins w:id="3994" w:author="Osnir Estevam" w:date="2016-08-21T11:22:00Z"/>
        </w:rPr>
      </w:pPr>
      <w:ins w:id="3995" w:author="Osnir Estevam" w:date="2016-08-21T11:22:00Z">
        <w:r>
          <w:rPr>
            <w:color w:val="212121"/>
          </w:rPr>
          <w:t>Interaction Design (IXD) define a estrutura e</w:t>
        </w:r>
      </w:ins>
      <w:ins w:id="3996" w:author="Osnir Estevam" w:date="2016-08-21T13:37:00Z">
        <w:r w:rsidR="00D751BA">
          <w:rPr>
            <w:color w:val="212121"/>
          </w:rPr>
          <w:t xml:space="preserve"> </w:t>
        </w:r>
      </w:ins>
      <w:ins w:id="3997" w:author="Osnir Estevam" w:date="2016-08-21T11:22:00Z">
        <w:r>
          <w:rPr>
            <w:color w:val="212121"/>
          </w:rPr>
          <w:t xml:space="preserve">o comportamento de sistemas interativos. </w:t>
        </w:r>
      </w:ins>
      <w:ins w:id="3998" w:author="Osnir Estevam" w:date="2016-08-21T13:37:00Z">
        <w:r w:rsidR="00D751BA">
          <w:rPr>
            <w:color w:val="212121"/>
          </w:rPr>
          <w:t>Designers</w:t>
        </w:r>
      </w:ins>
      <w:ins w:id="3999" w:author="Osnir Estevam" w:date="2016-08-21T11:22:00Z">
        <w:r>
          <w:rPr>
            <w:color w:val="212121"/>
          </w:rPr>
          <w:t xml:space="preserve"> de interação nos esforçamos para criar relacionamentos significativos entre as pessoas e os produtos e serviços que eles usam, desde computadores a dispositivos móveis para aparelhos e além. Nossas práticas estão evoluindo com o mundo. (IxDA, 2015)</w:t>
        </w:r>
      </w:ins>
    </w:p>
    <w:p w14:paraId="64302541" w14:textId="77777777" w:rsidR="00372725" w:rsidRDefault="00372725" w:rsidP="00372725">
      <w:pPr>
        <w:ind w:firstLine="720"/>
        <w:rPr>
          <w:ins w:id="4000" w:author="Osnir Estevam" w:date="2016-08-21T11:22:00Z"/>
        </w:rPr>
      </w:pPr>
    </w:p>
    <w:p w14:paraId="26121E68" w14:textId="77777777" w:rsidR="00372725" w:rsidRDefault="00372725" w:rsidP="00372725">
      <w:pPr>
        <w:ind w:firstLine="720"/>
        <w:rPr>
          <w:ins w:id="4001" w:author="Osnir Estevam" w:date="2016-08-21T11:22:00Z"/>
        </w:rPr>
      </w:pPr>
      <w:ins w:id="4002" w:author="Osnir Estevam" w:date="2016-08-21T11:22:00Z">
        <w:r>
          <w:rPr>
            <w:color w:val="212121"/>
            <w:highlight w:val="white"/>
          </w:rPr>
          <w:t>Design de interação exige arte e habilidade para ir além de interfaces homem-a-computador e abraçar homem-a-homem design. A habilidade de IXD está levando em consideração o elemento humano de seus usuários, e na criação dessa conexão humana construída a partir da interação humano-computador (HCI).</w:t>
        </w:r>
      </w:ins>
    </w:p>
    <w:p w14:paraId="202555EC" w14:textId="7BC72B82" w:rsidR="00372725" w:rsidRDefault="00372725" w:rsidP="00372725">
      <w:pPr>
        <w:ind w:firstLine="720"/>
        <w:rPr>
          <w:ins w:id="4003" w:author="Osnir Estevam" w:date="2016-08-21T11:22:00Z"/>
        </w:rPr>
      </w:pPr>
      <w:ins w:id="4004" w:author="Osnir Estevam" w:date="2016-08-21T11:22:00Z">
        <w:r>
          <w:rPr>
            <w:color w:val="212121"/>
            <w:highlight w:val="white"/>
          </w:rPr>
          <w:t xml:space="preserve"> É importante distinguir IXD de UI. Como discutido no nosso livre ebook A Guide to Mockups, a interface do usuário é o que o usuário realmente vê. IXD está preocupado com a forma como os utilizadores interagem com a interface do usuário, e como que a IU irá responder para que </w:t>
        </w:r>
      </w:ins>
      <w:ins w:id="4005" w:author="Osnir Estevam" w:date="2016-08-21T13:37:00Z">
        <w:r w:rsidR="00D751BA">
          <w:rPr>
            <w:color w:val="212121"/>
            <w:highlight w:val="white"/>
          </w:rPr>
          <w:t>o usuário sabe</w:t>
        </w:r>
      </w:ins>
      <w:ins w:id="4006" w:author="Osnir Estevam" w:date="2016-08-21T11:22:00Z">
        <w:r>
          <w:rPr>
            <w:color w:val="212121"/>
            <w:highlight w:val="white"/>
          </w:rPr>
          <w:t xml:space="preserve"> como realizar seus objetivos. Como resultado, a apreciação do usuário da interface (que se torna parte do prazer maior do produto) constitui a experiência geral do usuário.</w:t>
        </w:r>
      </w:ins>
    </w:p>
    <w:p w14:paraId="535E05EA" w14:textId="77777777" w:rsidR="00372725" w:rsidRDefault="00372725" w:rsidP="00372725">
      <w:pPr>
        <w:ind w:firstLine="720"/>
        <w:rPr>
          <w:ins w:id="4007" w:author="Osnir Estevam" w:date="2016-08-21T11:22:00Z"/>
        </w:rPr>
      </w:pPr>
      <w:ins w:id="4008" w:author="Osnir Estevam" w:date="2016-08-21T11:22:00Z">
        <w:r>
          <w:rPr>
            <w:color w:val="212121"/>
            <w:highlight w:val="white"/>
          </w:rPr>
          <w:t xml:space="preserve"> Você não pode realmente criar uma experiência de usuário mais fácil do que um negócio pode apenas fazer mais dinheiro, mas certamente você pode projetar </w:t>
        </w:r>
        <w:r>
          <w:rPr>
            <w:color w:val="212121"/>
            <w:highlight w:val="white"/>
          </w:rPr>
          <w:lastRenderedPageBreak/>
          <w:t>melhores interfaces e interações. E é por isso IXD é tão imperativo - que faz a diferença entre ter um sistema que simplesmente funciona, e com a que seus usuários realmente desfrutar.</w:t>
        </w:r>
      </w:ins>
    </w:p>
    <w:p w14:paraId="5915D146" w14:textId="39C6E529" w:rsidR="00372725" w:rsidRDefault="00372725" w:rsidP="00372725">
      <w:pPr>
        <w:ind w:firstLine="720"/>
        <w:rPr>
          <w:ins w:id="4009" w:author="Osnir Estevam" w:date="2016-08-21T11:22:00Z"/>
        </w:rPr>
      </w:pPr>
      <w:ins w:id="4010" w:author="Osnir Estevam" w:date="2016-08-21T11:22:00Z">
        <w:r>
          <w:rPr>
            <w:color w:val="212121"/>
            <w:highlight w:val="white"/>
          </w:rPr>
          <w:t xml:space="preserve"> Seu projeto é uma extensão da sua marca. Você precisa pensar sobre a interface do usuário como sua equipe digitais, o "povo" que favorece a interação entre seus "clientes" e sua "loja". O design de interação, então, é como sua </w:t>
        </w:r>
        <w:r w:rsidR="0086308D">
          <w:rPr>
            <w:color w:val="212121"/>
            <w:highlight w:val="white"/>
          </w:rPr>
          <w:t>equipe digita</w:t>
        </w:r>
      </w:ins>
      <w:ins w:id="4011" w:author="Osnir Estevam" w:date="2016-08-21T13:39:00Z">
        <w:r w:rsidR="0086308D">
          <w:rPr>
            <w:color w:val="212121"/>
            <w:highlight w:val="white"/>
          </w:rPr>
          <w:t>l</w:t>
        </w:r>
      </w:ins>
      <w:ins w:id="4012" w:author="Osnir Estevam" w:date="2016-08-21T11:22:00Z">
        <w:r>
          <w:rPr>
            <w:color w:val="212121"/>
            <w:highlight w:val="white"/>
          </w:rPr>
          <w:t xml:space="preserve"> acopla com os clientes para atender suas necessidades. Naturalmente, você vai querer a sua equipe ser útil, que acomodam, e amigável - que fará com que seu cliente gosta de fazer compras em sua loja. Mas uma interface mal projetada é como uma equipe que é inútil, rude, e às vezes nem sequer fazer o seu trabalho.</w:t>
        </w:r>
      </w:ins>
    </w:p>
    <w:p w14:paraId="3EBEC8E9" w14:textId="350A6085" w:rsidR="00372725" w:rsidRPr="00946032" w:rsidRDefault="00372725" w:rsidP="00372725">
      <w:pPr>
        <w:pStyle w:val="TextoNormal"/>
      </w:pPr>
      <w:ins w:id="4013" w:author="Osnir Estevam" w:date="2016-08-21T11:22:00Z">
        <w:r>
          <w:rPr>
            <w:color w:val="212121"/>
            <w:highlight w:val="white"/>
          </w:rPr>
          <w:t xml:space="preserve"> </w:t>
        </w:r>
        <w:r>
          <w:rPr>
            <w:color w:val="212121"/>
          </w:rPr>
          <w:t>Tomar as decisões certas em design de interface do usuário é como contratar o pessoal certo. Tomar as decisões certas no design de interação é como treinamento que o pessoal para trabalhar de forma mais eficiente e agradável possível. (UXPin, 2016)</w:t>
        </w:r>
      </w:ins>
    </w:p>
    <w:p w14:paraId="69B982CA" w14:textId="77777777" w:rsidR="00C83871" w:rsidRPr="00946032" w:rsidRDefault="00C83871">
      <w:pPr>
        <w:pStyle w:val="TextoNormal"/>
        <w:pPrChange w:id="4014" w:author="WILLIAM FRANCISCO LEITE" w:date="2016-06-27T21:43:00Z">
          <w:pPr>
            <w:pStyle w:val="TextoNormal"/>
            <w:ind w:firstLine="0"/>
          </w:pPr>
        </w:pPrChange>
      </w:pPr>
    </w:p>
    <w:p w14:paraId="0CDB75D9" w14:textId="09D14497" w:rsidR="00C83871" w:rsidRPr="00946032" w:rsidRDefault="00BC4F93" w:rsidP="00C83871">
      <w:pPr>
        <w:pStyle w:val="SubtituloCapitulo"/>
        <w:rPr>
          <w:rFonts w:ascii="Arial" w:hAnsi="Arial" w:cs="Arial"/>
          <w:rPrChange w:id="4015" w:author="William" w:date="2016-06-28T20:55:00Z">
            <w:rPr/>
          </w:rPrChange>
        </w:rPr>
      </w:pPr>
      <w:bookmarkStart w:id="4016" w:name="_Toc459474862"/>
      <w:ins w:id="4017" w:author="WILLIAM FRANCISCO LEITE" w:date="2016-06-22T21:16:00Z">
        <w:r w:rsidRPr="00946032">
          <w:rPr>
            <w:rFonts w:ascii="Arial" w:hAnsi="Arial" w:cs="Arial"/>
            <w:rPrChange w:id="4018" w:author="William" w:date="2016-06-28T20:55:00Z">
              <w:rPr/>
            </w:rPrChange>
          </w:rPr>
          <w:t xml:space="preserve">Framework </w:t>
        </w:r>
      </w:ins>
      <w:r w:rsidR="00C83871" w:rsidRPr="00946032">
        <w:rPr>
          <w:rFonts w:ascii="Arial" w:hAnsi="Arial" w:cs="Arial"/>
          <w:rPrChange w:id="4019" w:author="William" w:date="2016-06-28T20:55:00Z">
            <w:rPr/>
          </w:rPrChange>
        </w:rPr>
        <w:t>Material Design</w:t>
      </w:r>
      <w:bookmarkEnd w:id="4016"/>
    </w:p>
    <w:p w14:paraId="1EB0E693" w14:textId="77777777" w:rsidR="00C83871" w:rsidRPr="00946032" w:rsidRDefault="00C83871" w:rsidP="00EF2153">
      <w:pPr>
        <w:pStyle w:val="TextoNormal"/>
      </w:pPr>
      <w:r w:rsidRPr="00946032">
        <w:t>Material Design é um framework criado pelo Google que possui uma diversidade de componentes e plug-ins em JavaScript (Jquery) para auxiliar designers e desenvolvedores a implementar menus, modals, slideshow e outros objetos com efeitos visuais com facilidade. Utilizando o framework é possível inserir os itens acima inserindo apenas algumas linhas de código.</w:t>
      </w:r>
    </w:p>
    <w:p w14:paraId="038A51B9" w14:textId="4FB1485F" w:rsidR="00C83871" w:rsidRPr="00946032" w:rsidRDefault="00C83871">
      <w:pPr>
        <w:pStyle w:val="TextoNormal"/>
      </w:pPr>
      <w:r w:rsidRPr="00946032">
        <w:t>O Material Design foi apresentado pela Google em 2014 em um evento. Essa nova linguagem de design animou designers e desenvolvedores de todo o mundo com um conjunto de princípios e estilos mostrados de uma forma diferente e com novidades como interação em terceira dimensão. Eles foram inspirados em materiais e objetos do mundo real, reagindo na medida em que são manuseados.</w:t>
      </w:r>
      <w:ins w:id="4020" w:author="WILLIAM FRANCISCO LEITE" w:date="2016-06-22T21:12:00Z">
        <w:r w:rsidR="00E775CB" w:rsidRPr="00946032">
          <w:t xml:space="preserve"> (CASTELLI, 2016)</w:t>
        </w:r>
      </w:ins>
    </w:p>
    <w:p w14:paraId="6C6DE226" w14:textId="36C78FF3" w:rsidR="00C83871" w:rsidRPr="009F7751" w:rsidDel="00BC4F93" w:rsidRDefault="00C83871">
      <w:pPr>
        <w:pStyle w:val="TextoNormal"/>
        <w:rPr>
          <w:del w:id="4021" w:author="WILLIAM FRANCISCO LEITE" w:date="2016-06-22T21:16:00Z"/>
        </w:rPr>
        <w:pPrChange w:id="4022" w:author="WILLIAM FRANCISCO LEITE" w:date="2016-06-27T21:43:00Z">
          <w:pPr>
            <w:pStyle w:val="SubtituloCapitulo"/>
            <w:numPr>
              <w:ilvl w:val="2"/>
            </w:numPr>
            <w:ind w:left="1224" w:hanging="504"/>
          </w:pPr>
        </w:pPrChange>
      </w:pPr>
      <w:del w:id="4023" w:author="WILLIAM FRANCISCO LEITE" w:date="2016-06-22T21:16:00Z">
        <w:r w:rsidRPr="009F7751" w:rsidDel="00BC4F93">
          <w:delText>Princípios do Material Design</w:delText>
        </w:r>
      </w:del>
    </w:p>
    <w:p w14:paraId="4E89B1A2" w14:textId="506338D5" w:rsidR="00C83871" w:rsidRPr="00946032" w:rsidDel="00BC4F93" w:rsidRDefault="00C83871" w:rsidP="00EF2153">
      <w:pPr>
        <w:pStyle w:val="TextoNormal"/>
        <w:rPr>
          <w:del w:id="4024" w:author="WILLIAM FRANCISCO LEITE" w:date="2016-06-22T21:16:00Z"/>
        </w:rPr>
      </w:pPr>
      <w:del w:id="4025" w:author="WILLIAM FRANCISCO LEITE" w:date="2016-06-22T21:16:00Z">
        <w:r w:rsidRPr="00946032" w:rsidDel="00BC4F93">
          <w:delText xml:space="preserve">Propõe uma única forma de design permitindo que o usuário tenha a mesma experiência em diferentes plataformas e dispositivos. </w:delText>
        </w:r>
      </w:del>
    </w:p>
    <w:p w14:paraId="5A527ACD" w14:textId="6473DE22" w:rsidR="00C83871" w:rsidRPr="009F7751" w:rsidDel="00BC4F93" w:rsidRDefault="00C83871">
      <w:pPr>
        <w:pStyle w:val="TextoNormal"/>
        <w:rPr>
          <w:del w:id="4026" w:author="WILLIAM FRANCISCO LEITE" w:date="2016-06-22T21:16:00Z"/>
        </w:rPr>
        <w:pPrChange w:id="4027" w:author="WILLIAM FRANCISCO LEITE" w:date="2016-06-27T21:43:00Z">
          <w:pPr>
            <w:pStyle w:val="SubtituloCapitulo"/>
            <w:numPr>
              <w:ilvl w:val="2"/>
            </w:numPr>
            <w:ind w:left="1224" w:hanging="504"/>
          </w:pPr>
        </w:pPrChange>
      </w:pPr>
      <w:del w:id="4028" w:author="WILLIAM FRANCISCO LEITE" w:date="2016-06-22T21:16:00Z">
        <w:r w:rsidRPr="009F7751" w:rsidDel="00BC4F93">
          <w:delText>Material Design Aplicado na construção do “Protótipo”</w:delText>
        </w:r>
      </w:del>
    </w:p>
    <w:p w14:paraId="293DEA28" w14:textId="27DA10A9" w:rsidR="00C83871" w:rsidRPr="00946032" w:rsidDel="00BC4F93" w:rsidRDefault="00C83871" w:rsidP="00EF2153">
      <w:pPr>
        <w:pStyle w:val="TextoNormal"/>
        <w:rPr>
          <w:del w:id="4029" w:author="WILLIAM FRANCISCO LEITE" w:date="2016-06-22T21:16:00Z"/>
        </w:rPr>
      </w:pPr>
      <w:del w:id="4030" w:author="WILLIAM FRANCISCO LEITE" w:date="2016-06-22T21:16:00Z">
        <w:r w:rsidRPr="00946032" w:rsidDel="00BC4F93">
          <w:delText>A escolha pelo framework levou em consideração a praticidade no desenvolvimento, uma vez que os estilos e scripts são fornecidos na ferramenta diminuindo o tempo e custo de produção.</w:delText>
        </w:r>
      </w:del>
    </w:p>
    <w:p w14:paraId="215A2BBE" w14:textId="4106A3D2" w:rsidR="00721529" w:rsidRPr="00946032" w:rsidDel="00BC4F93" w:rsidRDefault="00C83871">
      <w:pPr>
        <w:pStyle w:val="TextoNormal"/>
        <w:rPr>
          <w:del w:id="4031" w:author="WILLIAM FRANCISCO LEITE" w:date="2016-06-22T21:16:00Z"/>
        </w:rPr>
        <w:pPrChange w:id="4032" w:author="WILLIAM FRANCISCO LEITE" w:date="2016-06-27T21:43:00Z">
          <w:pPr>
            <w:pStyle w:val="TextoNormal"/>
            <w:ind w:firstLine="0"/>
          </w:pPr>
        </w:pPrChange>
      </w:pPr>
      <w:del w:id="4033" w:author="WILLIAM FRANCISCO LEITE" w:date="2016-06-22T21:16:00Z">
        <w:r w:rsidRPr="00946032" w:rsidDel="00BC4F93">
          <w:delText>O design realista e tridimensional proporcionando uma sensação realística tornando a experiência do usuário muito mais agradável e intuitiva, possuindo ainda o objetivo de desenvolvimento de sistema único unificando essa experiência entre todas as plataformas, mas sem perder a sua essência.</w:delText>
        </w:r>
      </w:del>
    </w:p>
    <w:p w14:paraId="15DE709D" w14:textId="77777777" w:rsidR="00895B6C" w:rsidRPr="00946032" w:rsidRDefault="00895B6C">
      <w:pPr>
        <w:pStyle w:val="TextoNormal"/>
        <w:pPrChange w:id="4034" w:author="WILLIAM FRANCISCO LEITE" w:date="2016-06-27T21:43:00Z">
          <w:pPr>
            <w:pStyle w:val="TextoNormal"/>
            <w:ind w:firstLine="0"/>
          </w:pPr>
        </w:pPrChange>
      </w:pPr>
    </w:p>
    <w:p w14:paraId="11930470" w14:textId="6B9F842F" w:rsidR="00895B6C" w:rsidRPr="00946032" w:rsidRDefault="00895B6C" w:rsidP="00895B6C">
      <w:pPr>
        <w:pStyle w:val="SubtituloCapitulo"/>
        <w:rPr>
          <w:rFonts w:ascii="Arial" w:hAnsi="Arial" w:cs="Arial"/>
          <w:rPrChange w:id="4035" w:author="William" w:date="2016-06-28T20:55:00Z">
            <w:rPr/>
          </w:rPrChange>
        </w:rPr>
      </w:pPr>
      <w:bookmarkStart w:id="4036" w:name="_Toc459474863"/>
      <w:r w:rsidRPr="00946032">
        <w:rPr>
          <w:rFonts w:ascii="Arial" w:hAnsi="Arial" w:cs="Arial"/>
          <w:rPrChange w:id="4037" w:author="William" w:date="2016-06-28T20:55:00Z">
            <w:rPr/>
          </w:rPrChange>
        </w:rPr>
        <w:t>Framework AngularJS</w:t>
      </w:r>
      <w:bookmarkEnd w:id="4036"/>
    </w:p>
    <w:p w14:paraId="768301C5" w14:textId="06D0499A" w:rsidR="001C2171" w:rsidRPr="004A005D" w:rsidRDefault="001C2171">
      <w:pPr>
        <w:pStyle w:val="TextoNormal"/>
        <w:rPr>
          <w:ins w:id="4038" w:author="Dogus - William" w:date="2016-06-27T13:58:00Z"/>
        </w:rPr>
        <w:pPrChange w:id="4039" w:author="WILLIAM FRANCISCO LEITE" w:date="2016-06-27T21:43:00Z">
          <w:pPr>
            <w:pStyle w:val="SubtituloCapitulo"/>
          </w:pPr>
        </w:pPrChange>
      </w:pPr>
      <w:ins w:id="4040" w:author="WILLIAM FRANCISCO LEITE" w:date="2016-06-22T19:30:00Z">
        <w:r w:rsidRPr="009F7751">
          <w:t>O AngularJS é um framework JavaScript MVC para Web que consideramos ser um</w:t>
        </w:r>
      </w:ins>
      <w:ins w:id="4041" w:author="WILLIAM FRANCISCO LEITE" w:date="2016-06-22T19:31:00Z">
        <w:r w:rsidRPr="009F7751">
          <w:t xml:space="preserve"> </w:t>
        </w:r>
      </w:ins>
      <w:ins w:id="4042" w:author="WILLIAM FRANCISCO LEITE" w:date="2016-06-22T19:30:00Z">
        <w:r w:rsidRPr="00946032">
          <w:t>super-herói. Nós o chamamos de super-herói porque o AngularJS faz tanto por nós</w:t>
        </w:r>
      </w:ins>
      <w:ins w:id="4043" w:author="WILLIAM FRANCISCO LEITE" w:date="2016-06-22T19:31:00Z">
        <w:r w:rsidRPr="009F7751">
          <w:t xml:space="preserve"> </w:t>
        </w:r>
      </w:ins>
      <w:ins w:id="4044" w:author="WILLIAM FRANCISCO LEITE" w:date="2016-06-22T19:30:00Z">
        <w:r w:rsidRPr="009F7751">
          <w:t>que tudo o que devemos fazer é focar em nossa aplicação principal e deixar que</w:t>
        </w:r>
      </w:ins>
      <w:ins w:id="4045" w:author="WILLIAM FRANCISCO LEITE" w:date="2016-06-22T19:31:00Z">
        <w:r w:rsidRPr="002F79AB">
          <w:t xml:space="preserve"> </w:t>
        </w:r>
      </w:ins>
      <w:ins w:id="4046" w:author="WILLIAM FRANCISCO LEITE" w:date="2016-06-22T19:30:00Z">
        <w:r w:rsidRPr="002F79AB">
          <w:t>ele cuide do resto. O AngularJS permite aplicar práticas-padrão de engenharia de</w:t>
        </w:r>
      </w:ins>
      <w:ins w:id="4047" w:author="WILLIAM FRANCISCO LEITE" w:date="2016-06-22T19:31:00Z">
        <w:r w:rsidRPr="00CD4559">
          <w:t xml:space="preserve"> </w:t>
        </w:r>
      </w:ins>
      <w:ins w:id="4048" w:author="WILLIAM FRANCISCO LEITE" w:date="2016-06-22T19:30:00Z">
        <w:r w:rsidRPr="00CB05C3">
          <w:lastRenderedPageBreak/>
          <w:t xml:space="preserve">software testadas e aprovadas, tradicionalmente utilizadas </w:t>
        </w:r>
        <w:r w:rsidRPr="007628D6">
          <w:t xml:space="preserve">do lado do servidor, </w:t>
        </w:r>
        <w:r w:rsidRPr="004A005D">
          <w:t>na</w:t>
        </w:r>
      </w:ins>
      <w:ins w:id="4049" w:author="WILLIAM FRANCISCO LEITE" w:date="2016-06-22T19:31:00Z">
        <w:r w:rsidRPr="004A005D">
          <w:t xml:space="preserve"> </w:t>
        </w:r>
      </w:ins>
      <w:ins w:id="4050" w:author="WILLIAM FRANCISCO LEITE" w:date="2016-06-22T19:30:00Z">
        <w:r w:rsidRPr="004A005D">
          <w:t>programação do lado cliente para acelerar o desenvolvimento de frontends. Esse</w:t>
        </w:r>
      </w:ins>
      <w:ins w:id="4051" w:author="WILLIAM FRANCISCO LEITE" w:date="2016-06-22T19:31:00Z">
        <w:r w:rsidRPr="004A005D">
          <w:t xml:space="preserve"> </w:t>
        </w:r>
      </w:ins>
      <w:ins w:id="4052" w:author="WILLIAM FRANCISCO LEITE" w:date="2016-06-22T19:30:00Z">
        <w:r w:rsidRPr="004A005D">
          <w:t>framework oferece uma estrutura consistente e escalável, que facilita desenvolver</w:t>
        </w:r>
      </w:ins>
      <w:ins w:id="4053" w:author="WILLIAM FRANCISCO LEITE" w:date="2016-06-22T19:31:00Z">
        <w:r w:rsidRPr="004A005D">
          <w:t xml:space="preserve"> </w:t>
        </w:r>
      </w:ins>
      <w:ins w:id="4054" w:author="WILLIAM FRANCISCO LEITE" w:date="2016-06-22T19:30:00Z">
        <w:r w:rsidRPr="004A005D">
          <w:t>aplicações complexas e de grande porte como parte de uma equipe</w:t>
        </w:r>
      </w:ins>
      <w:ins w:id="4055" w:author="WILLIAM FRANCISCO LEITE" w:date="2016-06-22T19:34:00Z">
        <w:r w:rsidRPr="004A005D">
          <w:t xml:space="preserve"> (</w:t>
        </w:r>
      </w:ins>
      <w:ins w:id="4056" w:author="WILLIAM FRANCISCO LEITE" w:date="2016-06-22T19:36:00Z">
        <w:r w:rsidRPr="004A005D">
          <w:t>SESHADRI;</w:t>
        </w:r>
      </w:ins>
      <w:ins w:id="4057" w:author="Osnir Estevam [2]" w:date="2016-06-26T16:38:00Z">
        <w:r w:rsidR="00165A2D" w:rsidRPr="004A005D">
          <w:t xml:space="preserve"> </w:t>
        </w:r>
      </w:ins>
      <w:ins w:id="4058" w:author="WILLIAM FRANCISCO LEITE" w:date="2016-06-22T19:37:00Z">
        <w:r w:rsidRPr="004A005D">
          <w:t>GREEN, 2014, p. 20</w:t>
        </w:r>
      </w:ins>
      <w:ins w:id="4059" w:author="WILLIAM FRANCISCO LEITE" w:date="2016-06-22T19:34:00Z">
        <w:r w:rsidRPr="004A005D">
          <w:t>)</w:t>
        </w:r>
      </w:ins>
      <w:ins w:id="4060" w:author="WILLIAM FRANCISCO LEITE" w:date="2016-06-22T19:30:00Z">
        <w:r w:rsidRPr="004A005D">
          <w:t>.</w:t>
        </w:r>
      </w:ins>
    </w:p>
    <w:p w14:paraId="1B16F24A" w14:textId="77777777" w:rsidR="00FE6007" w:rsidRPr="004A005D" w:rsidRDefault="00FE6007">
      <w:pPr>
        <w:pStyle w:val="TextoNormal"/>
        <w:rPr>
          <w:ins w:id="4061" w:author="WILLIAM FRANCISCO LEITE" w:date="2016-06-22T19:31:00Z"/>
        </w:rPr>
        <w:pPrChange w:id="4062" w:author="WILLIAM FRANCISCO LEITE" w:date="2016-06-27T21:43:00Z">
          <w:pPr>
            <w:pStyle w:val="SubtituloCapitulo"/>
          </w:pPr>
        </w:pPrChange>
      </w:pPr>
    </w:p>
    <w:p w14:paraId="1B4CE7F9" w14:textId="1AE7D6A2" w:rsidR="00721529" w:rsidRPr="00946032" w:rsidDel="001C2171" w:rsidRDefault="00117D79" w:rsidP="001C2171">
      <w:pPr>
        <w:pStyle w:val="SubtituloCapitulo"/>
        <w:rPr>
          <w:del w:id="4063" w:author="WILLIAM FRANCISCO LEITE" w:date="2016-06-22T19:30:00Z"/>
          <w:rFonts w:ascii="Arial" w:hAnsi="Arial" w:cs="Arial"/>
          <w:rPrChange w:id="4064" w:author="William" w:date="2016-06-28T20:55:00Z">
            <w:rPr>
              <w:del w:id="4065" w:author="WILLIAM FRANCISCO LEITE" w:date="2016-06-22T19:30:00Z"/>
            </w:rPr>
          </w:rPrChange>
        </w:rPr>
      </w:pPr>
      <w:del w:id="4066" w:author="WILLIAM FRANCISCO LEITE" w:date="2016-06-22T19:30:00Z">
        <w:r w:rsidRPr="00946032" w:rsidDel="001C2171">
          <w:rPr>
            <w:rFonts w:ascii="Arial" w:hAnsi="Arial" w:cs="Arial"/>
            <w:b w:val="0"/>
            <w:rPrChange w:id="4067" w:author="William" w:date="2016-06-28T20:55:00Z">
              <w:rPr>
                <w:b w:val="0"/>
              </w:rPr>
            </w:rPrChange>
          </w:rPr>
          <w:delText>Digitar texto...</w:delText>
        </w:r>
        <w:bookmarkStart w:id="4068" w:name="_Toc454393871"/>
        <w:bookmarkStart w:id="4069" w:name="_Toc454822947"/>
        <w:bookmarkStart w:id="4070" w:name="_Toc454884525"/>
        <w:bookmarkStart w:id="4071" w:name="_Toc454907539"/>
        <w:bookmarkStart w:id="4072" w:name="_Toc454907641"/>
        <w:bookmarkStart w:id="4073" w:name="_Toc454907905"/>
        <w:bookmarkStart w:id="4074" w:name="_Toc454908131"/>
        <w:bookmarkStart w:id="4075" w:name="_Toc454908209"/>
        <w:bookmarkStart w:id="4076" w:name="_Toc454908287"/>
        <w:bookmarkStart w:id="4077" w:name="_Toc454908365"/>
        <w:bookmarkStart w:id="4078" w:name="_Toc454908444"/>
        <w:bookmarkStart w:id="4079" w:name="_Toc454908523"/>
        <w:bookmarkStart w:id="4080" w:name="_Toc454908602"/>
        <w:bookmarkStart w:id="4081" w:name="_Toc454908679"/>
        <w:bookmarkStart w:id="4082" w:name="_Toc454908832"/>
        <w:bookmarkStart w:id="4083" w:name="_Toc454909162"/>
        <w:bookmarkStart w:id="4084" w:name="_Toc459474864"/>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del>
    </w:p>
    <w:p w14:paraId="706C0E06" w14:textId="4C33CEEA" w:rsidR="00721529" w:rsidRPr="00946032" w:rsidRDefault="00721529" w:rsidP="001C2171">
      <w:pPr>
        <w:pStyle w:val="SubtituloCapitulo"/>
        <w:rPr>
          <w:rFonts w:ascii="Arial" w:hAnsi="Arial" w:cs="Arial"/>
          <w:rPrChange w:id="4085" w:author="William" w:date="2016-06-28T20:55:00Z">
            <w:rPr/>
          </w:rPrChange>
        </w:rPr>
      </w:pPr>
      <w:bookmarkStart w:id="4086" w:name="_Toc459474865"/>
      <w:r w:rsidRPr="00946032">
        <w:rPr>
          <w:rFonts w:ascii="Arial" w:hAnsi="Arial" w:cs="Arial"/>
          <w:rPrChange w:id="4087" w:author="William" w:date="2016-06-28T20:55:00Z">
            <w:rPr/>
          </w:rPrChange>
        </w:rPr>
        <w:t>Moodboard</w:t>
      </w:r>
      <w:bookmarkEnd w:id="4086"/>
    </w:p>
    <w:p w14:paraId="7C6302D3" w14:textId="212341B2" w:rsidR="00721529" w:rsidRPr="00946032" w:rsidDel="00A8491C" w:rsidRDefault="00721529" w:rsidP="00EF2153">
      <w:pPr>
        <w:pStyle w:val="TextoNormal"/>
        <w:rPr>
          <w:del w:id="4088" w:author="WILLIAM FRANCISCO LEITE" w:date="2016-06-22T21:52:00Z"/>
        </w:rPr>
      </w:pPr>
      <w:del w:id="4089" w:author="WILLIAM FRANCISCO LEITE" w:date="2016-06-22T21:52:00Z">
        <w:r w:rsidRPr="00946032" w:rsidDel="00A8491C">
          <w:delText>Traduzido para o português “moodboard” significa “quadro de atmosfera”, essa ferramenta possibilita organizar e demonstrar visualmente uma ideia e estilo, ou seja, ele ajuda os profissionais na área de design a revelar o melhor estilo possível para um determinado projeto. Ele geralmente é composto por imagens, amostras de tecido, papéis coloridos, objetos pequenos, como por exemplo, botões e etc. Aqui é importante colocar, qualquer coisa tenha significado para o profissional e que toque ou expresse seu sentimento ou sensação que se queira transmitir.</w:delText>
        </w:r>
      </w:del>
    </w:p>
    <w:p w14:paraId="7D704239" w14:textId="1F153CE3" w:rsidR="00721529" w:rsidRPr="00946032" w:rsidRDefault="00A8491C">
      <w:pPr>
        <w:pStyle w:val="TextoNormal"/>
        <w:rPr>
          <w:ins w:id="4090" w:author="WILLIAM FRANCISCO LEITE" w:date="2016-06-22T21:52:00Z"/>
        </w:rPr>
      </w:pPr>
      <w:ins w:id="4091" w:author="WILLIAM FRANCISCO LEITE" w:date="2016-06-22T21:52:00Z">
        <w:r w:rsidRPr="00946032">
          <w:t>O mood board apóia o designer através da articulação do pensamento imaginativo e do raciocínio por ANALOGIA, algo que ajuda na resolução de problemas complexos pela identificação de determinados aspectos através da articulação de aprendizados novos e antigos.</w:t>
        </w:r>
      </w:ins>
    </w:p>
    <w:p w14:paraId="0CCDA0B7" w14:textId="28E9789A" w:rsidR="00A8491C" w:rsidRPr="00946032" w:rsidRDefault="00A8491C">
      <w:pPr>
        <w:pStyle w:val="TextoNormal"/>
        <w:rPr>
          <w:ins w:id="4092" w:author="Dogus - William" w:date="2016-06-27T13:58:00Z"/>
        </w:rPr>
      </w:pPr>
      <w:ins w:id="4093" w:author="WILLIAM FRANCISCO LEITE" w:date="2016-06-22T21:53:00Z">
        <w:r w:rsidRPr="00946032">
          <w:t>Essa ferramenta apresenta-se sob a forma de um quadro que combina uma série de referências visuais que apoiam a criação de uma ATMOSFERA do projeto, principalmente em suas etapas iniciais. A própria palavra inglesa “mood” ajuda na compreensão desse instrumento, podendo ser entendida como humor, atmosfera ou mesmo um estado temporário de nossa mente. (FACCA</w:t>
        </w:r>
      </w:ins>
      <w:ins w:id="4094" w:author="WILLIAM FRANCISCO LEITE" w:date="2016-06-22T21:54:00Z">
        <w:r w:rsidRPr="00946032">
          <w:t>, 201</w:t>
        </w:r>
      </w:ins>
      <w:ins w:id="4095" w:author="Osnir Estevam [2]" w:date="2016-06-26T15:40:00Z">
        <w:r w:rsidR="0096202F" w:rsidRPr="00946032">
          <w:t>2</w:t>
        </w:r>
      </w:ins>
      <w:ins w:id="4096" w:author="WILLIAM FRANCISCO LEITE" w:date="2016-06-22T21:54:00Z">
        <w:del w:id="4097" w:author="Osnir Estevam [2]" w:date="2016-06-26T15:40:00Z">
          <w:r w:rsidRPr="00946032" w:rsidDel="0096202F">
            <w:delText>6</w:delText>
          </w:r>
        </w:del>
      </w:ins>
      <w:ins w:id="4098" w:author="WILLIAM FRANCISCO LEITE" w:date="2016-06-22T21:53:00Z">
        <w:r w:rsidRPr="00946032">
          <w:t>)</w:t>
        </w:r>
      </w:ins>
    </w:p>
    <w:p w14:paraId="5A59C059" w14:textId="77777777" w:rsidR="00FE6007" w:rsidRPr="00946032" w:rsidRDefault="00FE6007">
      <w:pPr>
        <w:pStyle w:val="TextoNormal"/>
      </w:pPr>
    </w:p>
    <w:p w14:paraId="56A9825C" w14:textId="15F5EE5D" w:rsidR="00721529" w:rsidRPr="00946032" w:rsidRDefault="00721529" w:rsidP="00721529">
      <w:pPr>
        <w:pStyle w:val="SubtituloCapitulo"/>
        <w:rPr>
          <w:rFonts w:ascii="Arial" w:hAnsi="Arial" w:cs="Arial"/>
          <w:rPrChange w:id="4099" w:author="William" w:date="2016-06-28T20:55:00Z">
            <w:rPr/>
          </w:rPrChange>
        </w:rPr>
      </w:pPr>
      <w:bookmarkStart w:id="4100" w:name="_Toc459474866"/>
      <w:r w:rsidRPr="00946032">
        <w:rPr>
          <w:rFonts w:ascii="Arial" w:hAnsi="Arial" w:cs="Arial"/>
          <w:rPrChange w:id="4101" w:author="William" w:date="2016-06-28T20:55:00Z">
            <w:rPr/>
          </w:rPrChange>
        </w:rPr>
        <w:t>StyleGuide</w:t>
      </w:r>
      <w:bookmarkEnd w:id="4100"/>
    </w:p>
    <w:p w14:paraId="031FD7E7" w14:textId="14F399FF" w:rsidR="0058637E" w:rsidRPr="00946032" w:rsidRDefault="0058637E">
      <w:pPr>
        <w:ind w:firstLine="720"/>
        <w:rPr>
          <w:ins w:id="4102" w:author="WILLIAM FRANCISCO LEITE" w:date="2016-06-22T21:30:00Z"/>
          <w:b/>
          <w:rPrChange w:id="4103" w:author="William" w:date="2016-06-28T20:55:00Z">
            <w:rPr>
              <w:ins w:id="4104" w:author="WILLIAM FRANCISCO LEITE" w:date="2016-06-22T21:30:00Z"/>
              <w:b w:val="0"/>
            </w:rPr>
          </w:rPrChange>
        </w:rPr>
        <w:pPrChange w:id="4105" w:author="WILLIAM FRANCISCO LEITE" w:date="2016-06-27T21:46:00Z">
          <w:pPr>
            <w:pStyle w:val="SubtituloCapitulo"/>
          </w:pPr>
        </w:pPrChange>
      </w:pPr>
      <w:ins w:id="4106" w:author="WILLIAM FRANCISCO LEITE" w:date="2016-06-22T21:30:00Z">
        <w:r w:rsidRPr="009F7751">
          <w:t>Um dos elementos mais importantes do processo de criação de identidade visual é a elaboração de um documento com informações concretas sobre cores, tipografia, forma, exemplos de uso, tamanho mínimo e área de reserva do logotipo, etc. Este documento, conhecido como Guia de Identidade Visual ou simplesmente Manual da Marca, não se restringe apenas ao aspecto gráfico e pode muitas vezes incluir explicações sobre a v</w:t>
        </w:r>
        <w:r w:rsidRPr="002F79AB">
          <w:t>isão, história e filosofia da empresa, uma perspectiva mais aprofundada dos símbolos e signos utilizados para compor o design ou até instruções gerais sobre a linguagem a ser utilizada na comunicação escrita, por exemplo. Seja um documento em PDF de apenas uma página com diretrizes simples do tipo “faça e não faça” ou um livro complexo com dezenas de e</w:t>
        </w:r>
        <w:r w:rsidRPr="00CD4559">
          <w:t xml:space="preserve">xemplos de aplicação, o Guia de Identidade Visual é o que garante a consistência e uniformidade da percepção de uma marca. É o que vai fazer ela ser imediatamente </w:t>
        </w:r>
        <w:r w:rsidRPr="00CB05C3">
          <w:t>reconhecida como uma entidade.</w:t>
        </w:r>
      </w:ins>
    </w:p>
    <w:p w14:paraId="6088CACE" w14:textId="18C53C4F" w:rsidR="0058637E" w:rsidRPr="002F79AB" w:rsidRDefault="0058637E">
      <w:pPr>
        <w:ind w:firstLine="720"/>
        <w:rPr>
          <w:ins w:id="4107" w:author="WILLIAM FRANCISCO LEITE" w:date="2016-06-22T21:32:00Z"/>
        </w:rPr>
        <w:pPrChange w:id="4108" w:author="Osnir Estevam [2]" w:date="2016-06-26T15:23:00Z">
          <w:pPr>
            <w:pStyle w:val="SubtituloCapitulo"/>
          </w:pPr>
        </w:pPrChange>
      </w:pPr>
      <w:ins w:id="4109" w:author="WILLIAM FRANCISCO LEITE" w:date="2016-06-22T21:30:00Z">
        <w:r w:rsidRPr="009F7751">
          <w:t xml:space="preserve">Mas estes guias não se restringem ao universo do design. E eles podem ser mais ou menos formais. Uma revista ou jornal possui um manual de estilo com </w:t>
        </w:r>
        <w:r w:rsidRPr="009F7751">
          <w:lastRenderedPageBreak/>
          <w:t>padronizações de elementos como tamanho da lauda, ortografia, e estilo geral da redação.</w:t>
        </w:r>
      </w:ins>
    </w:p>
    <w:p w14:paraId="7DA1BFF0" w14:textId="77777777" w:rsidR="0058637E" w:rsidRPr="00946032" w:rsidRDefault="0058637E">
      <w:pPr>
        <w:rPr>
          <w:ins w:id="4110" w:author="WILLIAM FRANCISCO LEITE" w:date="2016-06-22T21:30:00Z"/>
          <w:b/>
          <w:rPrChange w:id="4111" w:author="William" w:date="2016-06-28T20:55:00Z">
            <w:rPr>
              <w:ins w:id="4112" w:author="WILLIAM FRANCISCO LEITE" w:date="2016-06-22T21:30:00Z"/>
              <w:b w:val="0"/>
            </w:rPr>
          </w:rPrChange>
        </w:rPr>
        <w:pPrChange w:id="4113" w:author="Osnir Estevam [2]" w:date="2016-06-26T15:23:00Z">
          <w:pPr>
            <w:pStyle w:val="SubtituloCapitulo"/>
          </w:pPr>
        </w:pPrChange>
      </w:pPr>
    </w:p>
    <w:p w14:paraId="76A37ED8" w14:textId="47753016" w:rsidR="00E32D81" w:rsidRPr="009F7751" w:rsidRDefault="0058637E">
      <w:pPr>
        <w:ind w:firstLine="720"/>
        <w:rPr>
          <w:ins w:id="4114" w:author="Osnir Estevam [2]" w:date="2016-06-26T15:24:00Z"/>
        </w:rPr>
        <w:pPrChange w:id="4115" w:author="Osnir Estevam [2]" w:date="2016-06-26T15:24:00Z">
          <w:pPr>
            <w:pStyle w:val="SubtituloCapitulo"/>
          </w:pPr>
        </w:pPrChange>
      </w:pPr>
      <w:ins w:id="4116" w:author="WILLIAM FRANCISCO LEITE" w:date="2016-06-22T21:30:00Z">
        <w:r w:rsidRPr="009F7751">
          <w:t>Na moda e no design de interiores é muito comum o uso de mood</w:t>
        </w:r>
        <w:r w:rsidRPr="00946032">
          <w:t xml:space="preserve"> boards, literalmente quadros de humor. Podem ser organizados nos mais diferentes meios, de pastas fichário com recortes e colagens, a quadro de cortiça com alfinites ou boards virtuais no </w:t>
        </w:r>
        <w:r w:rsidRPr="009F7751">
          <w:t xml:space="preserve">Pinterest. Não importa muito o formato, a </w:t>
        </w:r>
        <w:del w:id="4117" w:author="Osnir Estevam" w:date="2016-08-21T13:39:00Z">
          <w:r w:rsidRPr="009F7751" w:rsidDel="0086308D">
            <w:delText>idéia</w:delText>
          </w:r>
        </w:del>
      </w:ins>
      <w:ins w:id="4118" w:author="Osnir Estevam" w:date="2016-08-21T13:39:00Z">
        <w:r w:rsidR="0086308D" w:rsidRPr="009F7751">
          <w:t>ideia</w:t>
        </w:r>
      </w:ins>
      <w:ins w:id="4119" w:author="WILLIAM FRANCISCO LEITE" w:date="2016-06-22T21:30:00Z">
        <w:r w:rsidRPr="009F7751">
          <w:t xml:space="preserve"> aqui é reunir inspirações de cores, texturas, padrões, </w:t>
        </w:r>
        <w:del w:id="4120" w:author="Osnir Estevam" w:date="2016-08-21T13:39:00Z">
          <w:r w:rsidRPr="009F7751" w:rsidDel="0086308D">
            <w:delText>etc</w:delText>
          </w:r>
        </w:del>
      </w:ins>
      <w:ins w:id="4121" w:author="Osnir Estevam" w:date="2016-08-21T13:39:00Z">
        <w:r w:rsidR="0086308D" w:rsidRPr="009F7751">
          <w:t>etc.</w:t>
        </w:r>
      </w:ins>
      <w:ins w:id="4122" w:author="WILLIAM FRANCISCO LEITE" w:date="2016-06-22T21:30:00Z">
        <w:r w:rsidRPr="009F7751">
          <w:t xml:space="preserve"> de maneira mais ou menos complexa para ajudar a compor o clima geral do design. Um mood board pode parecer confuso e bagunçado, mas é um guia de estilo a sua maneira.</w:t>
        </w:r>
      </w:ins>
    </w:p>
    <w:p w14:paraId="097082BA" w14:textId="160BB34A" w:rsidR="0058637E" w:rsidRPr="004A005D" w:rsidRDefault="0058637E">
      <w:pPr>
        <w:ind w:firstLine="720"/>
        <w:rPr>
          <w:ins w:id="4123" w:author="Osnir Estevam [2]" w:date="2016-06-26T15:22:00Z"/>
        </w:rPr>
        <w:pPrChange w:id="4124" w:author="Osnir Estevam [2]" w:date="2016-06-26T15:24:00Z">
          <w:pPr>
            <w:pStyle w:val="SubtituloCapitulo"/>
          </w:pPr>
        </w:pPrChange>
      </w:pPr>
      <w:ins w:id="4125" w:author="WILLIAM FRANCISCO LEITE" w:date="2016-06-22T21:30:00Z">
        <w:r w:rsidRPr="002F79AB">
          <w:t xml:space="preserve">Websites também podem possuir guias de estilo, mas, infelizmente, </w:t>
        </w:r>
        <w:r w:rsidRPr="00CD4559">
          <w:t>poucos</w:t>
        </w:r>
      </w:ins>
      <w:ins w:id="4126" w:author="WILLIAM FRANCISCO LEITE" w:date="2016-06-22T21:31:00Z">
        <w:r w:rsidRPr="00CB05C3">
          <w:t xml:space="preserve"> </w:t>
        </w:r>
      </w:ins>
      <w:ins w:id="4127" w:author="WILLIAM FRANCISCO LEITE" w:date="2016-06-22T21:30:00Z">
        <w:r w:rsidRPr="007628D6">
          <w:t xml:space="preserve">profissionais incorporam </w:t>
        </w:r>
      </w:ins>
      <w:ins w:id="4128" w:author="WILLIAM FRANCISCO LEITE" w:date="2016-06-22T21:32:00Z">
        <w:r w:rsidRPr="004A005D">
          <w:t>está</w:t>
        </w:r>
      </w:ins>
      <w:ins w:id="4129" w:author="WILLIAM FRANCISCO LEITE" w:date="2016-06-22T21:30:00Z">
        <w:r w:rsidRPr="004A005D">
          <w:t xml:space="preserve"> boa prática no workflow.</w:t>
        </w:r>
      </w:ins>
      <w:ins w:id="4130" w:author="WILLIAM FRANCISCO LEITE" w:date="2016-06-22T21:32:00Z">
        <w:r w:rsidRPr="004A005D">
          <w:t xml:space="preserve"> (</w:t>
        </w:r>
      </w:ins>
      <w:ins w:id="4131" w:author="WILLIAM FRANCISCO LEITE" w:date="2016-06-22T21:33:00Z">
        <w:r w:rsidRPr="004A005D">
          <w:t>GUERRATO, 201</w:t>
        </w:r>
      </w:ins>
      <w:ins w:id="4132" w:author="Osnir Estevam [2]" w:date="2016-06-26T15:36:00Z">
        <w:r w:rsidR="002D33DD" w:rsidRPr="004A005D">
          <w:t>3</w:t>
        </w:r>
      </w:ins>
      <w:ins w:id="4133" w:author="WILLIAM FRANCISCO LEITE" w:date="2016-06-22T21:33:00Z">
        <w:del w:id="4134" w:author="Osnir Estevam [2]" w:date="2016-06-26T15:36:00Z">
          <w:r w:rsidRPr="004A005D" w:rsidDel="002D33DD">
            <w:delText>6</w:delText>
          </w:r>
        </w:del>
      </w:ins>
      <w:ins w:id="4135" w:author="WILLIAM FRANCISCO LEITE" w:date="2016-06-22T21:32:00Z">
        <w:r w:rsidRPr="004A005D">
          <w:t>)</w:t>
        </w:r>
      </w:ins>
    </w:p>
    <w:p w14:paraId="0CEB56BA" w14:textId="77777777" w:rsidR="00E32D81" w:rsidRPr="004A005D" w:rsidRDefault="00E32D81">
      <w:pPr>
        <w:rPr>
          <w:ins w:id="4136" w:author="WILLIAM FRANCISCO LEITE" w:date="2016-06-22T21:31:00Z"/>
        </w:rPr>
        <w:pPrChange w:id="4137" w:author="Osnir Estevam [2]" w:date="2016-06-26T15:21:00Z">
          <w:pPr>
            <w:pStyle w:val="SubtituloCapitulo"/>
          </w:pPr>
        </w:pPrChange>
      </w:pPr>
    </w:p>
    <w:p w14:paraId="3FFAF4CA" w14:textId="3C53DAD5" w:rsidR="00721529" w:rsidRPr="00946032" w:rsidDel="00BC4F93" w:rsidRDefault="00721529">
      <w:pPr>
        <w:pStyle w:val="SubtituloCapitulo"/>
        <w:numPr>
          <w:ilvl w:val="0"/>
          <w:numId w:val="0"/>
        </w:numPr>
        <w:ind w:left="792" w:hanging="432"/>
        <w:rPr>
          <w:del w:id="4138" w:author="WILLIAM FRANCISCO LEITE" w:date="2016-06-22T21:17:00Z"/>
          <w:rFonts w:ascii="Arial" w:hAnsi="Arial" w:cs="Arial"/>
          <w:rPrChange w:id="4139" w:author="William" w:date="2016-06-28T20:55:00Z">
            <w:rPr>
              <w:del w:id="4140" w:author="WILLIAM FRANCISCO LEITE" w:date="2016-06-22T21:17:00Z"/>
            </w:rPr>
          </w:rPrChange>
        </w:rPr>
        <w:pPrChange w:id="4141" w:author="WILLIAM FRANCISCO LEITE" w:date="2016-06-22T21:31:00Z">
          <w:pPr>
            <w:pStyle w:val="SubtituloCapitulo"/>
          </w:pPr>
        </w:pPrChange>
      </w:pPr>
      <w:del w:id="4142" w:author="WILLIAM FRANCISCO LEITE" w:date="2016-06-22T21:17:00Z">
        <w:r w:rsidRPr="00946032" w:rsidDel="00BC4F93">
          <w:rPr>
            <w:rFonts w:ascii="Arial" w:hAnsi="Arial" w:cs="Arial"/>
            <w:b w:val="0"/>
            <w:rPrChange w:id="4143" w:author="William" w:date="2016-06-28T20:55:00Z">
              <w:rPr>
                <w:b w:val="0"/>
              </w:rPr>
            </w:rPrChange>
          </w:rPr>
          <w:delText>Em português “styleguide” significa “guia de estilos” uma ferramenta muito usada para documentar o trabalho do designer referente a uma marca, produto ou serviço. Essa ferramenta possibilita desenvolver componentes para aplicações web, criar um guia visual com cores, tipografia, diagramação e etc.</w:delText>
        </w:r>
        <w:bookmarkStart w:id="4144" w:name="_Toc454822950"/>
        <w:bookmarkStart w:id="4145" w:name="_Toc454884528"/>
        <w:bookmarkStart w:id="4146" w:name="_Toc454907542"/>
        <w:bookmarkStart w:id="4147" w:name="_Toc454907644"/>
        <w:bookmarkStart w:id="4148" w:name="_Toc454907908"/>
        <w:bookmarkStart w:id="4149" w:name="_Toc454908134"/>
        <w:bookmarkStart w:id="4150" w:name="_Toc454908212"/>
        <w:bookmarkStart w:id="4151" w:name="_Toc454908290"/>
        <w:bookmarkStart w:id="4152" w:name="_Toc454908368"/>
        <w:bookmarkStart w:id="4153" w:name="_Toc454908447"/>
        <w:bookmarkStart w:id="4154" w:name="_Toc454908526"/>
        <w:bookmarkStart w:id="4155" w:name="_Toc454908605"/>
        <w:bookmarkStart w:id="4156" w:name="_Toc454908682"/>
        <w:bookmarkStart w:id="4157" w:name="_Toc454908835"/>
        <w:bookmarkStart w:id="4158" w:name="_Toc454909165"/>
        <w:bookmarkStart w:id="4159" w:name="_Toc459474867"/>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del>
    </w:p>
    <w:p w14:paraId="198DBC68" w14:textId="2FE59DF4" w:rsidR="00721529" w:rsidRPr="00946032" w:rsidDel="00E32D81" w:rsidRDefault="00721529">
      <w:pPr>
        <w:pStyle w:val="SubtituloCapitulo"/>
        <w:numPr>
          <w:ilvl w:val="0"/>
          <w:numId w:val="0"/>
        </w:numPr>
        <w:ind w:left="360"/>
        <w:rPr>
          <w:del w:id="4160" w:author="Osnir Estevam [2]" w:date="2016-06-26T15:22:00Z"/>
          <w:rFonts w:ascii="Arial" w:hAnsi="Arial" w:cs="Arial"/>
          <w:rPrChange w:id="4161" w:author="William" w:date="2016-06-28T20:55:00Z">
            <w:rPr>
              <w:del w:id="4162" w:author="Osnir Estevam [2]" w:date="2016-06-26T15:22:00Z"/>
            </w:rPr>
          </w:rPrChange>
        </w:rPr>
        <w:pPrChange w:id="4163" w:author="WILLIAM FRANCISCO LEITE" w:date="2016-06-22T21:31:00Z">
          <w:pPr>
            <w:pStyle w:val="SubtituloCapitulo"/>
          </w:pPr>
        </w:pPrChange>
      </w:pPr>
      <w:bookmarkStart w:id="4164" w:name="_Toc454822951"/>
      <w:bookmarkStart w:id="4165" w:name="_Toc454884529"/>
      <w:bookmarkStart w:id="4166" w:name="_Toc454907543"/>
      <w:bookmarkStart w:id="4167" w:name="_Toc454907645"/>
      <w:bookmarkStart w:id="4168" w:name="_Toc454907909"/>
      <w:bookmarkStart w:id="4169" w:name="_Toc454908135"/>
      <w:bookmarkStart w:id="4170" w:name="_Toc454908213"/>
      <w:bookmarkStart w:id="4171" w:name="_Toc454908291"/>
      <w:bookmarkStart w:id="4172" w:name="_Toc454908369"/>
      <w:bookmarkStart w:id="4173" w:name="_Toc454908448"/>
      <w:bookmarkStart w:id="4174" w:name="_Toc454908527"/>
      <w:bookmarkStart w:id="4175" w:name="_Toc454908606"/>
      <w:bookmarkStart w:id="4176" w:name="_Toc454908683"/>
      <w:bookmarkStart w:id="4177" w:name="_Toc454908836"/>
      <w:bookmarkStart w:id="4178" w:name="_Toc454909166"/>
      <w:bookmarkStart w:id="4179" w:name="_Toc459474868"/>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p>
    <w:p w14:paraId="6D819F25" w14:textId="77E8D76D" w:rsidR="00721529" w:rsidRPr="00946032" w:rsidRDefault="00721529" w:rsidP="00721529">
      <w:pPr>
        <w:pStyle w:val="SubtituloCapitulo"/>
        <w:rPr>
          <w:rFonts w:ascii="Arial" w:hAnsi="Arial" w:cs="Arial"/>
          <w:rPrChange w:id="4180" w:author="William" w:date="2016-06-28T20:55:00Z">
            <w:rPr/>
          </w:rPrChange>
        </w:rPr>
      </w:pPr>
      <w:bookmarkStart w:id="4181" w:name="_Toc459474869"/>
      <w:r w:rsidRPr="00946032">
        <w:rPr>
          <w:rFonts w:ascii="Arial" w:hAnsi="Arial" w:cs="Arial"/>
          <w:rPrChange w:id="4182" w:author="William" w:date="2016-06-28T20:55:00Z">
            <w:rPr/>
          </w:rPrChange>
        </w:rPr>
        <w:t>Story board</w:t>
      </w:r>
      <w:bookmarkEnd w:id="4181"/>
    </w:p>
    <w:p w14:paraId="00222B0E" w14:textId="60678122" w:rsidR="007C3BDE" w:rsidRPr="00946032" w:rsidDel="007F7396" w:rsidRDefault="007C3BDE">
      <w:pPr>
        <w:ind w:firstLine="720"/>
        <w:rPr>
          <w:ins w:id="4183" w:author="Osnir Estevam [2]" w:date="2016-06-26T15:33:00Z"/>
          <w:del w:id="4184" w:author="WILLIAM FRANCISCO LEITE" w:date="2016-06-27T21:46:00Z"/>
        </w:rPr>
        <w:pPrChange w:id="4185" w:author="Osnir Estevam [2]" w:date="2016-06-26T15:33:00Z">
          <w:pPr>
            <w:pStyle w:val="SubtituloCapitulo"/>
          </w:pPr>
        </w:pPrChange>
      </w:pPr>
      <w:ins w:id="4186" w:author="Osnir Estevam [2]" w:date="2016-06-26T15:33:00Z">
        <w:r w:rsidRPr="009F7751">
          <w:t>O storyboard em sua essência é basicamente um guia visual narrando as principais cenas de uma obra audiovisual. Os storyboards no geral são desenhos rápidos e com poucos detalhes, sendo o mais objetivo possível. Audiovisual é puro movimento, o storyboard é a chave de ignição</w:t>
        </w:r>
        <w:r w:rsidRPr="002F79AB">
          <w:t xml:space="preserve"> deste movimento que é traçado por linhas e gestos no papel.</w:t>
        </w:r>
      </w:ins>
    </w:p>
    <w:p w14:paraId="39DA6378" w14:textId="77777777" w:rsidR="007C3BDE" w:rsidRPr="009F7751" w:rsidRDefault="007C3BDE">
      <w:pPr>
        <w:ind w:firstLine="720"/>
        <w:rPr>
          <w:ins w:id="4187" w:author="Osnir Estevam [2]" w:date="2016-06-26T15:33:00Z"/>
        </w:rPr>
        <w:pPrChange w:id="4188" w:author="Osnir Estevam [2]" w:date="2016-06-26T15:33:00Z">
          <w:pPr>
            <w:pStyle w:val="SubtituloCapitulo"/>
          </w:pPr>
        </w:pPrChange>
      </w:pPr>
    </w:p>
    <w:p w14:paraId="0A26D2F5" w14:textId="7DD1E9B6" w:rsidR="007C3BDE" w:rsidRPr="007628D6" w:rsidDel="007F7396" w:rsidRDefault="007C3BDE">
      <w:pPr>
        <w:ind w:firstLine="720"/>
        <w:rPr>
          <w:ins w:id="4189" w:author="Osnir Estevam [2]" w:date="2016-06-26T15:33:00Z"/>
          <w:del w:id="4190" w:author="WILLIAM FRANCISCO LEITE" w:date="2016-06-27T21:46:00Z"/>
        </w:rPr>
        <w:pPrChange w:id="4191" w:author="Osnir Estevam [2]" w:date="2016-06-26T15:33:00Z">
          <w:pPr>
            <w:pStyle w:val="SubtituloCapitulo"/>
          </w:pPr>
        </w:pPrChange>
      </w:pPr>
      <w:ins w:id="4192" w:author="Osnir Estevam [2]" w:date="2016-06-26T15:33:00Z">
        <w:r w:rsidRPr="009F7751">
          <w:t>O principal objetivo é transpor as cenas do roteiro para quadros dinâmicos e de fácil visualização. Os desenhos por mais simples que sejam auxiliam a visualizar toda a dinâmica de movimento de c</w:t>
        </w:r>
        <w:r w:rsidRPr="002F79AB">
          <w:t xml:space="preserve">âmera ao posicionamento de atores. </w:t>
        </w:r>
      </w:ins>
      <w:ins w:id="4193" w:author="Osnir Estevam [2]" w:date="2016-06-26T15:34:00Z">
        <w:r w:rsidRPr="00CD4559">
          <w:t>Ou seja,</w:t>
        </w:r>
      </w:ins>
      <w:ins w:id="4194" w:author="Osnir Estevam [2]" w:date="2016-06-26T15:33:00Z">
        <w:r w:rsidRPr="00CB05C3">
          <w:t xml:space="preserve"> o storyboard é como um mapa que auxilia desde o diretor, atores ao diretor de fotografia.</w:t>
        </w:r>
      </w:ins>
    </w:p>
    <w:p w14:paraId="0E77B322" w14:textId="77777777" w:rsidR="007C3BDE" w:rsidRPr="004A005D" w:rsidRDefault="007C3BDE">
      <w:pPr>
        <w:ind w:firstLine="720"/>
        <w:rPr>
          <w:ins w:id="4195" w:author="Osnir Estevam [2]" w:date="2016-06-26T15:33:00Z"/>
        </w:rPr>
        <w:pPrChange w:id="4196" w:author="Osnir Estevam [2]" w:date="2016-06-26T15:33:00Z">
          <w:pPr>
            <w:pStyle w:val="SubtituloCapitulo"/>
          </w:pPr>
        </w:pPrChange>
      </w:pPr>
    </w:p>
    <w:p w14:paraId="1EE68EDC" w14:textId="77777777" w:rsidR="00D35D99" w:rsidRDefault="007C3BDE">
      <w:pPr>
        <w:ind w:firstLine="720"/>
        <w:rPr>
          <w:ins w:id="4197" w:author="Osnir Estevam" w:date="2016-08-21T11:25:00Z"/>
        </w:rPr>
        <w:pPrChange w:id="4198" w:author="Osnir Estevam [2]" w:date="2016-06-26T15:33:00Z">
          <w:pPr>
            <w:pStyle w:val="SubtituloCapitulo"/>
          </w:pPr>
        </w:pPrChange>
      </w:pPr>
      <w:ins w:id="4199" w:author="Osnir Estevam [2]" w:date="2016-06-26T15:33:00Z">
        <w:r w:rsidRPr="004A005D">
          <w:t>O storyboard é utilizado em qualquer mídia audiovisual como filmes, animações 2D ou 3D, videogames, seriados, novelas, comerciais, videoclipes e até em propaganda política. Os storyboards até podem ser utilizados no teatro para o diretor da peça compreender melhor o cenário como também o posicionamento dos atores no palco.</w:t>
        </w:r>
        <w:r w:rsidRPr="004A005D" w:rsidDel="007C3BDE">
          <w:t xml:space="preserve"> </w:t>
        </w:r>
      </w:ins>
      <w:ins w:id="4200" w:author="Osnir Estevam [2]" w:date="2016-06-26T15:34:00Z">
        <w:r w:rsidRPr="004A005D">
          <w:t>(</w:t>
        </w:r>
      </w:ins>
      <w:ins w:id="4201" w:author="Osnir Estevam [2]" w:date="2016-06-26T15:35:00Z">
        <w:r w:rsidRPr="004A005D">
          <w:t>Thot</w:t>
        </w:r>
      </w:ins>
      <w:ins w:id="4202" w:author="Osnir Estevam [2]" w:date="2016-06-26T15:34:00Z">
        <w:r w:rsidR="0098285A" w:rsidRPr="004A005D">
          <w:t>, 2014</w:t>
        </w:r>
        <w:r w:rsidRPr="004A005D">
          <w:t>)</w:t>
        </w:r>
      </w:ins>
    </w:p>
    <w:p w14:paraId="1EB4861F" w14:textId="77777777" w:rsidR="00D35D99" w:rsidRDefault="00D35D99">
      <w:pPr>
        <w:ind w:firstLine="720"/>
        <w:rPr>
          <w:ins w:id="4203" w:author="Osnir Estevam" w:date="2016-08-21T11:25:00Z"/>
        </w:rPr>
        <w:pPrChange w:id="4204" w:author="Osnir Estevam [2]" w:date="2016-06-26T15:33:00Z">
          <w:pPr>
            <w:pStyle w:val="SubtituloCapitulo"/>
          </w:pPr>
        </w:pPrChange>
      </w:pPr>
    </w:p>
    <w:p w14:paraId="0BD37C3D" w14:textId="77777777" w:rsidR="00D35D99" w:rsidRDefault="00D35D99" w:rsidP="00D35D99">
      <w:pPr>
        <w:ind w:firstLine="720"/>
        <w:rPr>
          <w:ins w:id="4205" w:author="Osnir Estevam" w:date="2016-08-21T11:25:00Z"/>
        </w:rPr>
      </w:pPr>
      <w:ins w:id="4206" w:author="Osnir Estevam" w:date="2016-08-21T11:25:00Z">
        <w:r>
          <w:t xml:space="preserve">Storyboard em seu Web site. Criar um site não é difícil de fazer, mas torna-lo fácil de navegar e informativo pode ser um desafio. O fornecimento de informações não é sempre um problema, nem está a organizar essa informação. Ficando tudo certo da primeira vez, no entanto, é um desafio que obtém o melhor dos construtores do </w:t>
        </w:r>
        <w:r>
          <w:lastRenderedPageBreak/>
          <w:t>Web site mais proficientes. Uma maneira fácil de se certificar de que todos os fluxos e é simples de navegar é storyboard seu Web site. Storyboarding é uma maneira fácil de ver as informações que vai em qual página e como essa página irá fluir com as outras páginas do site. Ele também irá permitir que você veja como a navegação do site precisa ser configurado e evitar que você tenha de refazer menus ou conteúdo em várias páginas. (KOLTOW, 2015)</w:t>
        </w:r>
      </w:ins>
    </w:p>
    <w:p w14:paraId="4B51E373" w14:textId="77777777" w:rsidR="00D35D99" w:rsidRDefault="00D35D99" w:rsidP="00D35D99">
      <w:pPr>
        <w:ind w:firstLine="720"/>
        <w:rPr>
          <w:ins w:id="4207" w:author="Osnir Estevam" w:date="2016-08-21T11:25:00Z"/>
        </w:rPr>
      </w:pPr>
    </w:p>
    <w:p w14:paraId="20D414E8" w14:textId="1F8F9D35" w:rsidR="00721529" w:rsidRPr="004A005D" w:rsidDel="007C3BDE" w:rsidRDefault="00D35D99">
      <w:pPr>
        <w:ind w:firstLine="720"/>
        <w:rPr>
          <w:del w:id="4208" w:author="Osnir Estevam [2]" w:date="2016-06-26T15:33:00Z"/>
        </w:rPr>
        <w:pPrChange w:id="4209" w:author="Osnir Estevam [2]" w:date="2016-06-26T15:33:00Z">
          <w:pPr>
            <w:pStyle w:val="SubtituloCapitulo"/>
          </w:pPr>
        </w:pPrChange>
      </w:pPr>
      <w:ins w:id="4210" w:author="Osnir Estevam" w:date="2016-08-21T11:25:00Z">
        <w:r>
          <w:t>Um storyboard site é uma representação visual da estrutura do seu site. Ele mapeia todos os componentes do seu site e como eles inter-relacionam. Criando um storyboard site pode ajudá-lo a planejar e organizar o seu site e até mesmo planejar a estrutura interna de ligação entre as páginas. Usando um storyboard é possível traçar um caminho de visitantes através de seu site para encontrar suas peças mais importantes de conteúdo. (ELECTRICTEACHER.COM, 2009)</w:t>
        </w:r>
      </w:ins>
      <w:del w:id="4211" w:author="Osnir Estevam [2]" w:date="2016-06-26T15:33:00Z">
        <w:r w:rsidR="00721529" w:rsidRPr="00CB05C3" w:rsidDel="007C3BDE">
          <w:delText xml:space="preserve">Basicamente um story board é um guia visual que narra cenas de uma obra. Geralmente são desenhos rápidos e pouco detalhados, aqui o foco é ser objetivo, os desenhos por mais simples que pareça, auxilia a visualizar toda a </w:delText>
        </w:r>
        <w:r w:rsidR="00824F00" w:rsidRPr="007628D6" w:rsidDel="007C3BDE">
          <w:delText>movimentação da</w:delText>
        </w:r>
        <w:r w:rsidR="00721529" w:rsidRPr="004A005D" w:rsidDel="007C3BDE">
          <w:delText xml:space="preserve"> câmera ou o posicionamento de atores. Resumidamente o story board é um mapa que auxilia os profissionais a compreender melhor o cenário onde atuaram. A aplicação dessa técnica para o desenvolvimento de sites, aplicativos e etc permite os desenvolvedores obter um layout das páginas no qual os usuários irão interagir.</w:delText>
        </w:r>
      </w:del>
    </w:p>
    <w:p w14:paraId="0BAFE85D" w14:textId="77777777" w:rsidR="00453293" w:rsidRPr="004A005D" w:rsidRDefault="00453293">
      <w:pPr>
        <w:ind w:firstLine="720"/>
        <w:pPrChange w:id="4212" w:author="Osnir Estevam [2]" w:date="2016-06-26T15:33:00Z">
          <w:pPr>
            <w:pStyle w:val="SubtituloCapitulo"/>
          </w:pPr>
        </w:pPrChange>
      </w:pPr>
    </w:p>
    <w:p w14:paraId="764DDAF2" w14:textId="77777777" w:rsidR="00CD5B56" w:rsidRPr="00946032" w:rsidRDefault="00CD5B56">
      <w:pPr>
        <w:rPr>
          <w:b/>
          <w:rPrChange w:id="4213" w:author="William" w:date="2016-06-28T20:55:00Z">
            <w:rPr>
              <w:rFonts w:ascii="Times New Roman" w:hAnsi="Times New Roman" w:cs="Times New Roman"/>
              <w:b/>
            </w:rPr>
          </w:rPrChange>
        </w:rPr>
      </w:pPr>
      <w:r w:rsidRPr="00946032">
        <w:br w:type="page"/>
      </w:r>
    </w:p>
    <w:p w14:paraId="5C47882A" w14:textId="5E3649C4" w:rsidR="00BF2AD1" w:rsidRPr="00946032" w:rsidRDefault="00CD5B56" w:rsidP="00C463EE">
      <w:pPr>
        <w:pStyle w:val="TituloCapitulo"/>
        <w:numPr>
          <w:ilvl w:val="0"/>
          <w:numId w:val="1"/>
        </w:numPr>
        <w:rPr>
          <w:rFonts w:ascii="Arial" w:hAnsi="Arial" w:cs="Arial"/>
          <w:rPrChange w:id="4214" w:author="William" w:date="2016-06-28T20:55:00Z">
            <w:rPr/>
          </w:rPrChange>
        </w:rPr>
      </w:pPr>
      <w:bookmarkStart w:id="4215" w:name="_Toc459474870"/>
      <w:r w:rsidRPr="00946032">
        <w:rPr>
          <w:rFonts w:ascii="Arial" w:hAnsi="Arial" w:cs="Arial"/>
          <w:rPrChange w:id="4216" w:author="William" w:date="2016-06-28T20:55:00Z">
            <w:rPr/>
          </w:rPrChange>
        </w:rPr>
        <w:lastRenderedPageBreak/>
        <w:t>A COTAÇÃO DE PRODUTOS EM ATACADISTAS</w:t>
      </w:r>
      <w:bookmarkEnd w:id="4215"/>
    </w:p>
    <w:p w14:paraId="74C8F342" w14:textId="6E97DF41" w:rsidR="00721529" w:rsidRPr="00946032" w:rsidRDefault="001F1004" w:rsidP="00721529">
      <w:pPr>
        <w:pStyle w:val="SubtituloCapitulo"/>
        <w:rPr>
          <w:rFonts w:ascii="Arial" w:hAnsi="Arial" w:cs="Arial"/>
          <w:rPrChange w:id="4217" w:author="William" w:date="2016-06-28T20:55:00Z">
            <w:rPr/>
          </w:rPrChange>
        </w:rPr>
      </w:pPr>
      <w:del w:id="4218" w:author="Dogus - William" w:date="2016-06-28T13:35:00Z">
        <w:r w:rsidRPr="00946032" w:rsidDel="00FD36AC">
          <w:rPr>
            <w:rFonts w:ascii="Arial" w:hAnsi="Arial" w:cs="Arial"/>
            <w:rPrChange w:id="4219" w:author="William" w:date="2016-06-28T20:55:00Z">
              <w:rPr/>
            </w:rPrChange>
          </w:rPr>
          <w:delText>Detalhamento do Problema (</w:delText>
        </w:r>
        <w:r w:rsidR="00830B7A" w:rsidRPr="00946032" w:rsidDel="00FD36AC">
          <w:rPr>
            <w:rFonts w:ascii="Arial" w:hAnsi="Arial" w:cs="Arial"/>
            <w:rPrChange w:id="4220" w:author="William" w:date="2016-06-28T20:55:00Z">
              <w:rPr/>
            </w:rPrChange>
          </w:rPr>
          <w:delText>com fundamentação teórica</w:delText>
        </w:r>
        <w:r w:rsidRPr="00946032" w:rsidDel="00FD36AC">
          <w:rPr>
            <w:rFonts w:ascii="Arial" w:hAnsi="Arial" w:cs="Arial"/>
            <w:rPrChange w:id="4221" w:author="William" w:date="2016-06-28T20:55:00Z">
              <w:rPr/>
            </w:rPrChange>
          </w:rPr>
          <w:delText>)</w:delText>
        </w:r>
      </w:del>
      <w:bookmarkStart w:id="4222" w:name="_Toc459474871"/>
      <w:ins w:id="4223" w:author="Dogus - William" w:date="2016-06-28T13:35:00Z">
        <w:r w:rsidR="00FD36AC" w:rsidRPr="00946032">
          <w:rPr>
            <w:rFonts w:ascii="Arial" w:hAnsi="Arial" w:cs="Arial"/>
            <w:rPrChange w:id="4224" w:author="William" w:date="2016-06-28T20:55:00Z">
              <w:rPr/>
            </w:rPrChange>
          </w:rPr>
          <w:t>Dificuldade em encontrar o melhor custo benefício</w:t>
        </w:r>
      </w:ins>
      <w:bookmarkEnd w:id="4222"/>
    </w:p>
    <w:p w14:paraId="56D9E337" w14:textId="77777777" w:rsidR="00721529" w:rsidRPr="00946032" w:rsidRDefault="00721529" w:rsidP="00EF2153">
      <w:pPr>
        <w:pStyle w:val="TextoNormal"/>
      </w:pPr>
      <w:r w:rsidRPr="00946032">
        <w:t>As redes atacadistas brasileiras atualmente não publicam em seus sites informações sobre todos os produtos disponíveis e seus respectivos valores. Em casos raros é possível encontrar apenas as promoções, sendo assim os clientes tem dificuldade na escolha dos estabelecimentos que oferecem o melhor custo benefício e ao mesmo tempo estão localizados próximo ao cliente.</w:t>
      </w:r>
    </w:p>
    <w:p w14:paraId="7FEEAC1D" w14:textId="77777777" w:rsidR="00721529" w:rsidRPr="00946032" w:rsidRDefault="00721529">
      <w:pPr>
        <w:pStyle w:val="TextoNormal"/>
      </w:pPr>
      <w:r w:rsidRPr="00946032">
        <w:t>Tarefas como cotação de preços entre diversos estabelecimentos atacadistas podem se tornar difíceis de serem realizadas. Isso porque o cliente tem que se locomover até os estabelecimentos atacadistas para pesquisar os melhores preços de produtos e muitas vezes nem todos os produtos são pesquisados devido ao tamanho físico dos estabelecimentos.</w:t>
      </w:r>
    </w:p>
    <w:p w14:paraId="024DCD66" w14:textId="77777777" w:rsidR="00721529" w:rsidRPr="00946032" w:rsidRDefault="00721529">
      <w:pPr>
        <w:pStyle w:val="TextoNormal"/>
      </w:pPr>
      <w:r w:rsidRPr="00946032">
        <w:t>Em grandes cidades a locomoção entre os estabelecimentos atacadistas de diversas regiões é demorada devido ao trânsito diário, isso acarreta estresse para o cliente. Outro ponto negativo é o meio de transporte do cliente que muitas vezes não possui veículo próprio e depende de transporte público, sendo assim existe o custo do valor da passagem para executar uma simples cotação, ou se o cliente possui veículo ainda é necessário desembolsar valores com combustível e pedágio.</w:t>
      </w:r>
    </w:p>
    <w:p w14:paraId="7DCD7514" w14:textId="77777777" w:rsidR="00721529" w:rsidRPr="00946032" w:rsidRDefault="00721529">
      <w:pPr>
        <w:pStyle w:val="TextoNormal"/>
      </w:pPr>
      <w:r w:rsidRPr="00946032">
        <w:t>É quase impossível ter acesso as promoções semanais das redes atacadistas, pois em raros casos essas informações estão disponíveis no site ou em folders, existem muitos clientes que planejam suas compras baseadas em promoções para diminuir os custos. Essas informações disponibilizar em real-time poderiam melhorar o poder de decisão na aquisição dos produtos.</w:t>
      </w:r>
    </w:p>
    <w:p w14:paraId="4E1174DB" w14:textId="77777777" w:rsidR="00721529" w:rsidRPr="00946032" w:rsidRDefault="00721529">
      <w:pPr>
        <w:pStyle w:val="TextoNormal"/>
      </w:pPr>
      <w:r w:rsidRPr="00946032">
        <w:t>A diversidade de produtos comercializados por uma rede atacadista é muito grande, mesmo assim sempre existe a possibilidade de faltar uma marca ou tipo de produto, sem saber disso o cliente se locomove até a rede atacadista procurando por um produto que não é comercializado pelo atacadista. Se existisse uma listagem contendo todos os produtos da rede, o cliente poderia ser mais objetivo para decidir em qual estabelecimento deve comprar o produto, evitando perda de tempo na locomoção.</w:t>
      </w:r>
    </w:p>
    <w:p w14:paraId="0EBCD864" w14:textId="77777777" w:rsidR="00721529" w:rsidRPr="00946032" w:rsidRDefault="00721529">
      <w:pPr>
        <w:pStyle w:val="TextoNormal"/>
      </w:pPr>
      <w:r w:rsidRPr="00946032">
        <w:t xml:space="preserve">Quando o cliente está dentro do estabelecimento atacadista e decidi adquirir um determinado produto surge uma nova dificuldade, devido as grandes dimensões físicas dos estabelecimentos que comportam diversos corredores e prateleiras, fica </w:t>
      </w:r>
      <w:r w:rsidRPr="00946032">
        <w:lastRenderedPageBreak/>
        <w:t>difícil encontrar produtos específicos e muitas vezes o cliente acaba não encontrando o produto que precisa.</w:t>
      </w:r>
    </w:p>
    <w:p w14:paraId="43A0F490" w14:textId="7DC63E34" w:rsidR="00721529" w:rsidRPr="00946032" w:rsidRDefault="00721529">
      <w:pPr>
        <w:pStyle w:val="TextoNormal"/>
        <w:rPr>
          <w:ins w:id="4225" w:author="WILLIAM FRANCISCO LEITE" w:date="2016-06-27T21:46:00Z"/>
        </w:rPr>
        <w:pPrChange w:id="4226" w:author="WILLIAM FRANCISCO LEITE" w:date="2016-06-27T21:43:00Z">
          <w:pPr/>
        </w:pPrChange>
      </w:pPr>
      <w:r w:rsidRPr="00946032">
        <w:t>Produtos com pouco volume físico acabam ficando escondidos nas prateleiras entre caixas vazias e outras embalagens. Outra dificuldade é a grande quantidade de prateleiras existente no mesmo corredor contendo uma diversidade de produtos, que também provoca dúvidas no cliente.</w:t>
      </w:r>
    </w:p>
    <w:p w14:paraId="78FFEEB0" w14:textId="77777777" w:rsidR="007F7396" w:rsidRPr="00946032" w:rsidRDefault="007F7396">
      <w:pPr>
        <w:pStyle w:val="TextoNormal"/>
      </w:pPr>
    </w:p>
    <w:p w14:paraId="0AC09D01" w14:textId="027FD866" w:rsidR="00830B7A" w:rsidRPr="00946032" w:rsidRDefault="00472926" w:rsidP="00830B7A">
      <w:pPr>
        <w:pStyle w:val="SubtituloCapitulo"/>
        <w:rPr>
          <w:rFonts w:ascii="Arial" w:hAnsi="Arial" w:cs="Arial"/>
          <w:rPrChange w:id="4227" w:author="William" w:date="2016-06-28T20:55:00Z">
            <w:rPr/>
          </w:rPrChange>
        </w:rPr>
      </w:pPr>
      <w:bookmarkStart w:id="4228" w:name="_Toc459474872"/>
      <w:ins w:id="4229" w:author="Dogus - William" w:date="2016-06-28T13:37:00Z">
        <w:r w:rsidRPr="00946032">
          <w:rPr>
            <w:rFonts w:ascii="Arial" w:hAnsi="Arial" w:cs="Arial"/>
            <w:rPrChange w:id="4230" w:author="William" w:date="2016-06-28T20:55:00Z">
              <w:rPr/>
            </w:rPrChange>
          </w:rPr>
          <w:t>Cotando</w:t>
        </w:r>
      </w:ins>
      <w:ins w:id="4231" w:author="Dogus - William" w:date="2016-06-28T13:36:00Z">
        <w:r w:rsidR="002A1E16" w:rsidRPr="00946032">
          <w:rPr>
            <w:rFonts w:ascii="Arial" w:hAnsi="Arial" w:cs="Arial"/>
            <w:rPrChange w:id="4232" w:author="William" w:date="2016-06-28T20:55:00Z">
              <w:rPr/>
            </w:rPrChange>
          </w:rPr>
          <w:t xml:space="preserve"> os produtos em apenas um local</w:t>
        </w:r>
      </w:ins>
      <w:bookmarkEnd w:id="4228"/>
      <w:del w:id="4233" w:author="Dogus - William" w:date="2016-06-28T13:36:00Z">
        <w:r w:rsidR="001F1004" w:rsidRPr="00946032" w:rsidDel="002A1E16">
          <w:rPr>
            <w:rFonts w:ascii="Arial" w:hAnsi="Arial" w:cs="Arial"/>
            <w:rPrChange w:id="4234" w:author="William" w:date="2016-06-28T20:55:00Z">
              <w:rPr/>
            </w:rPrChange>
          </w:rPr>
          <w:delText>Detalhamento da Solução (</w:delText>
        </w:r>
        <w:r w:rsidR="00830B7A" w:rsidRPr="00946032" w:rsidDel="002A1E16">
          <w:rPr>
            <w:rFonts w:ascii="Arial" w:hAnsi="Arial" w:cs="Arial"/>
            <w:rPrChange w:id="4235" w:author="William" w:date="2016-06-28T20:55:00Z">
              <w:rPr/>
            </w:rPrChange>
          </w:rPr>
          <w:delText>com fundamentação teórica</w:delText>
        </w:r>
        <w:r w:rsidR="001F1004" w:rsidRPr="00946032" w:rsidDel="002A1E16">
          <w:rPr>
            <w:rFonts w:ascii="Arial" w:hAnsi="Arial" w:cs="Arial"/>
            <w:rPrChange w:id="4236" w:author="William" w:date="2016-06-28T20:55:00Z">
              <w:rPr/>
            </w:rPrChange>
          </w:rPr>
          <w:delText>)</w:delText>
        </w:r>
      </w:del>
    </w:p>
    <w:p w14:paraId="71B1938C" w14:textId="48A63440" w:rsidR="00721529" w:rsidRPr="00946032" w:rsidRDefault="00721529" w:rsidP="00EF2153">
      <w:pPr>
        <w:pStyle w:val="TextoNormal"/>
      </w:pPr>
      <w:r w:rsidRPr="00946032">
        <w:t>Analisando o contexto do problema seria viável uma solução computacional nas nuvens, contendo uma base de dados com informações sobre diversas redes atacadistas e seus respectivos produtos. Com essas informações centralizadas seria possível executar pesquisas e cotações de preços entre os produtos dos diversos atacadistas.</w:t>
      </w:r>
    </w:p>
    <w:p w14:paraId="0B24426E" w14:textId="71874DB1" w:rsidR="00721529" w:rsidRPr="00946032" w:rsidRDefault="00721529">
      <w:pPr>
        <w:pStyle w:val="TextoNormal"/>
      </w:pPr>
      <w:r w:rsidRPr="00946032">
        <w:t>As redes atacadistas interessadas em fornecer os produtos para o banco de dados teriam que inicialmente se conveniar fornecendo dados da empresa e localização geográfica (latitude e longitude). As informações de localização de todas as redes atacadistas conveniadas também poderão ser consumidas posteriormente.</w:t>
      </w:r>
    </w:p>
    <w:p w14:paraId="0C3C9B5B" w14:textId="4F9F932E" w:rsidR="00721529" w:rsidRPr="00946032" w:rsidRDefault="00721529">
      <w:pPr>
        <w:pStyle w:val="TextoNormal"/>
      </w:pPr>
      <w:r w:rsidRPr="00946032">
        <w:t>Essa solução precisa manter os dados atualizados dos produtos e também as promoções que cada rede atacadista disponibiliza semanalmente. As redes atacadistas conveniadas devem atualizar e disponibilizar os dados dos seus produtos e promoções para que a solução atualize diariamente a base de dados central.</w:t>
      </w:r>
    </w:p>
    <w:p w14:paraId="59844112" w14:textId="2F39C6CE" w:rsidR="00721529" w:rsidRPr="00946032" w:rsidRDefault="00721529">
      <w:pPr>
        <w:pStyle w:val="TextoNormal"/>
      </w:pPr>
      <w:r w:rsidRPr="00946032">
        <w:t>As informações disponíveis no banco de dados poderão ser consumidas de maneira organizada e padronizada através da utilização de uma API (Application Programming Interface). Essa solução tem como objetivo disponibilizar recursos para serem consumidos via protocolo HTTP, retornando dados no formato JSON (JavaScript Object Notation) que podem ser consumidos por diversas plataformas de desenvolvimento.</w:t>
      </w:r>
    </w:p>
    <w:p w14:paraId="2EE3ABCB" w14:textId="153278BE" w:rsidR="00721529" w:rsidRPr="00946032" w:rsidRDefault="00721529">
      <w:pPr>
        <w:pStyle w:val="TextoNormal"/>
      </w:pPr>
      <w:r w:rsidRPr="00946032">
        <w:t>O cliente só poderá visualizar as informações disponibilizadas pela API através de aplicações desenvolvidas por terceiros, contendo uma interface gráfica para interação do cliente. Para consumir os dados da API a aplicação deverá informar o tipo de recurso desejado e enviar os parâmetros necessários conforme padrão descrito na documentação.</w:t>
      </w:r>
    </w:p>
    <w:p w14:paraId="36ECE800" w14:textId="77777777" w:rsidR="00721529" w:rsidRPr="00946032" w:rsidRDefault="00721529">
      <w:pPr>
        <w:pStyle w:val="TextoNormal"/>
      </w:pPr>
      <w:r w:rsidRPr="00946032">
        <w:lastRenderedPageBreak/>
        <w:t>A API deve encapsular todas as regras de negócio e práticas de segurança fornecendo apenas recursos para pesquisar localização das redes atacadistas, pesquisa e cotação de produtos, retornando dados formatados em real-time após requisição ser enviada pela aplicação desenvolvida por terceiros.</w:t>
      </w:r>
    </w:p>
    <w:p w14:paraId="517EB2F9" w14:textId="74BA1966" w:rsidR="00721529" w:rsidRPr="00946032" w:rsidRDefault="00721529">
      <w:pPr>
        <w:pStyle w:val="TextoNormal"/>
      </w:pPr>
      <w:r w:rsidRPr="00946032">
        <w:t>Com as informações centralizadas em uma base de dados única, as pesquisas de produtos e cotações de preços tendem a ser menos custosas, deixando o retorno dos dados mais ágeis para aplicações que estejam consumindo os recursos da API. As informações dos produtos sendo atualizadas diariamente e a API retornando os dados em tempo real o cliente tem maior poder de decisão para escolher o estabelecimento atacadista que possui o melhor custo benefício para aquisição dos produtos.</w:t>
      </w:r>
    </w:p>
    <w:p w14:paraId="2D0B7FEC" w14:textId="529813B0" w:rsidR="00721529" w:rsidRPr="00946032" w:rsidDel="002D46EA" w:rsidRDefault="00721529">
      <w:pPr>
        <w:pStyle w:val="TextoNormal"/>
        <w:rPr>
          <w:ins w:id="4237" w:author="WILLIAM FRANCISCO LEITE" w:date="2016-06-27T19:22:00Z"/>
          <w:del w:id="4238" w:author="William" w:date="2016-06-28T20:01:00Z"/>
        </w:rPr>
      </w:pPr>
      <w:r w:rsidRPr="00946032">
        <w:t>As redes atacadistas conveniadas que possuírem grande diversidade de produtos e preços competitivos podem se destacar nas pesquisas e cotações realizadas na API, os atacadistas que lançam promoções frequentes também podem aumentar o fluxo de consumidores.</w:t>
      </w:r>
      <w:r w:rsidRPr="00946032">
        <w:cr/>
      </w:r>
    </w:p>
    <w:p w14:paraId="4504301E" w14:textId="2EBC93DE" w:rsidR="004C4886" w:rsidRPr="00946032" w:rsidDel="002D46EA" w:rsidRDefault="004C4886">
      <w:pPr>
        <w:pStyle w:val="TextoNormal"/>
        <w:rPr>
          <w:ins w:id="4239" w:author="WILLIAM FRANCISCO LEITE" w:date="2016-06-27T19:22:00Z"/>
          <w:del w:id="4240" w:author="William" w:date="2016-06-28T20:01:00Z"/>
          <w:rPrChange w:id="4241" w:author="William" w:date="2016-06-28T20:55:00Z">
            <w:rPr>
              <w:ins w:id="4242" w:author="WILLIAM FRANCISCO LEITE" w:date="2016-06-27T19:22:00Z"/>
              <w:del w:id="4243" w:author="William" w:date="2016-06-28T20:01:00Z"/>
              <w:noProof/>
              <w:lang w:val="en-US"/>
            </w:rPr>
          </w:rPrChange>
        </w:rPr>
        <w:pPrChange w:id="4244" w:author="William" w:date="2016-06-28T20:01:00Z">
          <w:pPr>
            <w:pStyle w:val="Legenda"/>
            <w:jc w:val="center"/>
          </w:pPr>
        </w:pPrChange>
      </w:pPr>
      <w:ins w:id="4245" w:author="WILLIAM FRANCISCO LEITE" w:date="2016-06-27T19:22:00Z">
        <w:del w:id="4246" w:author="William" w:date="2016-06-28T20:01:00Z">
          <w:r w:rsidRPr="00946032" w:rsidDel="002D46EA">
            <w:rPr>
              <w:rPrChange w:id="4247" w:author="William" w:date="2016-06-28T20:55:00Z">
                <w:rPr>
                  <w:lang w:val="en-US"/>
                </w:rPr>
              </w:rPrChange>
            </w:rPr>
            <w:delText>BPM (Business Process Model)</w:delText>
          </w:r>
        </w:del>
      </w:ins>
    </w:p>
    <w:p w14:paraId="39586E8E" w14:textId="0CBC9737" w:rsidR="0014526E" w:rsidRPr="00946032" w:rsidDel="002D46EA" w:rsidRDefault="001B43C8">
      <w:pPr>
        <w:pStyle w:val="TextoNormal"/>
        <w:rPr>
          <w:ins w:id="4248" w:author="WILLIAM FRANCISCO LEITE" w:date="2016-06-27T19:40:00Z"/>
          <w:del w:id="4249" w:author="William" w:date="2016-06-28T20:00:00Z"/>
        </w:rPr>
      </w:pPr>
      <w:ins w:id="4250" w:author="WILLIAM FRANCISCO LEITE" w:date="2016-06-27T19:23:00Z">
        <w:del w:id="4251" w:author="William" w:date="2016-06-28T20:00:00Z">
          <w:r w:rsidRPr="00946032" w:rsidDel="002D46EA">
            <w:delText>O Business Process Model demonstra o fluxo dos processos</w:delText>
          </w:r>
        </w:del>
      </w:ins>
      <w:ins w:id="4252" w:author="WILLIAM FRANCISCO LEITE" w:date="2016-06-27T19:32:00Z">
        <w:del w:id="4253" w:author="William" w:date="2016-06-28T20:00:00Z">
          <w:r w:rsidRPr="00946032" w:rsidDel="002D46EA">
            <w:delText xml:space="preserve"> e validaç</w:delText>
          </w:r>
        </w:del>
      </w:ins>
      <w:ins w:id="4254" w:author="WILLIAM FRANCISCO LEITE" w:date="2016-06-27T19:33:00Z">
        <w:del w:id="4255" w:author="William" w:date="2016-06-28T20:00:00Z">
          <w:r w:rsidRPr="00946032" w:rsidDel="002D46EA">
            <w:delText>ões</w:delText>
          </w:r>
        </w:del>
      </w:ins>
      <w:ins w:id="4256" w:author="WILLIAM FRANCISCO LEITE" w:date="2016-06-27T19:23:00Z">
        <w:del w:id="4257" w:author="William" w:date="2016-06-28T20:00:00Z">
          <w:r w:rsidR="0014526E" w:rsidRPr="00946032" w:rsidDel="002D46EA">
            <w:delText xml:space="preserve"> envolvida</w:delText>
          </w:r>
          <w:r w:rsidRPr="00946032" w:rsidDel="002D46EA">
            <w:delText xml:space="preserve">s em </w:delText>
          </w:r>
        </w:del>
      </w:ins>
      <w:ins w:id="4258" w:author="WILLIAM FRANCISCO LEITE" w:date="2016-06-27T19:33:00Z">
        <w:del w:id="4259" w:author="William" w:date="2016-06-28T20:00:00Z">
          <w:r w:rsidRPr="00946032" w:rsidDel="002D46EA">
            <w:delText>todas as</w:delText>
          </w:r>
        </w:del>
      </w:ins>
      <w:ins w:id="4260" w:author="WILLIAM FRANCISCO LEITE" w:date="2016-06-27T19:23:00Z">
        <w:del w:id="4261" w:author="William" w:date="2016-06-28T20:00:00Z">
          <w:r w:rsidRPr="00946032" w:rsidDel="002D46EA">
            <w:delText xml:space="preserve"> requisiç</w:delText>
          </w:r>
        </w:del>
      </w:ins>
      <w:ins w:id="4262" w:author="WILLIAM FRANCISCO LEITE" w:date="2016-06-27T19:33:00Z">
        <w:del w:id="4263" w:author="William" w:date="2016-06-28T20:00:00Z">
          <w:r w:rsidRPr="00946032" w:rsidDel="002D46EA">
            <w:delText>ões que forem enviadas para API</w:delText>
          </w:r>
        </w:del>
      </w:ins>
      <w:ins w:id="4264" w:author="WILLIAM FRANCISCO LEITE" w:date="2016-06-27T20:00:00Z">
        <w:del w:id="4265" w:author="William" w:date="2016-06-28T20:00:00Z">
          <w:r w:rsidR="00B51698" w:rsidRPr="00946032" w:rsidDel="002D46EA">
            <w:delText xml:space="preserve">, como exemplo </w:delText>
          </w:r>
        </w:del>
      </w:ins>
      <w:ins w:id="4266" w:author="WILLIAM FRANCISCO LEITE" w:date="2016-06-27T20:01:00Z">
        <w:del w:id="4267" w:author="William" w:date="2016-06-28T20:00:00Z">
          <w:r w:rsidR="00B51698" w:rsidRPr="00946032" w:rsidDel="002D46EA">
            <w:delText xml:space="preserve">um site (cliente) </w:delText>
          </w:r>
        </w:del>
      </w:ins>
      <w:ins w:id="4268" w:author="WILLIAM FRANCISCO LEITE" w:date="2016-06-27T20:00:00Z">
        <w:del w:id="4269" w:author="William" w:date="2016-06-28T20:00:00Z">
          <w:r w:rsidR="00B51698" w:rsidRPr="00946032" w:rsidDel="002D46EA">
            <w:delText>est</w:delText>
          </w:r>
        </w:del>
      </w:ins>
      <w:ins w:id="4270" w:author="WILLIAM FRANCISCO LEITE" w:date="2016-06-27T20:01:00Z">
        <w:del w:id="4271" w:author="William" w:date="2016-06-28T20:00:00Z">
          <w:r w:rsidR="00B51698" w:rsidRPr="00946032" w:rsidDel="002D46EA">
            <w:delText>á enviando uma requisição para API processar uma consulta</w:delText>
          </w:r>
        </w:del>
      </w:ins>
      <w:ins w:id="4272" w:author="WILLIAM FRANCISCO LEITE" w:date="2016-06-27T19:33:00Z">
        <w:del w:id="4273" w:author="William" w:date="2016-06-28T20:00:00Z">
          <w:r w:rsidRPr="00946032" w:rsidDel="002D46EA">
            <w:delText xml:space="preserve">. </w:delText>
          </w:r>
        </w:del>
      </w:ins>
    </w:p>
    <w:p w14:paraId="38523691" w14:textId="7048BDC4" w:rsidR="004C4886" w:rsidRPr="00946032" w:rsidDel="002D46EA" w:rsidRDefault="00B51698">
      <w:pPr>
        <w:pStyle w:val="TextoNormal"/>
        <w:rPr>
          <w:ins w:id="4274" w:author="WILLIAM FRANCISCO LEITE" w:date="2016-06-27T19:38:00Z"/>
          <w:del w:id="4275" w:author="William" w:date="2016-06-28T20:00:00Z"/>
        </w:rPr>
      </w:pPr>
      <w:ins w:id="4276" w:author="WILLIAM FRANCISCO LEITE" w:date="2016-06-27T20:02:00Z">
        <w:del w:id="4277" w:author="William" w:date="2016-06-28T20:00:00Z">
          <w:r w:rsidRPr="00946032" w:rsidDel="002D46EA">
            <w:delText>Por</w:delText>
          </w:r>
        </w:del>
      </w:ins>
      <w:ins w:id="4278" w:author="WILLIAM FRANCISCO LEITE" w:date="2016-06-27T19:41:00Z">
        <w:del w:id="4279" w:author="William" w:date="2016-06-28T20:00:00Z">
          <w:r w:rsidR="0014526E" w:rsidRPr="00946032" w:rsidDel="002D46EA">
            <w:delText xml:space="preserve"> segurança </w:delText>
          </w:r>
        </w:del>
      </w:ins>
      <w:ins w:id="4280" w:author="WILLIAM FRANCISCO LEITE" w:date="2016-06-27T19:42:00Z">
        <w:del w:id="4281" w:author="William" w:date="2016-06-28T20:00:00Z">
          <w:r w:rsidR="0014526E" w:rsidRPr="00946032" w:rsidDel="002D46EA">
            <w:delText>e</w:delText>
          </w:r>
        </w:del>
      </w:ins>
      <w:ins w:id="4282" w:author="WILLIAM FRANCISCO LEITE" w:date="2016-06-27T19:35:00Z">
        <w:del w:id="4283" w:author="William" w:date="2016-06-28T20:00:00Z">
          <w:r w:rsidR="001B43C8" w:rsidRPr="00946032" w:rsidDel="002D46EA">
            <w:delText xml:space="preserve">m </w:delText>
          </w:r>
        </w:del>
      </w:ins>
      <w:ins w:id="4284" w:author="WILLIAM FRANCISCO LEITE" w:date="2016-06-27T19:34:00Z">
        <w:del w:id="4285" w:author="William" w:date="2016-06-28T20:00:00Z">
          <w:r w:rsidR="001B43C8" w:rsidRPr="00946032" w:rsidDel="002D46EA">
            <w:delText>todas as requisições</w:delText>
          </w:r>
        </w:del>
      </w:ins>
      <w:ins w:id="4286" w:author="WILLIAM FRANCISCO LEITE" w:date="2016-06-27T19:48:00Z">
        <w:del w:id="4287" w:author="William" w:date="2016-06-28T20:00:00Z">
          <w:r w:rsidR="0014526E" w:rsidRPr="00946032" w:rsidDel="002D46EA">
            <w:delText xml:space="preserve"> para consumo da API</w:delText>
          </w:r>
        </w:del>
      </w:ins>
      <w:ins w:id="4288" w:author="WILLIAM FRANCISCO LEITE" w:date="2016-06-27T19:34:00Z">
        <w:del w:id="4289" w:author="William" w:date="2016-06-28T20:00:00Z">
          <w:r w:rsidR="001B43C8" w:rsidRPr="00946032" w:rsidDel="002D46EA">
            <w:delText xml:space="preserve"> deverá</w:delText>
          </w:r>
        </w:del>
      </w:ins>
      <w:ins w:id="4290" w:author="WILLIAM FRANCISCO LEITE" w:date="2016-06-27T19:35:00Z">
        <w:del w:id="4291" w:author="William" w:date="2016-06-28T20:00:00Z">
          <w:r w:rsidR="001B43C8" w:rsidRPr="00946032" w:rsidDel="002D46EA">
            <w:delText xml:space="preserve"> ser</w:delText>
          </w:r>
        </w:del>
      </w:ins>
      <w:ins w:id="4292" w:author="WILLIAM FRANCISCO LEITE" w:date="2016-06-27T19:34:00Z">
        <w:del w:id="4293" w:author="William" w:date="2016-06-28T20:00:00Z">
          <w:r w:rsidR="001B43C8" w:rsidRPr="00946032" w:rsidDel="002D46EA">
            <w:delText xml:space="preserve"> enviado o token para autenticação do cliente, </w:delText>
          </w:r>
        </w:del>
      </w:ins>
      <w:ins w:id="4294" w:author="WILLIAM FRANCISCO LEITE" w:date="2016-06-27T19:48:00Z">
        <w:del w:id="4295" w:author="William" w:date="2016-06-28T20:00:00Z">
          <w:r w:rsidR="0014526E" w:rsidRPr="00946032" w:rsidDel="002D46EA">
            <w:delText>essa prática é necessária pois</w:delText>
          </w:r>
        </w:del>
      </w:ins>
      <w:ins w:id="4296" w:author="WILLIAM FRANCISCO LEITE" w:date="2016-06-27T19:34:00Z">
        <w:del w:id="4297" w:author="William" w:date="2016-06-28T20:00:00Z">
          <w:r w:rsidR="001B43C8" w:rsidRPr="00946032" w:rsidDel="002D46EA">
            <w:delText xml:space="preserve"> o protocolo HTTP </w:delText>
          </w:r>
        </w:del>
      </w:ins>
      <w:ins w:id="4298" w:author="WILLIAM FRANCISCO LEITE" w:date="2016-06-27T19:36:00Z">
        <w:del w:id="4299" w:author="William" w:date="2016-06-28T20:00:00Z">
          <w:r w:rsidR="001B43C8" w:rsidRPr="00946032" w:rsidDel="002D46EA">
            <w:delText>é stateless e não guarda estado ou session de autenticaç</w:delText>
          </w:r>
          <w:r w:rsidR="00D5044D" w:rsidRPr="00946032" w:rsidDel="002D46EA">
            <w:delText>ão. C</w:delText>
          </w:r>
          <w:r w:rsidR="0014526E" w:rsidRPr="00946032" w:rsidDel="002D46EA">
            <w:delText>aso o token n</w:delText>
          </w:r>
        </w:del>
      </w:ins>
      <w:ins w:id="4300" w:author="WILLIAM FRANCISCO LEITE" w:date="2016-06-27T19:45:00Z">
        <w:del w:id="4301" w:author="William" w:date="2016-06-28T20:00:00Z">
          <w:r w:rsidR="0014526E" w:rsidRPr="00946032" w:rsidDel="002D46EA">
            <w:delText xml:space="preserve">ão seja válido será retornado uma mensagem </w:delText>
          </w:r>
        </w:del>
      </w:ins>
      <w:ins w:id="4302" w:author="WILLIAM FRANCISCO LEITE" w:date="2016-06-27T19:47:00Z">
        <w:del w:id="4303" w:author="William" w:date="2016-06-28T20:00:00Z">
          <w:r w:rsidR="0014526E" w:rsidRPr="00946032" w:rsidDel="002D46EA">
            <w:delText>informando que o usuário é inválido e</w:delText>
          </w:r>
        </w:del>
      </w:ins>
      <w:ins w:id="4304" w:author="WILLIAM FRANCISCO LEITE" w:date="2016-06-27T19:49:00Z">
        <w:del w:id="4305" w:author="William" w:date="2016-06-28T20:00:00Z">
          <w:r w:rsidR="00D5044D" w:rsidRPr="00946032" w:rsidDel="002D46EA">
            <w:delText xml:space="preserve"> será finalizado o</w:delText>
          </w:r>
        </w:del>
      </w:ins>
      <w:ins w:id="4306" w:author="WILLIAM FRANCISCO LEITE" w:date="2016-06-27T19:47:00Z">
        <w:del w:id="4307" w:author="William" w:date="2016-06-28T20:00:00Z">
          <w:r w:rsidR="0014526E" w:rsidRPr="00946032" w:rsidDel="002D46EA">
            <w:delText xml:space="preserve"> fluxo da requisiç</w:delText>
          </w:r>
        </w:del>
      </w:ins>
      <w:ins w:id="4308" w:author="WILLIAM FRANCISCO LEITE" w:date="2016-06-27T19:48:00Z">
        <w:del w:id="4309" w:author="William" w:date="2016-06-28T20:00:00Z">
          <w:r w:rsidR="00D5044D" w:rsidRPr="00946032" w:rsidDel="002D46EA">
            <w:delText>ão</w:delText>
          </w:r>
          <w:r w:rsidR="0014526E" w:rsidRPr="00946032" w:rsidDel="002D46EA">
            <w:delText>.</w:delText>
          </w:r>
        </w:del>
      </w:ins>
    </w:p>
    <w:p w14:paraId="1659000C" w14:textId="4127B165" w:rsidR="0014526E" w:rsidRPr="00946032" w:rsidDel="002D46EA" w:rsidRDefault="0014526E">
      <w:pPr>
        <w:pStyle w:val="TextoNormal"/>
        <w:rPr>
          <w:ins w:id="4310" w:author="WILLIAM FRANCISCO LEITE" w:date="2016-06-27T19:36:00Z"/>
          <w:del w:id="4311" w:author="William" w:date="2016-06-28T20:00:00Z"/>
        </w:rPr>
      </w:pPr>
      <w:ins w:id="4312" w:author="WILLIAM FRANCISCO LEITE" w:date="2016-06-27T19:42:00Z">
        <w:del w:id="4313" w:author="William" w:date="2016-06-28T20:00:00Z">
          <w:r w:rsidRPr="00946032" w:rsidDel="002D46EA">
            <w:delText xml:space="preserve">Após validar o token do cliente o processo seguinte </w:delText>
          </w:r>
        </w:del>
      </w:ins>
      <w:ins w:id="4314" w:author="WILLIAM FRANCISCO LEITE" w:date="2016-06-27T19:44:00Z">
        <w:del w:id="4315" w:author="William" w:date="2016-06-28T20:00:00Z">
          <w:r w:rsidRPr="00946032" w:rsidDel="002D46EA">
            <w:delText xml:space="preserve">é validar se </w:delText>
          </w:r>
        </w:del>
      </w:ins>
      <w:ins w:id="4316" w:author="WILLIAM FRANCISCO LEITE" w:date="2016-06-27T19:51:00Z">
        <w:del w:id="4317" w:author="William" w:date="2016-06-28T20:00:00Z">
          <w:r w:rsidR="006E2F55" w:rsidRPr="00946032" w:rsidDel="002D46EA">
            <w:delText>a quantidade d</w:delText>
          </w:r>
        </w:del>
      </w:ins>
      <w:ins w:id="4318" w:author="WILLIAM FRANCISCO LEITE" w:date="2016-06-27T19:44:00Z">
        <w:del w:id="4319" w:author="William" w:date="2016-06-28T20:00:00Z">
          <w:r w:rsidRPr="00946032" w:rsidDel="002D46EA">
            <w:delText>os parâmetros</w:delText>
          </w:r>
        </w:del>
      </w:ins>
      <w:ins w:id="4320" w:author="WILLIAM FRANCISCO LEITE" w:date="2016-06-27T19:52:00Z">
        <w:del w:id="4321" w:author="William" w:date="2016-06-28T20:00:00Z">
          <w:r w:rsidR="006E2F55" w:rsidRPr="00946032" w:rsidDel="002D46EA">
            <w:delText xml:space="preserve"> e o formato dos valores</w:delText>
          </w:r>
        </w:del>
      </w:ins>
      <w:ins w:id="4322" w:author="WILLIAM FRANCISCO LEITE" w:date="2016-06-27T19:44:00Z">
        <w:del w:id="4323" w:author="William" w:date="2016-06-28T20:00:00Z">
          <w:r w:rsidRPr="00946032" w:rsidDel="002D46EA">
            <w:delText xml:space="preserve"> enviados estão de acordo com o </w:delText>
          </w:r>
        </w:del>
      </w:ins>
      <w:ins w:id="4324" w:author="WILLIAM FRANCISCO LEITE" w:date="2016-06-27T19:47:00Z">
        <w:del w:id="4325" w:author="William" w:date="2016-06-28T20:00:00Z">
          <w:r w:rsidRPr="00946032" w:rsidDel="002D46EA">
            <w:delText>padrão esperado</w:delText>
          </w:r>
        </w:del>
      </w:ins>
      <w:ins w:id="4326" w:author="WILLIAM FRANCISCO LEITE" w:date="2016-06-27T19:44:00Z">
        <w:del w:id="4327" w:author="William" w:date="2016-06-28T20:00:00Z">
          <w:r w:rsidRPr="00946032" w:rsidDel="002D46EA">
            <w:delText xml:space="preserve"> pela API</w:delText>
          </w:r>
        </w:del>
      </w:ins>
      <w:ins w:id="4328" w:author="WILLIAM FRANCISCO LEITE" w:date="2016-06-27T19:47:00Z">
        <w:del w:id="4329" w:author="William" w:date="2016-06-28T20:00:00Z">
          <w:r w:rsidRPr="00946032" w:rsidDel="002D46EA">
            <w:delText>, caso n</w:delText>
          </w:r>
          <w:r w:rsidR="006E2F55" w:rsidRPr="00946032" w:rsidDel="002D46EA">
            <w:delText>ão seja v</w:delText>
          </w:r>
        </w:del>
      </w:ins>
      <w:ins w:id="4330" w:author="WILLIAM FRANCISCO LEITE" w:date="2016-06-27T19:50:00Z">
        <w:del w:id="4331" w:author="William" w:date="2016-06-28T20:00:00Z">
          <w:r w:rsidR="006E2F55" w:rsidRPr="00946032" w:rsidDel="002D46EA">
            <w:delText>ali</w:delText>
          </w:r>
        </w:del>
      </w:ins>
      <w:ins w:id="4332" w:author="WILLIAM FRANCISCO LEITE" w:date="2016-06-27T19:52:00Z">
        <w:del w:id="4333" w:author="William" w:date="2016-06-28T20:00:00Z">
          <w:r w:rsidR="006E2F55" w:rsidRPr="00946032" w:rsidDel="002D46EA">
            <w:delText>da</w:delText>
          </w:r>
        </w:del>
      </w:ins>
      <w:ins w:id="4334" w:author="WILLIAM FRANCISCO LEITE" w:date="2016-06-27T19:50:00Z">
        <w:del w:id="4335" w:author="William" w:date="2016-06-28T20:00:00Z">
          <w:r w:rsidR="006E2F55" w:rsidRPr="00946032" w:rsidDel="002D46EA">
            <w:delText xml:space="preserve">do </w:delText>
          </w:r>
        </w:del>
      </w:ins>
      <w:ins w:id="4336" w:author="WILLIAM FRANCISCO LEITE" w:date="2016-06-27T19:53:00Z">
        <w:del w:id="4337" w:author="William" w:date="2016-06-28T20:00:00Z">
          <w:r w:rsidR="006E2F55" w:rsidRPr="00946032" w:rsidDel="002D46EA">
            <w:delText>será</w:delText>
          </w:r>
        </w:del>
      </w:ins>
      <w:ins w:id="4338" w:author="WILLIAM FRANCISCO LEITE" w:date="2016-06-27T19:50:00Z">
        <w:del w:id="4339" w:author="William" w:date="2016-06-28T20:00:00Z">
          <w:r w:rsidR="006E2F55" w:rsidRPr="00946032" w:rsidDel="002D46EA">
            <w:delText xml:space="preserve"> </w:delText>
          </w:r>
        </w:del>
      </w:ins>
      <w:ins w:id="4340" w:author="WILLIAM FRANCISCO LEITE" w:date="2016-06-27T19:51:00Z">
        <w:del w:id="4341" w:author="William" w:date="2016-06-28T20:00:00Z">
          <w:r w:rsidR="006E2F55" w:rsidRPr="00946032" w:rsidDel="002D46EA">
            <w:delText>retornada</w:delText>
          </w:r>
        </w:del>
      </w:ins>
      <w:ins w:id="4342" w:author="WILLIAM FRANCISCO LEITE" w:date="2016-06-27T19:50:00Z">
        <w:del w:id="4343" w:author="William" w:date="2016-06-28T20:00:00Z">
          <w:r w:rsidR="006E2F55" w:rsidRPr="00946032" w:rsidDel="002D46EA">
            <w:delText xml:space="preserve"> uma mensagem</w:delText>
          </w:r>
        </w:del>
      </w:ins>
      <w:ins w:id="4344" w:author="WILLIAM FRANCISCO LEITE" w:date="2016-06-27T19:51:00Z">
        <w:del w:id="4345" w:author="William" w:date="2016-06-28T20:00:00Z">
          <w:r w:rsidR="006E2F55" w:rsidRPr="00946032" w:rsidDel="002D46EA">
            <w:delText xml:space="preserve"> informando o erro no formato dos parâmetros</w:delText>
          </w:r>
        </w:del>
      </w:ins>
      <w:ins w:id="4346" w:author="WILLIAM FRANCISCO LEITE" w:date="2016-06-27T19:53:00Z">
        <w:del w:id="4347" w:author="William" w:date="2016-06-28T20:00:00Z">
          <w:r w:rsidR="002D75D8" w:rsidRPr="00946032" w:rsidDel="002D46EA">
            <w:delText xml:space="preserve"> e finalizado o fluxo da requisição</w:delText>
          </w:r>
        </w:del>
      </w:ins>
      <w:ins w:id="4348" w:author="WILLIAM FRANCISCO LEITE" w:date="2016-06-27T19:51:00Z">
        <w:del w:id="4349" w:author="William" w:date="2016-06-28T20:00:00Z">
          <w:r w:rsidR="006E2F55" w:rsidRPr="00946032" w:rsidDel="002D46EA">
            <w:delText>.</w:delText>
          </w:r>
        </w:del>
      </w:ins>
    </w:p>
    <w:p w14:paraId="2DED45EE" w14:textId="5C48B39E" w:rsidR="001B43C8" w:rsidRPr="00946032" w:rsidDel="002D46EA" w:rsidRDefault="001A4F06">
      <w:pPr>
        <w:pStyle w:val="TextoNormal"/>
        <w:rPr>
          <w:ins w:id="4350" w:author="WILLIAM FRANCISCO LEITE" w:date="2016-06-27T19:56:00Z"/>
          <w:del w:id="4351" w:author="William" w:date="2016-06-28T20:00:00Z"/>
        </w:rPr>
      </w:pPr>
      <w:ins w:id="4352" w:author="WILLIAM FRANCISCO LEITE" w:date="2016-06-27T19:53:00Z">
        <w:del w:id="4353" w:author="William" w:date="2016-06-28T20:00:00Z">
          <w:r w:rsidRPr="00946032" w:rsidDel="002D46EA">
            <w:delText>Se o token</w:delText>
          </w:r>
        </w:del>
      </w:ins>
      <w:ins w:id="4354" w:author="WILLIAM FRANCISCO LEITE" w:date="2016-06-27T19:54:00Z">
        <w:del w:id="4355" w:author="William" w:date="2016-06-28T20:00:00Z">
          <w:r w:rsidRPr="00946032" w:rsidDel="002D46EA">
            <w:delText xml:space="preserve"> do cliente</w:delText>
          </w:r>
        </w:del>
      </w:ins>
      <w:ins w:id="4356" w:author="WILLIAM FRANCISCO LEITE" w:date="2016-06-27T19:53:00Z">
        <w:del w:id="4357" w:author="William" w:date="2016-06-28T20:00:00Z">
          <w:r w:rsidRPr="00946032" w:rsidDel="002D46EA">
            <w:delText xml:space="preserve"> for v</w:delText>
          </w:r>
        </w:del>
      </w:ins>
      <w:ins w:id="4358" w:author="WILLIAM FRANCISCO LEITE" w:date="2016-06-27T19:54:00Z">
        <w:del w:id="4359" w:author="William" w:date="2016-06-28T20:00:00Z">
          <w:r w:rsidRPr="00946032" w:rsidDel="002D46EA">
            <w:delText>álido e os parâmetros enviados forem validados, o pr</w:delText>
          </w:r>
          <w:r w:rsidR="004B239B" w:rsidRPr="00946032" w:rsidDel="002D46EA">
            <w:delText>óximo</w:delText>
          </w:r>
          <w:r w:rsidRPr="00946032" w:rsidDel="002D46EA">
            <w:delText xml:space="preserve"> passo é verificar o recurso solicitado</w:delText>
          </w:r>
        </w:del>
      </w:ins>
      <w:ins w:id="4360" w:author="WILLIAM FRANCISCO LEITE" w:date="2016-06-27T19:56:00Z">
        <w:del w:id="4361" w:author="William" w:date="2016-06-28T20:00:00Z">
          <w:r w:rsidR="004B239B" w:rsidRPr="00946032" w:rsidDel="002D46EA">
            <w:delText>, executar a consulta</w:delText>
          </w:r>
        </w:del>
      </w:ins>
      <w:ins w:id="4362" w:author="WILLIAM FRANCISCO LEITE" w:date="2016-06-27T19:54:00Z">
        <w:del w:id="4363" w:author="William" w:date="2016-06-28T20:00:00Z">
          <w:r w:rsidRPr="00946032" w:rsidDel="002D46EA">
            <w:delText xml:space="preserve"> e</w:delText>
          </w:r>
        </w:del>
      </w:ins>
      <w:ins w:id="4364" w:author="WILLIAM FRANCISCO LEITE" w:date="2016-06-27T19:56:00Z">
        <w:del w:id="4365" w:author="William" w:date="2016-06-28T20:00:00Z">
          <w:r w:rsidR="004B239B" w:rsidRPr="00946032" w:rsidDel="002D46EA">
            <w:delText xml:space="preserve"> retornar os dados no formato JSON através da requisição</w:delText>
          </w:r>
          <w:r w:rsidR="00EB1A0F" w:rsidRPr="00946032" w:rsidDel="002D46EA">
            <w:delText xml:space="preserve"> HTTP.</w:delText>
          </w:r>
        </w:del>
      </w:ins>
    </w:p>
    <w:p w14:paraId="362EB6CD" w14:textId="4CA7CC18" w:rsidR="00EB1A0F" w:rsidRPr="00946032" w:rsidDel="002D46EA" w:rsidRDefault="00C245FB">
      <w:pPr>
        <w:pStyle w:val="TextoNormal"/>
        <w:rPr>
          <w:ins w:id="4366" w:author="Dogus - William" w:date="2016-06-27T14:02:00Z"/>
          <w:del w:id="4367" w:author="William" w:date="2016-06-28T20:01:00Z"/>
        </w:rPr>
      </w:pPr>
      <w:ins w:id="4368" w:author="WILLIAM FRANCISCO LEITE" w:date="2016-06-27T21:24:00Z">
        <w:del w:id="4369" w:author="William" w:date="2016-06-28T20:01:00Z">
          <w:r w:rsidRPr="009F7751" w:rsidDel="002D46EA">
            <w:rPr>
              <w:noProof/>
            </w:rPr>
            <mc:AlternateContent>
              <mc:Choice Requires="wps">
                <w:drawing>
                  <wp:anchor distT="0" distB="0" distL="114300" distR="114300" simplePos="0" relativeHeight="251677696" behindDoc="0" locked="0" layoutInCell="1" allowOverlap="1" wp14:anchorId="6B26B3E5" wp14:editId="79A8C789">
                    <wp:simplePos x="0" y="0"/>
                    <wp:positionH relativeFrom="column">
                      <wp:posOffset>-180975</wp:posOffset>
                    </wp:positionH>
                    <wp:positionV relativeFrom="paragraph">
                      <wp:posOffset>2948940</wp:posOffset>
                    </wp:positionV>
                    <wp:extent cx="5760720"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6BDB2D6F" w14:textId="77777777" w:rsidR="006B3F7C" w:rsidRPr="00E37594" w:rsidRDefault="006B3F7C">
                                <w:pPr>
                                  <w:pStyle w:val="Legenda"/>
                                  <w:rPr>
                                    <w:noProof/>
                                  </w:rPr>
                                  <w:pPrChange w:id="4370" w:author="WILLIAM FRANCISCO LEITE" w:date="2016-06-27T21:25:00Z">
                                    <w:pPr>
                                      <w:pStyle w:val="TextoNormal"/>
                                    </w:pPr>
                                  </w:pPrChange>
                                </w:pPr>
                                <w:ins w:id="4371" w:author="Dogus - William" w:date="2016-06-27T14:02:00Z">
                                  <w:r>
                                    <w:t>Fonte: Autoria Própria</w:t>
                                  </w:r>
                                </w:ins>
                                <w:ins w:id="4372" w:author="Dogus - William" w:date="2016-06-27T14:19:00Z">
                                  <w:r>
                                    <w:t xml:space="preserve"> (2016)</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6B3E5" id="Caixa de texto 30" o:spid="_x0000_s1027" type="#_x0000_t202" style="position:absolute;left:0;text-align:left;margin-left:-14.25pt;margin-top:232.2pt;width:453.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" stroked="f">
                    <v:textbox style="mso-fit-shape-to-text:t" inset="0,0,0,0">
                      <w:txbxContent>
                        <w:p w14:paraId="6BDB2D6F" w14:textId="77777777" w:rsidR="006B3F7C" w:rsidRPr="00E37594" w:rsidRDefault="006B3F7C">
                          <w:pPr>
                            <w:pStyle w:val="Legenda"/>
                            <w:rPr>
                              <w:noProof/>
                            </w:rPr>
                            <w:pPrChange w:id="4373" w:author="WILLIAM FRANCISCO LEITE" w:date="2016-06-27T21:25:00Z">
                              <w:pPr>
                                <w:pStyle w:val="TextoNormal"/>
                              </w:pPr>
                            </w:pPrChange>
                          </w:pPr>
                          <w:ins w:id="4374" w:author="Dogus - William" w:date="2016-06-27T14:02:00Z">
                            <w:r>
                              <w:t>Fonte: Autoria Própria</w:t>
                            </w:r>
                          </w:ins>
                          <w:ins w:id="4375" w:author="Dogus - William" w:date="2016-06-27T14:19:00Z">
                            <w:r>
                              <w:t xml:space="preserve"> (2016)</w:t>
                            </w:r>
                          </w:ins>
                        </w:p>
                      </w:txbxContent>
                    </v:textbox>
                    <w10:wrap type="square"/>
                  </v:shape>
                </w:pict>
              </mc:Fallback>
            </mc:AlternateContent>
          </w:r>
        </w:del>
      </w:ins>
      <w:del w:id="4376" w:author="William" w:date="2016-06-28T20:01:00Z">
        <w:r w:rsidRPr="004A005D" w:rsidDel="002D46EA">
          <w:rPr>
            <w:noProof/>
          </w:rPr>
          <w:drawing>
            <wp:anchor distT="114300" distB="114300" distL="114300" distR="114300" simplePos="0" relativeHeight="251659264" behindDoc="0" locked="0" layoutInCell="0" hidden="0" allowOverlap="1" wp14:anchorId="75489B21" wp14:editId="6B864DEC">
              <wp:simplePos x="0" y="0"/>
              <wp:positionH relativeFrom="margin">
                <wp:posOffset>-174625</wp:posOffset>
              </wp:positionH>
              <wp:positionV relativeFrom="paragraph">
                <wp:posOffset>1034415</wp:posOffset>
              </wp:positionV>
              <wp:extent cx="5760720" cy="1752600"/>
              <wp:effectExtent l="0" t="0" r="0" b="0"/>
              <wp:wrapSquare wrapText="bothSides" distT="114300" distB="114300" distL="114300" distR="114300"/>
              <wp:docPr id="5" name="image19.png" descr="Flowchart.png"/>
              <wp:cNvGraphicFramePr/>
              <a:graphic xmlns:a="http://schemas.openxmlformats.org/drawingml/2006/main">
                <a:graphicData uri="http://schemas.openxmlformats.org/drawingml/2006/picture">
                  <pic:pic xmlns:pic="http://schemas.openxmlformats.org/drawingml/2006/picture">
                    <pic:nvPicPr>
                      <pic:cNvPr id="0" name="image19.png" descr="Flowchart.png"/>
                      <pic:cNvPicPr preferRelativeResize="0"/>
                    </pic:nvPicPr>
                    <pic:blipFill>
                      <a:blip r:embed="rId22"/>
                      <a:srcRect/>
                      <a:stretch>
                        <a:fillRect/>
                      </a:stretch>
                    </pic:blipFill>
                    <pic:spPr>
                      <a:xfrm>
                        <a:off x="0" y="0"/>
                        <a:ext cx="5760720" cy="1752600"/>
                      </a:xfrm>
                      <a:prstGeom prst="rect">
                        <a:avLst/>
                      </a:prstGeom>
                      <a:ln/>
                    </pic:spPr>
                  </pic:pic>
                </a:graphicData>
              </a:graphic>
            </wp:anchor>
          </w:drawing>
        </w:r>
      </w:del>
      <w:ins w:id="4377" w:author="Osnir Estevam [2]" w:date="2016-06-25T20:06:00Z">
        <w:del w:id="4378" w:author="William" w:date="2016-06-28T20:01:00Z">
          <w:r w:rsidRPr="004A005D" w:rsidDel="002D46EA">
            <w:rPr>
              <w:noProof/>
            </w:rPr>
            <mc:AlternateContent>
              <mc:Choice Requires="wps">
                <w:drawing>
                  <wp:anchor distT="0" distB="0" distL="114300" distR="114300" simplePos="0" relativeHeight="251671552" behindDoc="0" locked="0" layoutInCell="1" allowOverlap="1" wp14:anchorId="6ABD9D38" wp14:editId="12B19F8D">
                    <wp:simplePos x="0" y="0"/>
                    <wp:positionH relativeFrom="column">
                      <wp:posOffset>-176530</wp:posOffset>
                    </wp:positionH>
                    <wp:positionV relativeFrom="paragraph">
                      <wp:posOffset>801370</wp:posOffset>
                    </wp:positionV>
                    <wp:extent cx="5760720" cy="250190"/>
                    <wp:effectExtent l="0" t="0" r="0" b="0"/>
                    <wp:wrapSquare wrapText="bothSides"/>
                    <wp:docPr id="23" name="Caixa de Texto 23"/>
                    <wp:cNvGraphicFramePr/>
                    <a:graphic xmlns:a="http://schemas.openxmlformats.org/drawingml/2006/main">
                      <a:graphicData uri="http://schemas.microsoft.com/office/word/2010/wordprocessingShape">
                        <wps:wsp>
                          <wps:cNvSpPr txBox="1"/>
                          <wps:spPr>
                            <a:xfrm>
                              <a:off x="0" y="0"/>
                              <a:ext cx="5760720" cy="250190"/>
                            </a:xfrm>
                            <a:prstGeom prst="rect">
                              <a:avLst/>
                            </a:prstGeom>
                            <a:solidFill>
                              <a:prstClr val="white"/>
                            </a:solidFill>
                            <a:ln>
                              <a:noFill/>
                            </a:ln>
                          </wps:spPr>
                          <wps:txbx>
                            <w:txbxContent>
                              <w:p w14:paraId="3E0DFD8D" w14:textId="68AC50E6" w:rsidR="006B3F7C" w:rsidRPr="00A5658A" w:rsidRDefault="006B3F7C" w:rsidP="00A8474A">
                                <w:pPr>
                                  <w:pStyle w:val="Legenda"/>
                                  <w:spacing w:after="120"/>
                                  <w:jc w:val="left"/>
                                  <w:rPr>
                                    <w:noProof/>
                                    <w:lang w:val="en-US"/>
                                    <w:rPrChange w:id="4379" w:author="Osnir Estevam [2]" w:date="2016-06-25T20:06:00Z">
                                      <w:rPr>
                                        <w:noProof/>
                                      </w:rPr>
                                    </w:rPrChange>
                                  </w:rPr>
                                </w:pPr>
                                <w:bookmarkStart w:id="4380" w:name="_Toc459571355"/>
                                <w:ins w:id="4381" w:author="Osnir Estevam [2]" w:date="2016-06-25T20:06:00Z">
                                  <w:r w:rsidRPr="00B11730">
                                    <w:rPr>
                                      <w:lang w:val="en-US"/>
                                      <w:rPrChange w:id="4382" w:author="William" w:date="2016-06-26T18:09:00Z">
                                        <w:rPr/>
                                      </w:rPrChange>
                                    </w:rPr>
                                    <w:t>Figura</w:t>
                                  </w:r>
                                  <w:r w:rsidRPr="00A5658A">
                                    <w:rPr>
                                      <w:lang w:val="en-US"/>
                                      <w:rPrChange w:id="4383" w:author="Osnir Estevam [2]" w:date="2016-06-25T20:06:00Z">
                                        <w:rPr/>
                                      </w:rPrChange>
                                    </w:rPr>
                                    <w:t xml:space="preserve"> </w:t>
                                  </w:r>
                                </w:ins>
                                <w:ins w:id="4384" w:author="Dogus - William" w:date="2016-06-27T13:52:00Z">
                                  <w:r>
                                    <w:rPr>
                                      <w:lang w:val="en-US"/>
                                    </w:rPr>
                                    <w:fldChar w:fldCharType="begin"/>
                                  </w:r>
                                  <w:r>
                                    <w:rPr>
                                      <w:lang w:val="en-US"/>
                                    </w:rPr>
                                    <w:instrText xml:space="preserve"> SEQ Figura \* ARABIC </w:instrText>
                                  </w:r>
                                </w:ins>
                                <w:r>
                                  <w:rPr>
                                    <w:lang w:val="en-US"/>
                                  </w:rPr>
                                  <w:fldChar w:fldCharType="separate"/>
                                </w:r>
                                <w:ins w:id="4385" w:author="Osnir Estevam" w:date="2016-08-20T16:26:00Z">
                                  <w:r>
                                    <w:rPr>
                                      <w:noProof/>
                                      <w:lang w:val="en-US"/>
                                    </w:rPr>
                                    <w:t>7</w:t>
                                  </w:r>
                                </w:ins>
                                <w:ins w:id="4386" w:author="Dogus - William" w:date="2016-06-27T13:52:00Z">
                                  <w:r>
                                    <w:rPr>
                                      <w:lang w:val="en-US"/>
                                    </w:rPr>
                                    <w:fldChar w:fldCharType="end"/>
                                  </w:r>
                                </w:ins>
                                <w:ins w:id="4387" w:author="William" w:date="2016-06-26T18:41:00Z">
                                  <w:del w:id="4388" w:author="Dogus - William" w:date="2016-06-27T13:52:00Z">
                                    <w:r w:rsidDel="00A67559">
                                      <w:rPr>
                                        <w:lang w:val="en-US"/>
                                      </w:rPr>
                                      <w:fldChar w:fldCharType="begin"/>
                                    </w:r>
                                    <w:r w:rsidDel="00A67559">
                                      <w:rPr>
                                        <w:lang w:val="en-US"/>
                                      </w:rPr>
                                      <w:delInstrText xml:space="preserve"> SEQ Figura \* ARABIC </w:delInstrText>
                                    </w:r>
                                  </w:del>
                                </w:ins>
                                <w:del w:id="4389" w:author="Dogus - William" w:date="2016-06-27T13:52:00Z">
                                  <w:r w:rsidDel="00A67559">
                                    <w:rPr>
                                      <w:lang w:val="en-US"/>
                                    </w:rPr>
                                    <w:fldChar w:fldCharType="separate"/>
                                  </w:r>
                                </w:del>
                                <w:ins w:id="4390" w:author="William" w:date="2016-06-26T18:41:00Z">
                                  <w:del w:id="4391" w:author="Dogus - William" w:date="2016-06-27T13:52:00Z">
                                    <w:r w:rsidDel="00A67559">
                                      <w:rPr>
                                        <w:noProof/>
                                        <w:lang w:val="en-US"/>
                                      </w:rPr>
                                      <w:delText>5</w:delText>
                                    </w:r>
                                    <w:r w:rsidDel="00A67559">
                                      <w:rPr>
                                        <w:lang w:val="en-US"/>
                                      </w:rPr>
                                      <w:fldChar w:fldCharType="end"/>
                                    </w:r>
                                  </w:del>
                                </w:ins>
                                <w:ins w:id="4392" w:author="Osnir Estevam [2]" w:date="2016-06-25T20:06:00Z">
                                  <w:del w:id="4393" w:author="William" w:date="2016-06-26T18:37:00Z">
                                    <w:r w:rsidDel="00D50635">
                                      <w:fldChar w:fldCharType="begin"/>
                                    </w:r>
                                    <w:r w:rsidRPr="00A5658A" w:rsidDel="00D50635">
                                      <w:rPr>
                                        <w:lang w:val="en-US"/>
                                        <w:rPrChange w:id="4394" w:author="Osnir Estevam [2]" w:date="2016-06-25T20:06:00Z">
                                          <w:rPr/>
                                        </w:rPrChange>
                                      </w:rPr>
                                      <w:delInstrText xml:space="preserve"> SEQ Figura \* ARABIC </w:delInstrText>
                                    </w:r>
                                  </w:del>
                                </w:ins>
                                <w:del w:id="4395" w:author="William" w:date="2016-06-26T18:37:00Z">
                                  <w:r w:rsidDel="00D50635">
                                    <w:fldChar w:fldCharType="separate"/>
                                  </w:r>
                                </w:del>
                                <w:ins w:id="4396" w:author="Osnir Estevam [2]" w:date="2016-06-25T20:06:00Z">
                                  <w:del w:id="4397" w:author="William" w:date="2016-06-26T18:37:00Z">
                                    <w:r w:rsidRPr="00A5658A" w:rsidDel="00D50635">
                                      <w:rPr>
                                        <w:noProof/>
                                        <w:lang w:val="en-US"/>
                                        <w:rPrChange w:id="4398" w:author="Osnir Estevam [2]" w:date="2016-06-25T20:06:00Z">
                                          <w:rPr>
                                            <w:noProof/>
                                          </w:rPr>
                                        </w:rPrChange>
                                      </w:rPr>
                                      <w:delText>3</w:delText>
                                    </w:r>
                                    <w:r w:rsidDel="00D50635">
                                      <w:fldChar w:fldCharType="end"/>
                                    </w:r>
                                  </w:del>
                                  <w:r w:rsidRPr="00A5658A">
                                    <w:rPr>
                                      <w:lang w:val="en-US"/>
                                      <w:rPrChange w:id="4399" w:author="Osnir Estevam [2]" w:date="2016-06-25T20:06:00Z">
                                        <w:rPr/>
                                      </w:rPrChange>
                                    </w:rPr>
                                    <w:t xml:space="preserve"> - BPM (Business Process Model)</w:t>
                                  </w:r>
                                </w:ins>
                                <w:bookmarkEnd w:id="43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BD9D38" id="Caixa de Texto 23" o:spid="_x0000_s1028" type="#_x0000_t202" style="position:absolute;left:0;text-align:left;margin-left:-13.9pt;margin-top:63.1pt;width:453.6pt;height:19.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" stroked="f">
                    <v:textbox inset="0,0,0,0">
                      <w:txbxContent>
                        <w:p w14:paraId="3E0DFD8D" w14:textId="68AC50E6" w:rsidR="006B3F7C" w:rsidRPr="00A5658A" w:rsidRDefault="006B3F7C" w:rsidP="00A8474A">
                          <w:pPr>
                            <w:pStyle w:val="Legenda"/>
                            <w:spacing w:after="120"/>
                            <w:jc w:val="left"/>
                            <w:rPr>
                              <w:noProof/>
                              <w:lang w:val="en-US"/>
                              <w:rPrChange w:id="4400" w:author="Osnir Estevam [2]" w:date="2016-06-25T20:06:00Z">
                                <w:rPr>
                                  <w:noProof/>
                                </w:rPr>
                              </w:rPrChange>
                            </w:rPr>
                          </w:pPr>
                          <w:bookmarkStart w:id="4401" w:name="_Toc459571355"/>
                          <w:ins w:id="4402" w:author="Osnir Estevam [2]" w:date="2016-06-25T20:06:00Z">
                            <w:r w:rsidRPr="00B11730">
                              <w:rPr>
                                <w:lang w:val="en-US"/>
                                <w:rPrChange w:id="4403" w:author="William" w:date="2016-06-26T18:09:00Z">
                                  <w:rPr/>
                                </w:rPrChange>
                              </w:rPr>
                              <w:t>Figura</w:t>
                            </w:r>
                            <w:r w:rsidRPr="00A5658A">
                              <w:rPr>
                                <w:lang w:val="en-US"/>
                                <w:rPrChange w:id="4404" w:author="Osnir Estevam [2]" w:date="2016-06-25T20:06:00Z">
                                  <w:rPr/>
                                </w:rPrChange>
                              </w:rPr>
                              <w:t xml:space="preserve"> </w:t>
                            </w:r>
                          </w:ins>
                          <w:ins w:id="4405" w:author="Dogus - William" w:date="2016-06-27T13:52:00Z">
                            <w:r>
                              <w:rPr>
                                <w:lang w:val="en-US"/>
                              </w:rPr>
                              <w:fldChar w:fldCharType="begin"/>
                            </w:r>
                            <w:r>
                              <w:rPr>
                                <w:lang w:val="en-US"/>
                              </w:rPr>
                              <w:instrText xml:space="preserve"> SEQ Figura \* ARABIC </w:instrText>
                            </w:r>
                          </w:ins>
                          <w:r>
                            <w:rPr>
                              <w:lang w:val="en-US"/>
                            </w:rPr>
                            <w:fldChar w:fldCharType="separate"/>
                          </w:r>
                          <w:ins w:id="4406" w:author="Osnir Estevam" w:date="2016-08-20T16:26:00Z">
                            <w:r>
                              <w:rPr>
                                <w:noProof/>
                                <w:lang w:val="en-US"/>
                              </w:rPr>
                              <w:t>7</w:t>
                            </w:r>
                          </w:ins>
                          <w:ins w:id="4407" w:author="Dogus - William" w:date="2016-06-27T13:52:00Z">
                            <w:r>
                              <w:rPr>
                                <w:lang w:val="en-US"/>
                              </w:rPr>
                              <w:fldChar w:fldCharType="end"/>
                            </w:r>
                          </w:ins>
                          <w:ins w:id="4408" w:author="William" w:date="2016-06-26T18:41:00Z">
                            <w:del w:id="4409" w:author="Dogus - William" w:date="2016-06-27T13:52:00Z">
                              <w:r w:rsidDel="00A67559">
                                <w:rPr>
                                  <w:lang w:val="en-US"/>
                                </w:rPr>
                                <w:fldChar w:fldCharType="begin"/>
                              </w:r>
                              <w:r w:rsidDel="00A67559">
                                <w:rPr>
                                  <w:lang w:val="en-US"/>
                                </w:rPr>
                                <w:delInstrText xml:space="preserve"> SEQ Figura \* ARABIC </w:delInstrText>
                              </w:r>
                            </w:del>
                          </w:ins>
                          <w:del w:id="4410" w:author="Dogus - William" w:date="2016-06-27T13:52:00Z">
                            <w:r w:rsidDel="00A67559">
                              <w:rPr>
                                <w:lang w:val="en-US"/>
                              </w:rPr>
                              <w:fldChar w:fldCharType="separate"/>
                            </w:r>
                          </w:del>
                          <w:ins w:id="4411" w:author="William" w:date="2016-06-26T18:41:00Z">
                            <w:del w:id="4412" w:author="Dogus - William" w:date="2016-06-27T13:52:00Z">
                              <w:r w:rsidDel="00A67559">
                                <w:rPr>
                                  <w:noProof/>
                                  <w:lang w:val="en-US"/>
                                </w:rPr>
                                <w:delText>5</w:delText>
                              </w:r>
                              <w:r w:rsidDel="00A67559">
                                <w:rPr>
                                  <w:lang w:val="en-US"/>
                                </w:rPr>
                                <w:fldChar w:fldCharType="end"/>
                              </w:r>
                            </w:del>
                          </w:ins>
                          <w:ins w:id="4413" w:author="Osnir Estevam [2]" w:date="2016-06-25T20:06:00Z">
                            <w:del w:id="4414" w:author="William" w:date="2016-06-26T18:37:00Z">
                              <w:r w:rsidDel="00D50635">
                                <w:fldChar w:fldCharType="begin"/>
                              </w:r>
                              <w:r w:rsidRPr="00A5658A" w:rsidDel="00D50635">
                                <w:rPr>
                                  <w:lang w:val="en-US"/>
                                  <w:rPrChange w:id="4415" w:author="Osnir Estevam [2]" w:date="2016-06-25T20:06:00Z">
                                    <w:rPr/>
                                  </w:rPrChange>
                                </w:rPr>
                                <w:delInstrText xml:space="preserve"> SEQ Figura \* ARABIC </w:delInstrText>
                              </w:r>
                            </w:del>
                          </w:ins>
                          <w:del w:id="4416" w:author="William" w:date="2016-06-26T18:37:00Z">
                            <w:r w:rsidDel="00D50635">
                              <w:fldChar w:fldCharType="separate"/>
                            </w:r>
                          </w:del>
                          <w:ins w:id="4417" w:author="Osnir Estevam [2]" w:date="2016-06-25T20:06:00Z">
                            <w:del w:id="4418" w:author="William" w:date="2016-06-26T18:37:00Z">
                              <w:r w:rsidRPr="00A5658A" w:rsidDel="00D50635">
                                <w:rPr>
                                  <w:noProof/>
                                  <w:lang w:val="en-US"/>
                                  <w:rPrChange w:id="4419" w:author="Osnir Estevam [2]" w:date="2016-06-25T20:06:00Z">
                                    <w:rPr>
                                      <w:noProof/>
                                    </w:rPr>
                                  </w:rPrChange>
                                </w:rPr>
                                <w:delText>3</w:delText>
                              </w:r>
                              <w:r w:rsidDel="00D50635">
                                <w:fldChar w:fldCharType="end"/>
                              </w:r>
                            </w:del>
                            <w:r w:rsidRPr="00A5658A">
                              <w:rPr>
                                <w:lang w:val="en-US"/>
                                <w:rPrChange w:id="4420" w:author="Osnir Estevam [2]" w:date="2016-06-25T20:06:00Z">
                                  <w:rPr/>
                                </w:rPrChange>
                              </w:rPr>
                              <w:t xml:space="preserve"> - BPM (Business Process Model)</w:t>
                            </w:r>
                          </w:ins>
                          <w:bookmarkEnd w:id="4401"/>
                        </w:p>
                      </w:txbxContent>
                    </v:textbox>
                    <w10:wrap type="square"/>
                  </v:shape>
                </w:pict>
              </mc:Fallback>
            </mc:AlternateContent>
          </w:r>
        </w:del>
      </w:ins>
      <w:ins w:id="4421" w:author="WILLIAM FRANCISCO LEITE" w:date="2016-06-27T19:57:00Z">
        <w:del w:id="4422" w:author="William" w:date="2016-06-28T20:01:00Z">
          <w:r w:rsidR="00786539" w:rsidRPr="00946032" w:rsidDel="002D46EA">
            <w:delText>A</w:delText>
          </w:r>
          <w:r w:rsidR="00EB1A0F" w:rsidRPr="00946032" w:rsidDel="002D46EA">
            <w:delText>plicação do cliente verifica se houve retorno de dados, cas</w:delText>
          </w:r>
        </w:del>
      </w:ins>
      <w:ins w:id="4423" w:author="WILLIAM FRANCISCO LEITE" w:date="2016-06-27T19:58:00Z">
        <w:del w:id="4424" w:author="William" w:date="2016-06-28T20:01:00Z">
          <w:r w:rsidR="00EB1A0F" w:rsidRPr="00946032" w:rsidDel="002D46EA">
            <w:delText xml:space="preserve">o exista conteúdo </w:delText>
          </w:r>
        </w:del>
      </w:ins>
      <w:ins w:id="4425" w:author="WILLIAM FRANCISCO LEITE" w:date="2016-06-27T19:59:00Z">
        <w:del w:id="4426" w:author="William" w:date="2016-06-28T20:01:00Z">
          <w:r w:rsidR="00786539" w:rsidRPr="00946032" w:rsidDel="002D46EA">
            <w:delText xml:space="preserve">esses dados </w:delText>
          </w:r>
        </w:del>
      </w:ins>
      <w:ins w:id="4427" w:author="WILLIAM FRANCISCO LEITE" w:date="2016-06-27T19:58:00Z">
        <w:del w:id="4428" w:author="William" w:date="2016-06-28T20:01:00Z">
          <w:r w:rsidR="00EB1A0F" w:rsidRPr="00946032" w:rsidDel="002D46EA">
            <w:delText>ser</w:delText>
          </w:r>
        </w:del>
      </w:ins>
      <w:ins w:id="4429" w:author="WILLIAM FRANCISCO LEITE" w:date="2016-06-27T19:59:00Z">
        <w:del w:id="4430" w:author="William" w:date="2016-06-28T20:01:00Z">
          <w:r w:rsidR="00786539" w:rsidRPr="00946032" w:rsidDel="002D46EA">
            <w:delText>ão</w:delText>
          </w:r>
        </w:del>
      </w:ins>
      <w:ins w:id="4431" w:author="WILLIAM FRANCISCO LEITE" w:date="2016-06-27T19:58:00Z">
        <w:del w:id="4432" w:author="William" w:date="2016-06-28T20:01:00Z">
          <w:r w:rsidR="00EB1A0F" w:rsidRPr="00946032" w:rsidDel="002D46EA">
            <w:delText xml:space="preserve"> renderizado</w:delText>
          </w:r>
        </w:del>
      </w:ins>
      <w:ins w:id="4433" w:author="WILLIAM FRANCISCO LEITE" w:date="2016-06-27T20:00:00Z">
        <w:del w:id="4434" w:author="William" w:date="2016-06-28T20:01:00Z">
          <w:r w:rsidR="00786539" w:rsidRPr="00946032" w:rsidDel="002D46EA">
            <w:delText>s</w:delText>
          </w:r>
        </w:del>
      </w:ins>
      <w:ins w:id="4435" w:author="WILLIAM FRANCISCO LEITE" w:date="2016-06-27T19:58:00Z">
        <w:del w:id="4436" w:author="William" w:date="2016-06-28T20:01:00Z">
          <w:r w:rsidR="00EB1A0F" w:rsidRPr="00946032" w:rsidDel="002D46EA">
            <w:delText xml:space="preserve"> </w:delText>
          </w:r>
        </w:del>
      </w:ins>
      <w:ins w:id="4437" w:author="WILLIAM FRANCISCO LEITE" w:date="2016-06-27T20:00:00Z">
        <w:del w:id="4438" w:author="William" w:date="2016-06-28T20:01:00Z">
          <w:r w:rsidR="00786539" w:rsidRPr="00946032" w:rsidDel="002D46EA">
            <w:delText xml:space="preserve">no </w:delText>
          </w:r>
        </w:del>
      </w:ins>
      <w:ins w:id="4439" w:author="WILLIAM FRANCISCO LEITE" w:date="2016-06-27T19:58:00Z">
        <w:del w:id="4440" w:author="William" w:date="2016-06-28T20:01:00Z">
          <w:r w:rsidR="00EB1A0F" w:rsidRPr="00946032" w:rsidDel="002D46EA">
            <w:delText>dispositivo</w:delText>
          </w:r>
          <w:r w:rsidR="00841D65" w:rsidRPr="00946032" w:rsidDel="002D46EA">
            <w:delText xml:space="preserve"> e finaliza o fluxo da requisiç</w:delText>
          </w:r>
        </w:del>
      </w:ins>
      <w:ins w:id="4441" w:author="WILLIAM FRANCISCO LEITE" w:date="2016-06-27T20:00:00Z">
        <w:del w:id="4442" w:author="William" w:date="2016-06-28T20:01:00Z">
          <w:r w:rsidR="00841D65" w:rsidRPr="00946032" w:rsidDel="002D46EA">
            <w:delText>ão.</w:delText>
          </w:r>
        </w:del>
      </w:ins>
    </w:p>
    <w:p w14:paraId="14222DF7" w14:textId="5C4D85A4" w:rsidR="0089460F" w:rsidRPr="00946032" w:rsidDel="002D46EA" w:rsidRDefault="0089460F">
      <w:pPr>
        <w:pStyle w:val="TextoNormal"/>
        <w:rPr>
          <w:ins w:id="4443" w:author="Dogus - William" w:date="2016-06-27T14:02:00Z"/>
          <w:del w:id="4444" w:author="William" w:date="2016-06-28T20:01:00Z"/>
        </w:rPr>
      </w:pPr>
    </w:p>
    <w:p w14:paraId="7DE033EF" w14:textId="250CC503" w:rsidR="0089460F" w:rsidRPr="00946032" w:rsidDel="002D46EA" w:rsidRDefault="0089460F">
      <w:pPr>
        <w:pStyle w:val="TextoNormal"/>
        <w:rPr>
          <w:ins w:id="4445" w:author="Dogus - William" w:date="2016-06-27T14:02:00Z"/>
          <w:del w:id="4446" w:author="William" w:date="2016-06-28T20:01:00Z"/>
        </w:rPr>
      </w:pPr>
    </w:p>
    <w:p w14:paraId="1D354BAA" w14:textId="75EED529" w:rsidR="0089460F" w:rsidRPr="00946032" w:rsidDel="002D46EA" w:rsidRDefault="0089460F">
      <w:pPr>
        <w:pStyle w:val="TextoNormal"/>
        <w:rPr>
          <w:ins w:id="4447" w:author="Dogus - William" w:date="2016-06-27T14:02:00Z"/>
          <w:del w:id="4448" w:author="William" w:date="2016-06-28T20:01:00Z"/>
        </w:rPr>
      </w:pPr>
    </w:p>
    <w:p w14:paraId="20A48BB5" w14:textId="66747443" w:rsidR="0089460F" w:rsidRPr="00946032" w:rsidDel="002D46EA" w:rsidRDefault="0089460F">
      <w:pPr>
        <w:pStyle w:val="TextoNormal"/>
        <w:rPr>
          <w:ins w:id="4449" w:author="Dogus - William" w:date="2016-06-27T14:02:00Z"/>
          <w:del w:id="4450" w:author="William" w:date="2016-06-28T20:01:00Z"/>
        </w:rPr>
      </w:pPr>
    </w:p>
    <w:p w14:paraId="63905526" w14:textId="1C9D1D9C" w:rsidR="0089460F" w:rsidRPr="00946032" w:rsidDel="002D46EA" w:rsidRDefault="0089460F">
      <w:pPr>
        <w:pStyle w:val="TextoNormal"/>
        <w:rPr>
          <w:del w:id="4451" w:author="William" w:date="2016-06-28T20:01:00Z"/>
        </w:rPr>
      </w:pPr>
    </w:p>
    <w:p w14:paraId="005066AE" w14:textId="6DCA17E6" w:rsidR="0089460F" w:rsidRPr="00946032" w:rsidDel="002D46EA" w:rsidRDefault="00022B60">
      <w:pPr>
        <w:pStyle w:val="TextoNormal"/>
        <w:rPr>
          <w:ins w:id="4452" w:author="Dogus - William" w:date="2016-06-27T14:02:00Z"/>
          <w:del w:id="4453" w:author="William" w:date="2016-06-28T20:01:00Z"/>
        </w:rPr>
      </w:pPr>
      <w:ins w:id="4454" w:author="Dogus - William" w:date="2016-06-27T14:02:00Z">
        <w:del w:id="4455" w:author="William" w:date="2016-06-28T20:01:00Z">
          <w:r w:rsidRPr="009F7751" w:rsidDel="002D46EA">
            <w:rPr>
              <w:noProof/>
            </w:rPr>
            <mc:AlternateContent>
              <mc:Choice Requires="wps">
                <w:drawing>
                  <wp:anchor distT="0" distB="0" distL="114300" distR="114300" simplePos="0" relativeHeight="251652096" behindDoc="0" locked="0" layoutInCell="1" allowOverlap="1" wp14:anchorId="52D8F7E0" wp14:editId="0938B5B9">
                    <wp:simplePos x="0" y="0"/>
                    <wp:positionH relativeFrom="column">
                      <wp:posOffset>-165100</wp:posOffset>
                    </wp:positionH>
                    <wp:positionV relativeFrom="paragraph">
                      <wp:posOffset>1805940</wp:posOffset>
                    </wp:positionV>
                    <wp:extent cx="5760720" cy="635"/>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4FB8D884" w14:textId="3BAEB911" w:rsidR="006B3F7C" w:rsidRPr="00E37594" w:rsidRDefault="006B3F7C">
                                <w:pPr>
                                  <w:pStyle w:val="Legenda"/>
                                  <w:jc w:val="center"/>
                                  <w:rPr>
                                    <w:noProof/>
                                  </w:rPr>
                                  <w:pPrChange w:id="4456" w:author="Dogus - William" w:date="2016-06-27T14:03:00Z">
                                    <w:pPr>
                                      <w:pStyle w:val="TextoNormal"/>
                                    </w:pPr>
                                  </w:pPrChange>
                                </w:pPr>
                                <w:ins w:id="4457" w:author="Dogus - William" w:date="2016-06-27T14:02:00Z">
                                  <w:r>
                                    <w:t>Fonte: Autoria Própria</w:t>
                                  </w:r>
                                </w:ins>
                                <w:ins w:id="4458" w:author="Dogus - William" w:date="2016-06-27T14:19:00Z">
                                  <w:r>
                                    <w:t xml:space="preserve"> (2016)</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8F7E0" id="Caixa de texto 28" o:spid="_x0000_s1029" type="#_x0000_t202" style="position:absolute;left:0;text-align:left;margin-left:-13pt;margin-top:142.2pt;width:453.6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" stroked="f">
                    <v:textbox style="mso-fit-shape-to-text:t" inset="0,0,0,0">
                      <w:txbxContent>
                        <w:p w14:paraId="4FB8D884" w14:textId="3BAEB911" w:rsidR="006B3F7C" w:rsidRPr="00E37594" w:rsidRDefault="006B3F7C">
                          <w:pPr>
                            <w:pStyle w:val="Legenda"/>
                            <w:jc w:val="center"/>
                            <w:rPr>
                              <w:noProof/>
                            </w:rPr>
                            <w:pPrChange w:id="4459" w:author="Dogus - William" w:date="2016-06-27T14:03:00Z">
                              <w:pPr>
                                <w:pStyle w:val="TextoNormal"/>
                              </w:pPr>
                            </w:pPrChange>
                          </w:pPr>
                          <w:ins w:id="4460" w:author="Dogus - William" w:date="2016-06-27T14:02:00Z">
                            <w:r>
                              <w:t>Fonte: Autoria Própria</w:t>
                            </w:r>
                          </w:ins>
                          <w:ins w:id="4461" w:author="Dogus - William" w:date="2016-06-27T14:19:00Z">
                            <w:r>
                              <w:t xml:space="preserve"> (2016)</w:t>
                            </w:r>
                          </w:ins>
                        </w:p>
                      </w:txbxContent>
                    </v:textbox>
                    <w10:wrap type="square"/>
                  </v:shape>
                </w:pict>
              </mc:Fallback>
            </mc:AlternateContent>
          </w:r>
        </w:del>
      </w:ins>
    </w:p>
    <w:p w14:paraId="4847BF5B" w14:textId="14B0E5B6" w:rsidR="001315C0" w:rsidRPr="00946032" w:rsidDel="002D46EA" w:rsidRDefault="00A5658A">
      <w:pPr>
        <w:pStyle w:val="TextoNormal"/>
        <w:rPr>
          <w:del w:id="4462" w:author="William" w:date="2016-06-28T20:01:00Z"/>
        </w:rPr>
      </w:pPr>
      <w:del w:id="4463" w:author="William" w:date="2016-06-28T20:01:00Z">
        <w:r w:rsidRPr="009F7751" w:rsidDel="002D46EA">
          <w:rPr>
            <w:noProof/>
          </w:rPr>
          <mc:AlternateContent>
            <mc:Choice Requires="wps">
              <w:drawing>
                <wp:anchor distT="0" distB="0" distL="114300" distR="114300" simplePos="0" relativeHeight="251665408" behindDoc="0" locked="0" layoutInCell="1" allowOverlap="1" wp14:anchorId="0AB8197A" wp14:editId="5FA0389F">
                  <wp:simplePos x="0" y="0"/>
                  <wp:positionH relativeFrom="column">
                    <wp:posOffset>-157480</wp:posOffset>
                  </wp:positionH>
                  <wp:positionV relativeFrom="paragraph">
                    <wp:posOffset>2522855</wp:posOffset>
                  </wp:positionV>
                  <wp:extent cx="5760720" cy="166370"/>
                  <wp:effectExtent l="0" t="0" r="0" b="5080"/>
                  <wp:wrapSquare wrapText="bothSides"/>
                  <wp:docPr id="18" name="Caixa de texto 18"/>
                  <wp:cNvGraphicFramePr/>
                  <a:graphic xmlns:a="http://schemas.openxmlformats.org/drawingml/2006/main">
                    <a:graphicData uri="http://schemas.microsoft.com/office/word/2010/wordprocessingShape">
                      <wps:wsp>
                        <wps:cNvSpPr txBox="1"/>
                        <wps:spPr>
                          <a:xfrm>
                            <a:off x="0" y="0"/>
                            <a:ext cx="5760720" cy="166370"/>
                          </a:xfrm>
                          <a:prstGeom prst="rect">
                            <a:avLst/>
                          </a:prstGeom>
                          <a:solidFill>
                            <a:prstClr val="white"/>
                          </a:solidFill>
                          <a:ln>
                            <a:noFill/>
                          </a:ln>
                          <a:effectLst/>
                        </wps:spPr>
                        <wps:txbx>
                          <w:txbxContent>
                            <w:p w14:paraId="28A30565" w14:textId="77777777" w:rsidR="006B3F7C" w:rsidRDefault="006B3F7C" w:rsidP="00A5658A">
                              <w:pPr>
                                <w:pStyle w:val="Legenda"/>
                                <w:rPr>
                                  <w:ins w:id="4464" w:author="Osnir Estevam [2]" w:date="2016-06-25T20:08:00Z"/>
                                </w:rPr>
                              </w:pPr>
                              <w:ins w:id="4465" w:author="Osnir Estevam [2]" w:date="2016-06-25T20:08:00Z">
                                <w:r>
                                  <w:t>Fonte: FULANO (20XX)</w:t>
                                </w:r>
                              </w:ins>
                            </w:p>
                            <w:p w14:paraId="08307DFE" w14:textId="78DB3E10" w:rsidR="006B3F7C" w:rsidRPr="00753065" w:rsidRDefault="006B3F7C" w:rsidP="00414756">
                              <w:pPr>
                                <w:pStyle w:val="Legenda"/>
                                <w:jc w:val="center"/>
                                <w:rPr>
                                  <w:noProof/>
                                  <w:color w:val="000000"/>
                                  <w:sz w:val="24"/>
                                  <w:szCs w:val="20"/>
                                  <w:lang w:val="en-US"/>
                                  <w:rPrChange w:id="4466" w:author="Osnir Estevam [2]" w:date="2016-06-25T18:35:00Z">
                                    <w:rPr>
                                      <w:noProof/>
                                      <w:color w:val="000000"/>
                                      <w:sz w:val="24"/>
                                      <w:szCs w:val="20"/>
                                    </w:rPr>
                                  </w:rPrChange>
                                </w:rPr>
                              </w:pPr>
                              <w:del w:id="4467" w:author="Osnir Estevam [2]" w:date="2016-06-25T20:06:00Z">
                                <w:r w:rsidRPr="00753065" w:rsidDel="00A5658A">
                                  <w:rPr>
                                    <w:lang w:val="en-US"/>
                                    <w:rPrChange w:id="4468" w:author="Osnir Estevam [2]" w:date="2016-06-25T18:35:00Z">
                                      <w:rPr/>
                                    </w:rPrChange>
                                  </w:rPr>
                                  <w:delText xml:space="preserve">Figura </w:delText>
                                </w:r>
                              </w:del>
                              <w:del w:id="4469" w:author="Osnir Estevam [2]" w:date="2016-06-25T19:00:00Z">
                                <w:r w:rsidDel="004F557E">
                                  <w:fldChar w:fldCharType="begin"/>
                                </w:r>
                                <w:r w:rsidRPr="00753065" w:rsidDel="004F557E">
                                  <w:rPr>
                                    <w:lang w:val="en-US"/>
                                    <w:rPrChange w:id="4470" w:author="Osnir Estevam [2]" w:date="2016-06-25T18:35:00Z">
                                      <w:rPr/>
                                    </w:rPrChange>
                                  </w:rPr>
                                  <w:delInstrText xml:space="preserve"> SEQ Figura \* ARABIC </w:delInstrText>
                                </w:r>
                                <w:r w:rsidDel="004F557E">
                                  <w:fldChar w:fldCharType="separate"/>
                                </w:r>
                                <w:r w:rsidRPr="00753065" w:rsidDel="004F557E">
                                  <w:rPr>
                                    <w:noProof/>
                                    <w:lang w:val="en-US"/>
                                    <w:rPrChange w:id="4471" w:author="Osnir Estevam [2]" w:date="2016-06-25T18:35:00Z">
                                      <w:rPr>
                                        <w:noProof/>
                                      </w:rPr>
                                    </w:rPrChange>
                                  </w:rPr>
                                  <w:delText>4</w:delText>
                                </w:r>
                                <w:r w:rsidDel="004F557E">
                                  <w:rPr>
                                    <w:noProof/>
                                  </w:rPr>
                                  <w:fldChar w:fldCharType="end"/>
                                </w:r>
                              </w:del>
                              <w:del w:id="4472" w:author="Osnir Estevam [2]" w:date="2016-06-25T20:06:00Z">
                                <w:r w:rsidRPr="00753065" w:rsidDel="00A5658A">
                                  <w:rPr>
                                    <w:lang w:val="en-US"/>
                                    <w:rPrChange w:id="4473" w:author="Osnir Estevam [2]" w:date="2016-06-25T18:35:00Z">
                                      <w:rPr/>
                                    </w:rPrChange>
                                  </w:rPr>
                                  <w:delText xml:space="preserve"> - BPM (Business Process Model)</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B8197A" id="Caixa de texto 18" o:spid="_x0000_s1030" type="#_x0000_t202" style="position:absolute;left:0;text-align:left;margin-left:-12.4pt;margin-top:198.65pt;width:453.6pt;height:13.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" stroked="f">
                  <v:textbox inset="0,0,0,0">
                    <w:txbxContent>
                      <w:p w14:paraId="28A30565" w14:textId="77777777" w:rsidR="006B3F7C" w:rsidRDefault="006B3F7C" w:rsidP="00A5658A">
                        <w:pPr>
                          <w:pStyle w:val="Legenda"/>
                          <w:rPr>
                            <w:ins w:id="4474" w:author="Osnir Estevam [2]" w:date="2016-06-25T20:08:00Z"/>
                          </w:rPr>
                        </w:pPr>
                        <w:ins w:id="4475" w:author="Osnir Estevam [2]" w:date="2016-06-25T20:08:00Z">
                          <w:r>
                            <w:t>Fonte: FULANO (20XX)</w:t>
                          </w:r>
                        </w:ins>
                      </w:p>
                      <w:p w14:paraId="08307DFE" w14:textId="78DB3E10" w:rsidR="006B3F7C" w:rsidRPr="00753065" w:rsidRDefault="006B3F7C" w:rsidP="00414756">
                        <w:pPr>
                          <w:pStyle w:val="Legenda"/>
                          <w:jc w:val="center"/>
                          <w:rPr>
                            <w:noProof/>
                            <w:color w:val="000000"/>
                            <w:sz w:val="24"/>
                            <w:szCs w:val="20"/>
                            <w:lang w:val="en-US"/>
                            <w:rPrChange w:id="4476" w:author="Osnir Estevam [2]" w:date="2016-06-25T18:35:00Z">
                              <w:rPr>
                                <w:noProof/>
                                <w:color w:val="000000"/>
                                <w:sz w:val="24"/>
                                <w:szCs w:val="20"/>
                              </w:rPr>
                            </w:rPrChange>
                          </w:rPr>
                        </w:pPr>
                        <w:del w:id="4477" w:author="Osnir Estevam [2]" w:date="2016-06-25T20:06:00Z">
                          <w:r w:rsidRPr="00753065" w:rsidDel="00A5658A">
                            <w:rPr>
                              <w:lang w:val="en-US"/>
                              <w:rPrChange w:id="4478" w:author="Osnir Estevam [2]" w:date="2016-06-25T18:35:00Z">
                                <w:rPr/>
                              </w:rPrChange>
                            </w:rPr>
                            <w:delText xml:space="preserve">Figura </w:delText>
                          </w:r>
                        </w:del>
                        <w:del w:id="4479" w:author="Osnir Estevam [2]" w:date="2016-06-25T19:00:00Z">
                          <w:r w:rsidDel="004F557E">
                            <w:fldChar w:fldCharType="begin"/>
                          </w:r>
                          <w:r w:rsidRPr="00753065" w:rsidDel="004F557E">
                            <w:rPr>
                              <w:lang w:val="en-US"/>
                              <w:rPrChange w:id="4480" w:author="Osnir Estevam [2]" w:date="2016-06-25T18:35:00Z">
                                <w:rPr/>
                              </w:rPrChange>
                            </w:rPr>
                            <w:delInstrText xml:space="preserve"> SEQ Figura \* ARABIC </w:delInstrText>
                          </w:r>
                          <w:r w:rsidDel="004F557E">
                            <w:fldChar w:fldCharType="separate"/>
                          </w:r>
                          <w:r w:rsidRPr="00753065" w:rsidDel="004F557E">
                            <w:rPr>
                              <w:noProof/>
                              <w:lang w:val="en-US"/>
                              <w:rPrChange w:id="4481" w:author="Osnir Estevam [2]" w:date="2016-06-25T18:35:00Z">
                                <w:rPr>
                                  <w:noProof/>
                                </w:rPr>
                              </w:rPrChange>
                            </w:rPr>
                            <w:delText>4</w:delText>
                          </w:r>
                          <w:r w:rsidDel="004F557E">
                            <w:rPr>
                              <w:noProof/>
                            </w:rPr>
                            <w:fldChar w:fldCharType="end"/>
                          </w:r>
                        </w:del>
                        <w:del w:id="4482" w:author="Osnir Estevam [2]" w:date="2016-06-25T20:06:00Z">
                          <w:r w:rsidRPr="00753065" w:rsidDel="00A5658A">
                            <w:rPr>
                              <w:lang w:val="en-US"/>
                              <w:rPrChange w:id="4483" w:author="Osnir Estevam [2]" w:date="2016-06-25T18:35:00Z">
                                <w:rPr/>
                              </w:rPrChange>
                            </w:rPr>
                            <w:delText xml:space="preserve"> - BPM (Business Process Model)</w:delText>
                          </w:r>
                        </w:del>
                      </w:p>
                    </w:txbxContent>
                  </v:textbox>
                  <w10:wrap type="square"/>
                </v:shape>
              </w:pict>
            </mc:Fallback>
          </mc:AlternateContent>
        </w:r>
        <w:r w:rsidR="001315C0" w:rsidRPr="00946032" w:rsidDel="002D46EA">
          <w:delText>Figura 33 - Processo de Engenharia da Solução</w:delText>
        </w:r>
      </w:del>
    </w:p>
    <w:p w14:paraId="266D4048" w14:textId="5285B965" w:rsidR="001315C0" w:rsidRPr="00946032" w:rsidDel="002D46EA" w:rsidRDefault="001315C0">
      <w:pPr>
        <w:pStyle w:val="TextoNormal"/>
        <w:rPr>
          <w:del w:id="4484" w:author="William" w:date="2016-06-28T20:01:00Z"/>
        </w:rPr>
      </w:pPr>
    </w:p>
    <w:p w14:paraId="528B027F" w14:textId="6F263BB8" w:rsidR="001315C0" w:rsidRPr="00946032" w:rsidDel="002D46EA" w:rsidRDefault="001315C0">
      <w:pPr>
        <w:pStyle w:val="TextoNormal"/>
        <w:rPr>
          <w:del w:id="4485" w:author="William" w:date="2016-06-28T20:01:00Z"/>
        </w:rPr>
        <w:pPrChange w:id="4486" w:author="William" w:date="2016-06-28T20:01:00Z">
          <w:pPr>
            <w:pStyle w:val="SubtituloCapitulo"/>
            <w:numPr>
              <w:ilvl w:val="2"/>
            </w:numPr>
            <w:ind w:left="1224" w:hanging="504"/>
          </w:pPr>
        </w:pPrChange>
      </w:pPr>
      <w:del w:id="4487" w:author="William" w:date="2016-06-28T20:01:00Z">
        <w:r w:rsidRPr="009F7751" w:rsidDel="002D46EA">
          <w:delText>Requisitos</w:delText>
        </w:r>
      </w:del>
    </w:p>
    <w:p w14:paraId="17B55697" w14:textId="28CDEE7E" w:rsidR="001315C0" w:rsidRPr="00946032" w:rsidDel="002D46EA" w:rsidRDefault="001315C0">
      <w:pPr>
        <w:pStyle w:val="TextoNormal"/>
        <w:rPr>
          <w:del w:id="4488" w:author="William" w:date="2016-06-28T20:01:00Z"/>
          <w:b/>
          <w:rPrChange w:id="4489" w:author="William" w:date="2016-06-28T20:55:00Z">
            <w:rPr>
              <w:del w:id="4490" w:author="William" w:date="2016-06-28T20:01:00Z"/>
              <w:rFonts w:ascii="Times New Roman" w:hAnsi="Times New Roman" w:cs="Times New Roman"/>
              <w:b/>
            </w:rPr>
          </w:rPrChange>
        </w:rPr>
        <w:pPrChange w:id="4491" w:author="William" w:date="2016-06-28T20:01:00Z">
          <w:pPr>
            <w:pStyle w:val="PargrafodaLista"/>
            <w:numPr>
              <w:ilvl w:val="3"/>
              <w:numId w:val="1"/>
            </w:numPr>
            <w:ind w:left="1728" w:hanging="648"/>
          </w:pPr>
        </w:pPrChange>
      </w:pPr>
      <w:del w:id="4492" w:author="William" w:date="2016-06-28T20:01:00Z">
        <w:r w:rsidRPr="00946032" w:rsidDel="002D46EA">
          <w:rPr>
            <w:b/>
            <w:rPrChange w:id="4493" w:author="William" w:date="2016-06-28T20:55:00Z">
              <w:rPr>
                <w:rFonts w:ascii="Times New Roman" w:hAnsi="Times New Roman" w:cs="Times New Roman"/>
                <w:b/>
              </w:rPr>
            </w:rPrChange>
          </w:rPr>
          <w:delText>Requisitos Funcionais</w:delText>
        </w:r>
      </w:del>
    </w:p>
    <w:tbl>
      <w:tblPr>
        <w:tblStyle w:val="1"/>
        <w:tblW w:w="9060" w:type="dxa"/>
        <w:tblInd w:w="-105" w:type="dxa"/>
        <w:tblLayout w:type="fixed"/>
        <w:tblLook w:val="0400" w:firstRow="0" w:lastRow="0" w:firstColumn="0" w:lastColumn="0" w:noHBand="0" w:noVBand="1"/>
      </w:tblPr>
      <w:tblGrid>
        <w:gridCol w:w="645"/>
        <w:gridCol w:w="8415"/>
      </w:tblGrid>
      <w:tr w:rsidR="00453293" w:rsidRPr="00946032" w:rsidDel="002D46EA" w14:paraId="08D3F339" w14:textId="7F799B55" w:rsidTr="00453293">
        <w:trPr>
          <w:trHeight w:val="100"/>
          <w:del w:id="4494" w:author="William" w:date="2016-06-28T20:01:00Z"/>
        </w:trPr>
        <w:tc>
          <w:tcPr>
            <w:tcW w:w="9060" w:type="dxa"/>
            <w:gridSpan w:val="2"/>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vAlign w:val="center"/>
          </w:tcPr>
          <w:p w14:paraId="750CD854" w14:textId="536FB4D8" w:rsidR="00453293" w:rsidRPr="00946032" w:rsidDel="002D46EA" w:rsidRDefault="00453293">
            <w:pPr>
              <w:pStyle w:val="TextoNormal"/>
              <w:rPr>
                <w:del w:id="4495" w:author="William" w:date="2016-06-28T20:01:00Z"/>
              </w:rPr>
              <w:pPrChange w:id="4496" w:author="William" w:date="2016-06-28T20:01:00Z">
                <w:pPr>
                  <w:spacing w:line="240" w:lineRule="auto"/>
                  <w:jc w:val="center"/>
                </w:pPr>
              </w:pPrChange>
            </w:pPr>
            <w:del w:id="4497" w:author="William" w:date="2016-06-28T20:01:00Z">
              <w:r w:rsidRPr="00946032" w:rsidDel="002D46EA">
                <w:rPr>
                  <w:b/>
                  <w:sz w:val="20"/>
                </w:rPr>
                <w:delText>Requisitos Funcionais</w:delText>
              </w:r>
            </w:del>
          </w:p>
        </w:tc>
      </w:tr>
      <w:tr w:rsidR="00453293" w:rsidRPr="00946032" w:rsidDel="002D46EA" w14:paraId="35124AC8" w14:textId="40CF0274" w:rsidTr="00453293">
        <w:trPr>
          <w:trHeight w:val="220"/>
          <w:del w:id="4498" w:author="William" w:date="2016-06-28T20:01:00Z"/>
        </w:trPr>
        <w:tc>
          <w:tcPr>
            <w:tcW w:w="645"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vAlign w:val="center"/>
          </w:tcPr>
          <w:p w14:paraId="462689FA" w14:textId="45143966" w:rsidR="00453293" w:rsidRPr="00946032" w:rsidDel="002D46EA" w:rsidRDefault="00453293">
            <w:pPr>
              <w:pStyle w:val="TextoNormal"/>
              <w:rPr>
                <w:del w:id="4499" w:author="William" w:date="2016-06-28T20:01:00Z"/>
              </w:rPr>
              <w:pPrChange w:id="4500" w:author="William" w:date="2016-06-28T20:01:00Z">
                <w:pPr>
                  <w:spacing w:line="240" w:lineRule="auto"/>
                  <w:jc w:val="center"/>
                </w:pPr>
              </w:pPrChange>
            </w:pPr>
            <w:del w:id="4501" w:author="William" w:date="2016-06-28T20:01:00Z">
              <w:r w:rsidRPr="00946032" w:rsidDel="002D46EA">
                <w:rPr>
                  <w:b/>
                  <w:sz w:val="20"/>
                </w:rPr>
                <w:delText>ID</w:delText>
              </w:r>
            </w:del>
          </w:p>
        </w:tc>
        <w:tc>
          <w:tcPr>
            <w:tcW w:w="8415"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vAlign w:val="center"/>
          </w:tcPr>
          <w:p w14:paraId="4F882578" w14:textId="51FF0E28" w:rsidR="00453293" w:rsidRPr="00946032" w:rsidDel="002D46EA" w:rsidRDefault="00453293">
            <w:pPr>
              <w:pStyle w:val="TextoNormal"/>
              <w:rPr>
                <w:del w:id="4502" w:author="William" w:date="2016-06-28T20:01:00Z"/>
              </w:rPr>
              <w:pPrChange w:id="4503" w:author="William" w:date="2016-06-28T20:01:00Z">
                <w:pPr>
                  <w:spacing w:line="240" w:lineRule="auto"/>
                  <w:jc w:val="center"/>
                </w:pPr>
              </w:pPrChange>
            </w:pPr>
            <w:del w:id="4504" w:author="William" w:date="2016-06-28T20:01:00Z">
              <w:r w:rsidRPr="00946032" w:rsidDel="002D46EA">
                <w:rPr>
                  <w:b/>
                  <w:sz w:val="20"/>
                </w:rPr>
                <w:delText>Requisito</w:delText>
              </w:r>
            </w:del>
          </w:p>
        </w:tc>
      </w:tr>
      <w:tr w:rsidR="00453293" w:rsidRPr="00946032" w:rsidDel="002D46EA" w14:paraId="27567F88" w14:textId="429C71E1" w:rsidTr="00453293">
        <w:trPr>
          <w:del w:id="4505" w:author="William" w:date="2016-06-28T20:01:00Z"/>
        </w:trPr>
        <w:tc>
          <w:tcPr>
            <w:tcW w:w="6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19CB9A7F" w14:textId="23E1B32A" w:rsidR="00453293" w:rsidRPr="00946032" w:rsidDel="002D46EA" w:rsidRDefault="00453293">
            <w:pPr>
              <w:pStyle w:val="TextoNormal"/>
              <w:rPr>
                <w:del w:id="4506" w:author="William" w:date="2016-06-28T20:01:00Z"/>
              </w:rPr>
              <w:pPrChange w:id="4507" w:author="William" w:date="2016-06-28T20:01:00Z">
                <w:pPr>
                  <w:spacing w:line="240" w:lineRule="auto"/>
                  <w:jc w:val="left"/>
                </w:pPr>
              </w:pPrChange>
            </w:pPr>
            <w:del w:id="4508" w:author="William" w:date="2016-06-28T20:01:00Z">
              <w:r w:rsidRPr="00946032" w:rsidDel="002D46EA">
                <w:rPr>
                  <w:b/>
                  <w:sz w:val="20"/>
                </w:rPr>
                <w:delText>RF1</w:delText>
              </w:r>
            </w:del>
          </w:p>
        </w:tc>
        <w:tc>
          <w:tcPr>
            <w:tcW w:w="84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32F2CAB0" w14:textId="1EEE9A26" w:rsidR="00453293" w:rsidRPr="00946032" w:rsidDel="002D46EA" w:rsidRDefault="00453293">
            <w:pPr>
              <w:pStyle w:val="TextoNormal"/>
              <w:rPr>
                <w:del w:id="4509" w:author="William" w:date="2016-06-28T20:01:00Z"/>
              </w:rPr>
              <w:pPrChange w:id="4510" w:author="William" w:date="2016-06-28T20:01:00Z">
                <w:pPr>
                  <w:spacing w:line="240" w:lineRule="auto"/>
                </w:pPr>
              </w:pPrChange>
            </w:pPr>
            <w:del w:id="4511" w:author="William" w:date="2016-06-28T20:01:00Z">
              <w:r w:rsidRPr="00946032" w:rsidDel="002D46EA">
                <w:rPr>
                  <w:sz w:val="20"/>
                </w:rPr>
                <w:delText>Eu como sistema devo Importar diariamente o XML com produtos dos Atacadistas para manter o banco de dados atualizado.</w:delText>
              </w:r>
            </w:del>
          </w:p>
        </w:tc>
      </w:tr>
      <w:tr w:rsidR="00453293" w:rsidRPr="00946032" w:rsidDel="002D46EA" w14:paraId="2234A20C" w14:textId="1BE9C14C" w:rsidTr="00453293">
        <w:trPr>
          <w:del w:id="4512" w:author="William" w:date="2016-06-28T20:01:00Z"/>
        </w:trPr>
        <w:tc>
          <w:tcPr>
            <w:tcW w:w="6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3C6743B9" w14:textId="01621398" w:rsidR="00453293" w:rsidRPr="00946032" w:rsidDel="002D46EA" w:rsidRDefault="00453293">
            <w:pPr>
              <w:pStyle w:val="TextoNormal"/>
              <w:rPr>
                <w:del w:id="4513" w:author="William" w:date="2016-06-28T20:01:00Z"/>
              </w:rPr>
              <w:pPrChange w:id="4514" w:author="William" w:date="2016-06-28T20:01:00Z">
                <w:pPr>
                  <w:spacing w:line="240" w:lineRule="auto"/>
                  <w:jc w:val="left"/>
                </w:pPr>
              </w:pPrChange>
            </w:pPr>
            <w:del w:id="4515" w:author="William" w:date="2016-06-28T20:01:00Z">
              <w:r w:rsidRPr="00946032" w:rsidDel="002D46EA">
                <w:rPr>
                  <w:b/>
                  <w:sz w:val="20"/>
                </w:rPr>
                <w:delText>RF2</w:delText>
              </w:r>
            </w:del>
          </w:p>
        </w:tc>
        <w:tc>
          <w:tcPr>
            <w:tcW w:w="84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609DD657" w14:textId="58F075F3" w:rsidR="00453293" w:rsidRPr="00946032" w:rsidDel="002D46EA" w:rsidRDefault="00453293">
            <w:pPr>
              <w:pStyle w:val="TextoNormal"/>
              <w:rPr>
                <w:del w:id="4516" w:author="William" w:date="2016-06-28T20:01:00Z"/>
              </w:rPr>
              <w:pPrChange w:id="4517" w:author="William" w:date="2016-06-28T20:01:00Z">
                <w:pPr>
                  <w:spacing w:line="240" w:lineRule="auto"/>
                </w:pPr>
              </w:pPrChange>
            </w:pPr>
            <w:del w:id="4518" w:author="William" w:date="2016-06-28T20:01:00Z">
              <w:r w:rsidRPr="00946032" w:rsidDel="002D46EA">
                <w:rPr>
                  <w:sz w:val="20"/>
                </w:rPr>
                <w:delText>Eu como API devo exibir todos os Atacadistas conveniados para que o usuário selecione em qual rede deseja executar pesquisa.</w:delText>
              </w:r>
            </w:del>
          </w:p>
        </w:tc>
      </w:tr>
      <w:tr w:rsidR="00453293" w:rsidRPr="00946032" w:rsidDel="002D46EA" w14:paraId="22ADF473" w14:textId="6A1AF954" w:rsidTr="00453293">
        <w:trPr>
          <w:del w:id="4519" w:author="William" w:date="2016-06-28T20:01:00Z"/>
        </w:trPr>
        <w:tc>
          <w:tcPr>
            <w:tcW w:w="6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5839630D" w14:textId="06425F02" w:rsidR="00453293" w:rsidRPr="00946032" w:rsidDel="002D46EA" w:rsidRDefault="00453293">
            <w:pPr>
              <w:pStyle w:val="TextoNormal"/>
              <w:rPr>
                <w:del w:id="4520" w:author="William" w:date="2016-06-28T20:01:00Z"/>
              </w:rPr>
              <w:pPrChange w:id="4521" w:author="William" w:date="2016-06-28T20:01:00Z">
                <w:pPr>
                  <w:spacing w:line="240" w:lineRule="auto"/>
                  <w:jc w:val="left"/>
                </w:pPr>
              </w:pPrChange>
            </w:pPr>
            <w:del w:id="4522" w:author="William" w:date="2016-06-28T20:01:00Z">
              <w:r w:rsidRPr="00946032" w:rsidDel="002D46EA">
                <w:rPr>
                  <w:b/>
                  <w:sz w:val="20"/>
                </w:rPr>
                <w:delText>RF3</w:delText>
              </w:r>
            </w:del>
          </w:p>
        </w:tc>
        <w:tc>
          <w:tcPr>
            <w:tcW w:w="84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2C99C882" w14:textId="2938261D" w:rsidR="00453293" w:rsidRPr="00946032" w:rsidDel="002D46EA" w:rsidRDefault="00453293">
            <w:pPr>
              <w:pStyle w:val="TextoNormal"/>
              <w:rPr>
                <w:del w:id="4523" w:author="William" w:date="2016-06-28T20:01:00Z"/>
              </w:rPr>
              <w:pPrChange w:id="4524" w:author="William" w:date="2016-06-28T20:01:00Z">
                <w:pPr>
                  <w:spacing w:line="240" w:lineRule="auto"/>
                </w:pPr>
              </w:pPrChange>
            </w:pPr>
            <w:del w:id="4525" w:author="William" w:date="2016-06-28T20:01:00Z">
              <w:r w:rsidRPr="00946032" w:rsidDel="002D46EA">
                <w:rPr>
                  <w:sz w:val="20"/>
                </w:rPr>
                <w:delText>Eu como API devo pesquisar os atacadistas que estão dentro dos valores de raio e geolocalização (latitude e longitude) enviados pelo usuário.</w:delText>
              </w:r>
            </w:del>
          </w:p>
        </w:tc>
      </w:tr>
      <w:tr w:rsidR="00453293" w:rsidRPr="00946032" w:rsidDel="002D46EA" w14:paraId="57036D9D" w14:textId="79058319" w:rsidTr="00453293">
        <w:trPr>
          <w:del w:id="4526" w:author="William" w:date="2016-06-28T20:01:00Z"/>
        </w:trPr>
        <w:tc>
          <w:tcPr>
            <w:tcW w:w="6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0687B5B9" w14:textId="3E13D687" w:rsidR="00453293" w:rsidRPr="00946032" w:rsidDel="002D46EA" w:rsidRDefault="00453293">
            <w:pPr>
              <w:pStyle w:val="TextoNormal"/>
              <w:rPr>
                <w:del w:id="4527" w:author="William" w:date="2016-06-28T20:01:00Z"/>
              </w:rPr>
              <w:pPrChange w:id="4528" w:author="William" w:date="2016-06-28T20:01:00Z">
                <w:pPr>
                  <w:spacing w:line="240" w:lineRule="auto"/>
                  <w:jc w:val="left"/>
                </w:pPr>
              </w:pPrChange>
            </w:pPr>
            <w:del w:id="4529" w:author="William" w:date="2016-06-28T20:01:00Z">
              <w:r w:rsidRPr="00946032" w:rsidDel="002D46EA">
                <w:rPr>
                  <w:b/>
                  <w:sz w:val="20"/>
                </w:rPr>
                <w:delText>RF4</w:delText>
              </w:r>
            </w:del>
          </w:p>
        </w:tc>
        <w:tc>
          <w:tcPr>
            <w:tcW w:w="84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1F533ACC" w14:textId="78553CAC" w:rsidR="00453293" w:rsidRPr="00946032" w:rsidDel="002D46EA" w:rsidRDefault="00453293">
            <w:pPr>
              <w:pStyle w:val="TextoNormal"/>
              <w:rPr>
                <w:del w:id="4530" w:author="William" w:date="2016-06-28T20:01:00Z"/>
              </w:rPr>
              <w:pPrChange w:id="4531" w:author="William" w:date="2016-06-28T20:01:00Z">
                <w:pPr>
                  <w:spacing w:line="240" w:lineRule="auto"/>
                </w:pPr>
              </w:pPrChange>
            </w:pPr>
            <w:del w:id="4532" w:author="William" w:date="2016-06-28T20:01:00Z">
              <w:r w:rsidRPr="00946032" w:rsidDel="002D46EA">
                <w:rPr>
                  <w:sz w:val="20"/>
                </w:rPr>
                <w:delText>Eu como API deve o exibir todas as promoções a partir do nome de um atacadista enviado pelo usuário.</w:delText>
              </w:r>
            </w:del>
          </w:p>
        </w:tc>
      </w:tr>
      <w:tr w:rsidR="00453293" w:rsidRPr="00946032" w:rsidDel="002D46EA" w14:paraId="27F13D25" w14:textId="19B4CD0D" w:rsidTr="00453293">
        <w:trPr>
          <w:del w:id="4533" w:author="William" w:date="2016-06-28T20:01:00Z"/>
        </w:trPr>
        <w:tc>
          <w:tcPr>
            <w:tcW w:w="6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39910125" w14:textId="409D7FC0" w:rsidR="00453293" w:rsidRPr="00946032" w:rsidDel="002D46EA" w:rsidRDefault="00453293">
            <w:pPr>
              <w:pStyle w:val="TextoNormal"/>
              <w:rPr>
                <w:del w:id="4534" w:author="William" w:date="2016-06-28T20:01:00Z"/>
              </w:rPr>
              <w:pPrChange w:id="4535" w:author="William" w:date="2016-06-28T20:01:00Z">
                <w:pPr>
                  <w:spacing w:line="240" w:lineRule="auto"/>
                  <w:jc w:val="left"/>
                </w:pPr>
              </w:pPrChange>
            </w:pPr>
            <w:del w:id="4536" w:author="William" w:date="2016-06-28T20:01:00Z">
              <w:r w:rsidRPr="00946032" w:rsidDel="002D46EA">
                <w:rPr>
                  <w:b/>
                  <w:sz w:val="20"/>
                </w:rPr>
                <w:delText>RF5</w:delText>
              </w:r>
            </w:del>
          </w:p>
        </w:tc>
        <w:tc>
          <w:tcPr>
            <w:tcW w:w="84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0AE5AB81" w14:textId="68C99DBA" w:rsidR="00453293" w:rsidRPr="00946032" w:rsidDel="002D46EA" w:rsidRDefault="00453293">
            <w:pPr>
              <w:pStyle w:val="TextoNormal"/>
              <w:rPr>
                <w:del w:id="4537" w:author="William" w:date="2016-06-28T20:01:00Z"/>
              </w:rPr>
              <w:pPrChange w:id="4538" w:author="William" w:date="2016-06-28T20:01:00Z">
                <w:pPr>
                  <w:spacing w:line="240" w:lineRule="auto"/>
                </w:pPr>
              </w:pPrChange>
            </w:pPr>
            <w:del w:id="4539" w:author="William" w:date="2016-06-28T20:01:00Z">
              <w:r w:rsidRPr="00946032" w:rsidDel="002D46EA">
                <w:rPr>
                  <w:sz w:val="20"/>
                </w:rPr>
                <w:delText>Eu como API devo executar cotação e exibir os produtos a partir de uma descrição parcial do produto enviado pelo usuário.</w:delText>
              </w:r>
            </w:del>
          </w:p>
        </w:tc>
      </w:tr>
      <w:tr w:rsidR="00453293" w:rsidRPr="00946032" w:rsidDel="002D46EA" w14:paraId="4513234E" w14:textId="7E7EEA6E" w:rsidTr="00453293">
        <w:trPr>
          <w:del w:id="4540" w:author="William" w:date="2016-06-28T20:01:00Z"/>
        </w:trPr>
        <w:tc>
          <w:tcPr>
            <w:tcW w:w="6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6CC380A4" w14:textId="3CAE72CA" w:rsidR="00453293" w:rsidRPr="00946032" w:rsidDel="002D46EA" w:rsidRDefault="00453293">
            <w:pPr>
              <w:pStyle w:val="TextoNormal"/>
              <w:rPr>
                <w:del w:id="4541" w:author="William" w:date="2016-06-28T20:01:00Z"/>
              </w:rPr>
              <w:pPrChange w:id="4542" w:author="William" w:date="2016-06-28T20:01:00Z">
                <w:pPr>
                  <w:spacing w:line="240" w:lineRule="auto"/>
                  <w:jc w:val="left"/>
                </w:pPr>
              </w:pPrChange>
            </w:pPr>
            <w:del w:id="4543" w:author="William" w:date="2016-06-28T20:01:00Z">
              <w:r w:rsidRPr="00946032" w:rsidDel="002D46EA">
                <w:rPr>
                  <w:b/>
                  <w:sz w:val="20"/>
                </w:rPr>
                <w:delText>RF6</w:delText>
              </w:r>
            </w:del>
          </w:p>
        </w:tc>
        <w:tc>
          <w:tcPr>
            <w:tcW w:w="84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232B095E" w14:textId="5D9028ED" w:rsidR="00453293" w:rsidRPr="00946032" w:rsidDel="002D46EA" w:rsidRDefault="00453293">
            <w:pPr>
              <w:pStyle w:val="TextoNormal"/>
              <w:rPr>
                <w:del w:id="4544" w:author="William" w:date="2016-06-28T20:01:00Z"/>
              </w:rPr>
              <w:pPrChange w:id="4545" w:author="William" w:date="2016-06-28T20:01:00Z">
                <w:pPr>
                  <w:spacing w:line="240" w:lineRule="auto"/>
                </w:pPr>
              </w:pPrChange>
            </w:pPr>
            <w:del w:id="4546" w:author="William" w:date="2016-06-28T20:01:00Z">
              <w:r w:rsidRPr="00946032" w:rsidDel="002D46EA">
                <w:rPr>
                  <w:sz w:val="20"/>
                </w:rPr>
                <w:delText>Eu como API devo exibir todos os produtos a partir de um determinado corredor e nome do atacadista enviados pelo usuário.</w:delText>
              </w:r>
            </w:del>
          </w:p>
        </w:tc>
      </w:tr>
      <w:tr w:rsidR="00453293" w:rsidRPr="00946032" w:rsidDel="002D46EA" w14:paraId="2F1FFCB1" w14:textId="68C4D574" w:rsidTr="00453293">
        <w:trPr>
          <w:del w:id="4547" w:author="William" w:date="2016-06-28T20:01:00Z"/>
        </w:trPr>
        <w:tc>
          <w:tcPr>
            <w:tcW w:w="6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0A3E3E1B" w14:textId="68A63196" w:rsidR="00453293" w:rsidRPr="00946032" w:rsidDel="002D46EA" w:rsidRDefault="00453293">
            <w:pPr>
              <w:pStyle w:val="TextoNormal"/>
              <w:rPr>
                <w:del w:id="4548" w:author="William" w:date="2016-06-28T20:01:00Z"/>
              </w:rPr>
              <w:pPrChange w:id="4549" w:author="William" w:date="2016-06-28T20:01:00Z">
                <w:pPr>
                  <w:spacing w:line="240" w:lineRule="auto"/>
                  <w:jc w:val="left"/>
                </w:pPr>
              </w:pPrChange>
            </w:pPr>
            <w:del w:id="4550" w:author="William" w:date="2016-06-28T20:01:00Z">
              <w:r w:rsidRPr="00946032" w:rsidDel="002D46EA">
                <w:rPr>
                  <w:b/>
                  <w:sz w:val="20"/>
                </w:rPr>
                <w:delText>RF7</w:delText>
              </w:r>
            </w:del>
          </w:p>
        </w:tc>
        <w:tc>
          <w:tcPr>
            <w:tcW w:w="84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10E15253" w14:textId="24FBBE6B" w:rsidR="00453293" w:rsidRPr="00946032" w:rsidDel="002D46EA" w:rsidRDefault="00453293">
            <w:pPr>
              <w:pStyle w:val="TextoNormal"/>
              <w:rPr>
                <w:del w:id="4551" w:author="William" w:date="2016-06-28T20:01:00Z"/>
              </w:rPr>
              <w:pPrChange w:id="4552" w:author="William" w:date="2016-06-28T20:01:00Z">
                <w:pPr>
                  <w:keepNext/>
                  <w:spacing w:line="240" w:lineRule="auto"/>
                </w:pPr>
              </w:pPrChange>
            </w:pPr>
            <w:del w:id="4553" w:author="William" w:date="2016-06-28T20:01:00Z">
              <w:r w:rsidRPr="00946032" w:rsidDel="002D46EA">
                <w:rPr>
                  <w:sz w:val="20"/>
                </w:rPr>
                <w:delText>Eu como API devo pesquisar e exibir os produtos a partir do nome do atacadista e descrição parcial do produto.</w:delText>
              </w:r>
            </w:del>
          </w:p>
        </w:tc>
      </w:tr>
    </w:tbl>
    <w:p w14:paraId="205908D9" w14:textId="78DED436" w:rsidR="001315C0" w:rsidRPr="004A005D" w:rsidDel="002D46EA" w:rsidRDefault="00414756">
      <w:pPr>
        <w:pStyle w:val="TextoNormal"/>
        <w:rPr>
          <w:del w:id="4554" w:author="William" w:date="2016-06-28T20:01:00Z"/>
        </w:rPr>
        <w:pPrChange w:id="4555" w:author="William" w:date="2016-06-28T20:01:00Z">
          <w:pPr>
            <w:pStyle w:val="Legenda"/>
            <w:spacing w:before="120" w:after="0"/>
            <w:jc w:val="center"/>
          </w:pPr>
        </w:pPrChange>
      </w:pPr>
      <w:del w:id="4556" w:author="William" w:date="2016-06-28T20:01:00Z">
        <w:r w:rsidRPr="009F7751" w:rsidDel="002D46EA">
          <w:delText xml:space="preserve">Tabela </w:delText>
        </w:r>
        <w:r w:rsidR="007E1419" w:rsidRPr="00040A07" w:rsidDel="002D46EA">
          <w:fldChar w:fldCharType="begin"/>
        </w:r>
        <w:r w:rsidR="007E1419" w:rsidRPr="00040A07" w:rsidDel="002D46EA">
          <w:delInstrText xml:space="preserve"> SEQ Tabela \* ARABIC </w:delInstrText>
        </w:r>
        <w:r w:rsidR="007E1419" w:rsidRPr="00040A07" w:rsidDel="002D46EA">
          <w:rPr>
            <w:rPrChange w:id="4557" w:author="William" w:date="2016-06-28T20:55:00Z">
              <w:rPr>
                <w:noProof/>
              </w:rPr>
            </w:rPrChange>
          </w:rPr>
          <w:fldChar w:fldCharType="separate"/>
        </w:r>
        <w:r w:rsidR="007F7396" w:rsidRPr="00040A07" w:rsidDel="002D46EA">
          <w:rPr>
            <w:noProof/>
          </w:rPr>
          <w:delText>1</w:delText>
        </w:r>
        <w:r w:rsidR="007E1419" w:rsidRPr="00040A07" w:rsidDel="002D46EA">
          <w:rPr>
            <w:noProof/>
          </w:rPr>
          <w:fldChar w:fldCharType="end"/>
        </w:r>
        <w:r w:rsidRPr="00040A07" w:rsidDel="002D46EA">
          <w:delText xml:space="preserve"> - Requisitos Funcionais</w:delText>
        </w:r>
      </w:del>
    </w:p>
    <w:p w14:paraId="4E41D09B" w14:textId="17800246" w:rsidR="00414756" w:rsidRPr="00946032" w:rsidDel="002D46EA" w:rsidRDefault="00414756">
      <w:pPr>
        <w:pStyle w:val="TextoNormal"/>
        <w:rPr>
          <w:ins w:id="4558" w:author="Dogus - William" w:date="2016-06-27T14:02:00Z"/>
          <w:del w:id="4559" w:author="William" w:date="2016-06-28T20:01:00Z"/>
        </w:rPr>
        <w:pPrChange w:id="4560" w:author="William" w:date="2016-06-28T20:01:00Z">
          <w:pPr/>
        </w:pPrChange>
      </w:pPr>
    </w:p>
    <w:p w14:paraId="2BB5CB50" w14:textId="24E3E536" w:rsidR="0089460F" w:rsidRPr="00946032" w:rsidDel="002D46EA" w:rsidRDefault="0089460F">
      <w:pPr>
        <w:pStyle w:val="TextoNormal"/>
        <w:rPr>
          <w:ins w:id="4561" w:author="Dogus - William" w:date="2016-06-27T14:02:00Z"/>
          <w:del w:id="4562" w:author="William" w:date="2016-06-28T20:01:00Z"/>
        </w:rPr>
        <w:pPrChange w:id="4563" w:author="William" w:date="2016-06-28T20:01:00Z">
          <w:pPr/>
        </w:pPrChange>
      </w:pPr>
    </w:p>
    <w:p w14:paraId="27185D89" w14:textId="55DD21C8" w:rsidR="0089460F" w:rsidRPr="00946032" w:rsidDel="002D46EA" w:rsidRDefault="0089460F">
      <w:pPr>
        <w:pStyle w:val="TextoNormal"/>
        <w:rPr>
          <w:ins w:id="4564" w:author="Dogus - William" w:date="2016-06-27T14:02:00Z"/>
          <w:del w:id="4565" w:author="William" w:date="2016-06-28T20:01:00Z"/>
        </w:rPr>
        <w:pPrChange w:id="4566" w:author="William" w:date="2016-06-28T20:01:00Z">
          <w:pPr/>
        </w:pPrChange>
      </w:pPr>
    </w:p>
    <w:p w14:paraId="6CC926B6" w14:textId="1F65D558" w:rsidR="0089460F" w:rsidRPr="00946032" w:rsidDel="002D46EA" w:rsidRDefault="0089460F">
      <w:pPr>
        <w:pStyle w:val="TextoNormal"/>
        <w:rPr>
          <w:ins w:id="4567" w:author="Dogus - William" w:date="2016-06-27T14:02:00Z"/>
          <w:del w:id="4568" w:author="William" w:date="2016-06-28T20:01:00Z"/>
        </w:rPr>
        <w:pPrChange w:id="4569" w:author="William" w:date="2016-06-28T20:01:00Z">
          <w:pPr/>
        </w:pPrChange>
      </w:pPr>
    </w:p>
    <w:p w14:paraId="7BDEFB11" w14:textId="20B642B9" w:rsidR="0089460F" w:rsidRPr="00946032" w:rsidDel="002D46EA" w:rsidRDefault="0089460F">
      <w:pPr>
        <w:pStyle w:val="TextoNormal"/>
        <w:rPr>
          <w:del w:id="4570" w:author="William" w:date="2016-06-28T20:01:00Z"/>
        </w:rPr>
        <w:pPrChange w:id="4571" w:author="William" w:date="2016-06-28T20:01:00Z">
          <w:pPr/>
        </w:pPrChange>
      </w:pPr>
    </w:p>
    <w:p w14:paraId="1EBA5845" w14:textId="0B2A7E10" w:rsidR="001315C0" w:rsidRPr="00946032" w:rsidDel="002D46EA" w:rsidRDefault="001315C0">
      <w:pPr>
        <w:pStyle w:val="TextoNormal"/>
        <w:rPr>
          <w:del w:id="4572" w:author="William" w:date="2016-06-28T20:01:00Z"/>
          <w:b/>
          <w:rPrChange w:id="4573" w:author="William" w:date="2016-06-28T20:55:00Z">
            <w:rPr>
              <w:del w:id="4574" w:author="William" w:date="2016-06-28T20:01:00Z"/>
              <w:rFonts w:ascii="Times New Roman" w:hAnsi="Times New Roman" w:cs="Times New Roman"/>
              <w:b/>
            </w:rPr>
          </w:rPrChange>
        </w:rPr>
        <w:pPrChange w:id="4575" w:author="William" w:date="2016-06-28T20:01:00Z">
          <w:pPr>
            <w:pStyle w:val="PargrafodaLista"/>
            <w:numPr>
              <w:ilvl w:val="3"/>
              <w:numId w:val="1"/>
            </w:numPr>
            <w:ind w:left="1728" w:hanging="648"/>
          </w:pPr>
        </w:pPrChange>
      </w:pPr>
      <w:del w:id="4576" w:author="William" w:date="2016-06-28T20:01:00Z">
        <w:r w:rsidRPr="00946032" w:rsidDel="002D46EA">
          <w:rPr>
            <w:b/>
            <w:rPrChange w:id="4577" w:author="William" w:date="2016-06-28T20:55:00Z">
              <w:rPr>
                <w:rFonts w:ascii="Times New Roman" w:hAnsi="Times New Roman" w:cs="Times New Roman"/>
                <w:b/>
              </w:rPr>
            </w:rPrChange>
          </w:rPr>
          <w:delText>Requisitos Não Funcionais</w:delText>
        </w:r>
      </w:del>
    </w:p>
    <w:p w14:paraId="0CC05F50" w14:textId="7832F0E5" w:rsidR="007F7396" w:rsidRPr="00946032" w:rsidDel="002D46EA" w:rsidRDefault="007F7396">
      <w:pPr>
        <w:pStyle w:val="TextoNormal"/>
        <w:rPr>
          <w:ins w:id="4578" w:author="WILLIAM FRANCISCO LEITE" w:date="2016-06-27T21:47:00Z"/>
          <w:del w:id="4579" w:author="William" w:date="2016-06-28T20:01:00Z"/>
          <w:iCs/>
          <w:color w:val="auto"/>
          <w:sz w:val="18"/>
          <w:szCs w:val="18"/>
        </w:rPr>
        <w:pPrChange w:id="4580" w:author="William" w:date="2016-06-28T20:01:00Z">
          <w:pPr/>
        </w:pPrChange>
      </w:pPr>
    </w:p>
    <w:p w14:paraId="4679B742" w14:textId="64D1A4CF" w:rsidR="007F7396" w:rsidRPr="00946032" w:rsidDel="002D46EA" w:rsidRDefault="007F7396">
      <w:pPr>
        <w:pStyle w:val="TextoNormal"/>
        <w:rPr>
          <w:ins w:id="4581" w:author="WILLIAM FRANCISCO LEITE" w:date="2016-06-27T21:47:00Z"/>
          <w:del w:id="4582" w:author="William" w:date="2016-06-28T20:01:00Z"/>
        </w:rPr>
        <w:pPrChange w:id="4583" w:author="William" w:date="2016-06-28T20:01:00Z">
          <w:pPr/>
        </w:pPrChange>
      </w:pPr>
      <w:moveFromRangeStart w:id="4584" w:author="William" w:date="2016-06-28T19:33:00Z" w:name="move454905720"/>
      <w:moveFrom w:id="4585" w:author="William" w:date="2016-06-28T19:33:00Z">
        <w:ins w:id="4586" w:author="WILLIAM FRANCISCO LEITE" w:date="2016-06-27T21:47:00Z">
          <w:del w:id="4587" w:author="William" w:date="2016-06-28T20:01:00Z">
            <w:r w:rsidRPr="00946032" w:rsidDel="002D46EA">
              <w:rPr>
                <w:iCs/>
              </w:rPr>
              <w:delText xml:space="preserve">Tabela </w:delText>
            </w:r>
            <w:r w:rsidRPr="009F7751" w:rsidDel="002D46EA">
              <w:rPr>
                <w:iCs/>
              </w:rPr>
              <w:fldChar w:fldCharType="begin"/>
            </w:r>
            <w:r w:rsidRPr="00946032" w:rsidDel="002D46EA">
              <w:rPr>
                <w:iCs/>
              </w:rPr>
              <w:delInstrText xml:space="preserve"> SEQ Tabela \* ARABIC </w:delInstrText>
            </w:r>
          </w:del>
        </w:ins>
        <w:del w:id="4588" w:author="William" w:date="2016-06-28T20:01:00Z">
          <w:r w:rsidRPr="009F7751" w:rsidDel="002D46EA">
            <w:rPr>
              <w:iCs/>
            </w:rPr>
            <w:fldChar w:fldCharType="separate"/>
          </w:r>
        </w:del>
        <w:ins w:id="4589" w:author="WILLIAM FRANCISCO LEITE" w:date="2016-06-27T21:47:00Z">
          <w:del w:id="4590" w:author="William" w:date="2016-06-28T20:01:00Z">
            <w:r w:rsidRPr="00946032" w:rsidDel="002D46EA">
              <w:rPr>
                <w:iCs/>
                <w:noProof/>
              </w:rPr>
              <w:delText>2</w:delText>
            </w:r>
            <w:r w:rsidRPr="009F7751" w:rsidDel="002D46EA">
              <w:rPr>
                <w:iCs/>
              </w:rPr>
              <w:fldChar w:fldCharType="end"/>
            </w:r>
            <w:r w:rsidRPr="00946032" w:rsidDel="002D46EA">
              <w:rPr>
                <w:iCs/>
              </w:rPr>
              <w:delText xml:space="preserve"> - Requisitos Não Funcionais</w:delText>
            </w:r>
          </w:del>
        </w:ins>
      </w:moveFrom>
      <w:moveFromRangeEnd w:id="4584"/>
    </w:p>
    <w:tbl>
      <w:tblPr>
        <w:tblW w:w="9060" w:type="dxa"/>
        <w:tblInd w:w="-105" w:type="dxa"/>
        <w:tblLayout w:type="fixed"/>
        <w:tblLook w:val="0400" w:firstRow="0" w:lastRow="0" w:firstColumn="0" w:lastColumn="0" w:noHBand="0" w:noVBand="1"/>
      </w:tblPr>
      <w:tblGrid>
        <w:gridCol w:w="780"/>
        <w:gridCol w:w="8280"/>
      </w:tblGrid>
      <w:tr w:rsidR="00453293" w:rsidRPr="00946032" w:rsidDel="002D46EA" w14:paraId="39E565C5" w14:textId="133BE93D" w:rsidTr="00453293">
        <w:trPr>
          <w:trHeight w:val="420"/>
          <w:del w:id="4591" w:author="William" w:date="2016-06-28T20:01:00Z"/>
        </w:trPr>
        <w:tc>
          <w:tcPr>
            <w:tcW w:w="9060" w:type="dxa"/>
            <w:gridSpan w:val="2"/>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vAlign w:val="center"/>
          </w:tcPr>
          <w:p w14:paraId="5FA78D52" w14:textId="4A49FB56" w:rsidR="00453293" w:rsidRPr="00946032" w:rsidDel="002D46EA" w:rsidRDefault="00453293">
            <w:pPr>
              <w:pStyle w:val="TextoNormal"/>
              <w:rPr>
                <w:del w:id="4592" w:author="William" w:date="2016-06-28T20:01:00Z"/>
              </w:rPr>
              <w:pPrChange w:id="4593" w:author="William" w:date="2016-06-28T20:01:00Z">
                <w:pPr>
                  <w:spacing w:line="240" w:lineRule="auto"/>
                  <w:jc w:val="center"/>
                </w:pPr>
              </w:pPrChange>
            </w:pPr>
            <w:del w:id="4594" w:author="William" w:date="2016-06-28T20:01:00Z">
              <w:r w:rsidRPr="00946032" w:rsidDel="002D46EA">
                <w:rPr>
                  <w:b/>
                  <w:sz w:val="20"/>
                </w:rPr>
                <w:delText>Requisitos Não Funcionais</w:delText>
              </w:r>
            </w:del>
          </w:p>
        </w:tc>
      </w:tr>
      <w:tr w:rsidR="00453293" w:rsidRPr="00946032" w:rsidDel="002D46EA" w14:paraId="1F170B7C" w14:textId="27936BE5" w:rsidTr="00453293">
        <w:trPr>
          <w:del w:id="4595" w:author="William" w:date="2016-06-28T20:01:00Z"/>
        </w:trPr>
        <w:tc>
          <w:tcPr>
            <w:tcW w:w="780"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vAlign w:val="center"/>
          </w:tcPr>
          <w:p w14:paraId="307E0E62" w14:textId="5B63B284" w:rsidR="00453293" w:rsidRPr="00946032" w:rsidDel="002D46EA" w:rsidRDefault="00453293">
            <w:pPr>
              <w:pStyle w:val="TextoNormal"/>
              <w:rPr>
                <w:del w:id="4596" w:author="William" w:date="2016-06-28T20:01:00Z"/>
              </w:rPr>
              <w:pPrChange w:id="4597" w:author="William" w:date="2016-06-28T20:01:00Z">
                <w:pPr>
                  <w:spacing w:line="240" w:lineRule="auto"/>
                  <w:jc w:val="center"/>
                </w:pPr>
              </w:pPrChange>
            </w:pPr>
            <w:del w:id="4598" w:author="William" w:date="2016-06-28T20:01:00Z">
              <w:r w:rsidRPr="00946032" w:rsidDel="002D46EA">
                <w:rPr>
                  <w:b/>
                  <w:sz w:val="20"/>
                </w:rPr>
                <w:delText>ID</w:delText>
              </w:r>
            </w:del>
          </w:p>
        </w:tc>
        <w:tc>
          <w:tcPr>
            <w:tcW w:w="8280"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vAlign w:val="center"/>
          </w:tcPr>
          <w:p w14:paraId="6EFA9AF1" w14:textId="797F66B0" w:rsidR="00453293" w:rsidRPr="00946032" w:rsidDel="002D46EA" w:rsidRDefault="00453293">
            <w:pPr>
              <w:pStyle w:val="TextoNormal"/>
              <w:rPr>
                <w:del w:id="4599" w:author="William" w:date="2016-06-28T20:01:00Z"/>
              </w:rPr>
              <w:pPrChange w:id="4600" w:author="William" w:date="2016-06-28T20:01:00Z">
                <w:pPr>
                  <w:spacing w:line="240" w:lineRule="auto"/>
                  <w:jc w:val="center"/>
                </w:pPr>
              </w:pPrChange>
            </w:pPr>
            <w:del w:id="4601" w:author="William" w:date="2016-06-28T20:01:00Z">
              <w:r w:rsidRPr="00946032" w:rsidDel="002D46EA">
                <w:rPr>
                  <w:b/>
                  <w:sz w:val="20"/>
                </w:rPr>
                <w:delText>Requisito</w:delText>
              </w:r>
            </w:del>
          </w:p>
        </w:tc>
      </w:tr>
      <w:tr w:rsidR="00453293" w:rsidRPr="00946032" w:rsidDel="002D46EA" w14:paraId="1E914A98" w14:textId="50D85C82" w:rsidTr="00453293">
        <w:trPr>
          <w:del w:id="4602" w:author="William" w:date="2016-06-28T20:01: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5220584E" w14:textId="3585124B" w:rsidR="00453293" w:rsidRPr="00946032" w:rsidDel="002D46EA" w:rsidRDefault="00453293">
            <w:pPr>
              <w:pStyle w:val="TextoNormal"/>
              <w:rPr>
                <w:del w:id="4603" w:author="William" w:date="2016-06-28T20:01:00Z"/>
              </w:rPr>
              <w:pPrChange w:id="4604" w:author="William" w:date="2016-06-28T20:01:00Z">
                <w:pPr>
                  <w:spacing w:line="240" w:lineRule="auto"/>
                  <w:jc w:val="left"/>
                </w:pPr>
              </w:pPrChange>
            </w:pPr>
            <w:del w:id="4605" w:author="William" w:date="2016-06-28T20:01:00Z">
              <w:r w:rsidRPr="00946032" w:rsidDel="002D46EA">
                <w:rPr>
                  <w:b/>
                  <w:sz w:val="20"/>
                </w:rPr>
                <w:delText>RNF1</w:delText>
              </w:r>
            </w:del>
          </w:p>
        </w:tc>
        <w:tc>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3DE89462" w14:textId="33F4C939" w:rsidR="00453293" w:rsidRPr="00946032" w:rsidDel="002D46EA" w:rsidRDefault="00453293">
            <w:pPr>
              <w:pStyle w:val="TextoNormal"/>
              <w:rPr>
                <w:del w:id="4606" w:author="William" w:date="2016-06-28T20:01:00Z"/>
              </w:rPr>
              <w:pPrChange w:id="4607" w:author="William" w:date="2016-06-28T20:01:00Z">
                <w:pPr>
                  <w:spacing w:line="240" w:lineRule="auto"/>
                </w:pPr>
              </w:pPrChange>
            </w:pPr>
            <w:del w:id="4608" w:author="William" w:date="2016-06-28T20:01:00Z">
              <w:r w:rsidRPr="00946032" w:rsidDel="002D46EA">
                <w:rPr>
                  <w:sz w:val="20"/>
                </w:rPr>
                <w:delText>Eu como API devo permitir acesso por tecnologias WEB.</w:delText>
              </w:r>
            </w:del>
          </w:p>
        </w:tc>
      </w:tr>
      <w:tr w:rsidR="00453293" w:rsidRPr="00946032" w:rsidDel="002D46EA" w14:paraId="16531F1B" w14:textId="24587C0B" w:rsidTr="00453293">
        <w:trPr>
          <w:del w:id="4609" w:author="William" w:date="2016-06-28T20:01: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46E77EA3" w14:textId="1D43CED3" w:rsidR="00453293" w:rsidRPr="00946032" w:rsidDel="002D46EA" w:rsidRDefault="00453293">
            <w:pPr>
              <w:pStyle w:val="TextoNormal"/>
              <w:rPr>
                <w:del w:id="4610" w:author="William" w:date="2016-06-28T20:01:00Z"/>
              </w:rPr>
              <w:pPrChange w:id="4611" w:author="William" w:date="2016-06-28T20:01:00Z">
                <w:pPr>
                  <w:spacing w:line="240" w:lineRule="auto"/>
                  <w:jc w:val="left"/>
                </w:pPr>
              </w:pPrChange>
            </w:pPr>
            <w:del w:id="4612" w:author="William" w:date="2016-06-28T20:01:00Z">
              <w:r w:rsidRPr="00946032" w:rsidDel="002D46EA">
                <w:rPr>
                  <w:b/>
                  <w:sz w:val="20"/>
                </w:rPr>
                <w:delText>RNF2</w:delText>
              </w:r>
            </w:del>
          </w:p>
        </w:tc>
        <w:tc>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39F20FC1" w14:textId="36DF01E5" w:rsidR="00453293" w:rsidRPr="00946032" w:rsidDel="002D46EA" w:rsidRDefault="00453293">
            <w:pPr>
              <w:pStyle w:val="TextoNormal"/>
              <w:rPr>
                <w:del w:id="4613" w:author="William" w:date="2016-06-28T20:01:00Z"/>
              </w:rPr>
              <w:pPrChange w:id="4614" w:author="William" w:date="2016-06-28T20:01:00Z">
                <w:pPr>
                  <w:spacing w:line="240" w:lineRule="auto"/>
                </w:pPr>
              </w:pPrChange>
            </w:pPr>
            <w:del w:id="4615" w:author="William" w:date="2016-06-28T20:01:00Z">
              <w:r w:rsidRPr="00946032" w:rsidDel="002D46EA">
                <w:rPr>
                  <w:sz w:val="20"/>
                </w:rPr>
                <w:delText>Eu como API devo validar todos os parâmetros enviados na requisição e emitir mensagem síncronas caso os parâmetros sejam inválidos.</w:delText>
              </w:r>
            </w:del>
          </w:p>
        </w:tc>
      </w:tr>
      <w:tr w:rsidR="00453293" w:rsidRPr="00946032" w:rsidDel="002D46EA" w14:paraId="398FE269" w14:textId="33073D25" w:rsidTr="00453293">
        <w:trPr>
          <w:del w:id="4616" w:author="William" w:date="2016-06-28T20:01: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0DDD06EF" w14:textId="75BB14A5" w:rsidR="00453293" w:rsidRPr="00946032" w:rsidDel="002D46EA" w:rsidRDefault="00453293">
            <w:pPr>
              <w:pStyle w:val="TextoNormal"/>
              <w:rPr>
                <w:del w:id="4617" w:author="William" w:date="2016-06-28T20:01:00Z"/>
              </w:rPr>
              <w:pPrChange w:id="4618" w:author="William" w:date="2016-06-28T20:01:00Z">
                <w:pPr>
                  <w:spacing w:line="240" w:lineRule="auto"/>
                  <w:jc w:val="left"/>
                </w:pPr>
              </w:pPrChange>
            </w:pPr>
            <w:del w:id="4619" w:author="William" w:date="2016-06-28T20:01:00Z">
              <w:r w:rsidRPr="00946032" w:rsidDel="002D46EA">
                <w:rPr>
                  <w:b/>
                  <w:sz w:val="20"/>
                </w:rPr>
                <w:delText>RNF3</w:delText>
              </w:r>
            </w:del>
          </w:p>
        </w:tc>
        <w:tc>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735FB42C" w14:textId="0BD2DA24" w:rsidR="00453293" w:rsidRPr="00946032" w:rsidDel="002D46EA" w:rsidRDefault="00453293">
            <w:pPr>
              <w:pStyle w:val="TextoNormal"/>
              <w:rPr>
                <w:del w:id="4620" w:author="William" w:date="2016-06-28T20:01:00Z"/>
              </w:rPr>
              <w:pPrChange w:id="4621" w:author="William" w:date="2016-06-28T20:01:00Z">
                <w:pPr>
                  <w:spacing w:line="240" w:lineRule="auto"/>
                </w:pPr>
              </w:pPrChange>
            </w:pPr>
            <w:del w:id="4622" w:author="William" w:date="2016-06-28T20:01:00Z">
              <w:r w:rsidRPr="00946032" w:rsidDel="002D46EA">
                <w:rPr>
                  <w:sz w:val="20"/>
                </w:rPr>
                <w:delText xml:space="preserve">Eu como API devo ser capaz de se comunicar com API do Google Maps para trazer o Atacadista conforme localização enviada pelo cliente. </w:delText>
              </w:r>
            </w:del>
          </w:p>
        </w:tc>
      </w:tr>
      <w:tr w:rsidR="00453293" w:rsidRPr="00946032" w:rsidDel="002D46EA" w14:paraId="0E4D4CAE" w14:textId="6860548A" w:rsidTr="00453293">
        <w:trPr>
          <w:del w:id="4623" w:author="William" w:date="2016-06-28T20:01: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5FEDBBAC" w14:textId="134EE1F1" w:rsidR="00453293" w:rsidRPr="00946032" w:rsidDel="002D46EA" w:rsidRDefault="00453293">
            <w:pPr>
              <w:pStyle w:val="TextoNormal"/>
              <w:rPr>
                <w:del w:id="4624" w:author="William" w:date="2016-06-28T20:01:00Z"/>
              </w:rPr>
              <w:pPrChange w:id="4625" w:author="William" w:date="2016-06-28T20:01:00Z">
                <w:pPr>
                  <w:spacing w:line="240" w:lineRule="auto"/>
                  <w:jc w:val="left"/>
                </w:pPr>
              </w:pPrChange>
            </w:pPr>
            <w:del w:id="4626" w:author="William" w:date="2016-06-28T20:01:00Z">
              <w:r w:rsidRPr="00946032" w:rsidDel="002D46EA">
                <w:rPr>
                  <w:b/>
                  <w:sz w:val="20"/>
                </w:rPr>
                <w:delText>RNF4</w:delText>
              </w:r>
            </w:del>
          </w:p>
        </w:tc>
        <w:tc>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3E45940B" w14:textId="10DF7A37" w:rsidR="00453293" w:rsidRPr="00946032" w:rsidDel="002D46EA" w:rsidRDefault="00453293">
            <w:pPr>
              <w:pStyle w:val="TextoNormal"/>
              <w:rPr>
                <w:del w:id="4627" w:author="William" w:date="2016-06-28T20:01:00Z"/>
              </w:rPr>
              <w:pPrChange w:id="4628" w:author="William" w:date="2016-06-28T20:01:00Z">
                <w:pPr>
                  <w:spacing w:line="240" w:lineRule="auto"/>
                </w:pPr>
              </w:pPrChange>
            </w:pPr>
            <w:del w:id="4629" w:author="William" w:date="2016-06-28T20:01:00Z">
              <w:r w:rsidRPr="00946032" w:rsidDel="002D46EA">
                <w:rPr>
                  <w:sz w:val="20"/>
                </w:rPr>
                <w:delText>Eu como API devo retornar mensagens síncronas para todas requisições enviadas, podendo ser de sucesso ou de advertência.</w:delText>
              </w:r>
            </w:del>
          </w:p>
        </w:tc>
      </w:tr>
      <w:tr w:rsidR="00453293" w:rsidRPr="00946032" w:rsidDel="002D46EA" w14:paraId="713DB6B4" w14:textId="701CD378" w:rsidTr="00453293">
        <w:trPr>
          <w:del w:id="4630" w:author="William" w:date="2016-06-28T20:01: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46836B27" w14:textId="1A6F445A" w:rsidR="00453293" w:rsidRPr="00946032" w:rsidDel="002D46EA" w:rsidRDefault="00453293">
            <w:pPr>
              <w:pStyle w:val="TextoNormal"/>
              <w:rPr>
                <w:del w:id="4631" w:author="William" w:date="2016-06-28T20:01:00Z"/>
              </w:rPr>
              <w:pPrChange w:id="4632" w:author="William" w:date="2016-06-28T20:01:00Z">
                <w:pPr>
                  <w:spacing w:line="240" w:lineRule="auto"/>
                  <w:jc w:val="left"/>
                </w:pPr>
              </w:pPrChange>
            </w:pPr>
            <w:del w:id="4633" w:author="William" w:date="2016-06-28T20:01:00Z">
              <w:r w:rsidRPr="00946032" w:rsidDel="002D46EA">
                <w:rPr>
                  <w:b/>
                  <w:sz w:val="20"/>
                </w:rPr>
                <w:delText>RNF5</w:delText>
              </w:r>
            </w:del>
          </w:p>
        </w:tc>
        <w:tc>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3AB29CFF" w14:textId="7A4CD1E2" w:rsidR="00453293" w:rsidRPr="00946032" w:rsidDel="002D46EA" w:rsidRDefault="00453293">
            <w:pPr>
              <w:pStyle w:val="TextoNormal"/>
              <w:rPr>
                <w:del w:id="4634" w:author="William" w:date="2016-06-28T20:01:00Z"/>
              </w:rPr>
              <w:pPrChange w:id="4635" w:author="William" w:date="2016-06-28T20:01:00Z">
                <w:pPr>
                  <w:spacing w:line="240" w:lineRule="auto"/>
                </w:pPr>
              </w:pPrChange>
            </w:pPr>
            <w:del w:id="4636" w:author="William" w:date="2016-06-28T20:01:00Z">
              <w:r w:rsidRPr="00946032" w:rsidDel="002D46EA">
                <w:rPr>
                  <w:sz w:val="20"/>
                </w:rPr>
                <w:delText>Eu como API não posso permitir ultrapassar o limite de consultas diárias disponibilizadas para o cliente.</w:delText>
              </w:r>
            </w:del>
          </w:p>
        </w:tc>
      </w:tr>
      <w:tr w:rsidR="00453293" w:rsidRPr="00946032" w:rsidDel="002D46EA" w14:paraId="5A3DFA3D" w14:textId="212C4139" w:rsidTr="00453293">
        <w:trPr>
          <w:del w:id="4637" w:author="William" w:date="2016-06-28T20:01: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67970FF3" w14:textId="47B5D946" w:rsidR="00453293" w:rsidRPr="00946032" w:rsidDel="002D46EA" w:rsidRDefault="00453293">
            <w:pPr>
              <w:pStyle w:val="TextoNormal"/>
              <w:rPr>
                <w:del w:id="4638" w:author="William" w:date="2016-06-28T20:01:00Z"/>
              </w:rPr>
              <w:pPrChange w:id="4639" w:author="William" w:date="2016-06-28T20:01:00Z">
                <w:pPr>
                  <w:spacing w:line="240" w:lineRule="auto"/>
                  <w:jc w:val="left"/>
                </w:pPr>
              </w:pPrChange>
            </w:pPr>
            <w:del w:id="4640" w:author="William" w:date="2016-06-28T20:01:00Z">
              <w:r w:rsidRPr="00946032" w:rsidDel="002D46EA">
                <w:rPr>
                  <w:b/>
                  <w:sz w:val="20"/>
                </w:rPr>
                <w:delText>RNF6</w:delText>
              </w:r>
            </w:del>
          </w:p>
        </w:tc>
        <w:tc>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294BC129" w14:textId="5F24C87D" w:rsidR="00453293" w:rsidRPr="00946032" w:rsidDel="002D46EA" w:rsidRDefault="00453293">
            <w:pPr>
              <w:pStyle w:val="TextoNormal"/>
              <w:rPr>
                <w:del w:id="4641" w:author="William" w:date="2016-06-28T20:01:00Z"/>
              </w:rPr>
              <w:pPrChange w:id="4642" w:author="William" w:date="2016-06-28T20:01:00Z">
                <w:pPr>
                  <w:spacing w:line="240" w:lineRule="auto"/>
                </w:pPr>
              </w:pPrChange>
            </w:pPr>
            <w:del w:id="4643" w:author="William" w:date="2016-06-28T20:01:00Z">
              <w:r w:rsidRPr="00946032" w:rsidDel="002D46EA">
                <w:rPr>
                  <w:sz w:val="20"/>
                </w:rPr>
                <w:delText>Eu como API devo validar o token para autenticação do cliente que será enviado em todas as requisições.</w:delText>
              </w:r>
            </w:del>
          </w:p>
        </w:tc>
      </w:tr>
      <w:tr w:rsidR="00453293" w:rsidRPr="00946032" w:rsidDel="002D46EA" w14:paraId="08C29BA4" w14:textId="2874CBAF" w:rsidTr="00453293">
        <w:trPr>
          <w:del w:id="4644" w:author="William" w:date="2016-06-28T20:01: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16B5E6C8" w14:textId="521CD054" w:rsidR="00453293" w:rsidRPr="00946032" w:rsidDel="002D46EA" w:rsidRDefault="00453293">
            <w:pPr>
              <w:pStyle w:val="TextoNormal"/>
              <w:rPr>
                <w:del w:id="4645" w:author="William" w:date="2016-06-28T20:01:00Z"/>
              </w:rPr>
              <w:pPrChange w:id="4646" w:author="William" w:date="2016-06-28T20:01:00Z">
                <w:pPr>
                  <w:spacing w:line="240" w:lineRule="auto"/>
                  <w:jc w:val="left"/>
                </w:pPr>
              </w:pPrChange>
            </w:pPr>
            <w:del w:id="4647" w:author="William" w:date="2016-06-28T20:01:00Z">
              <w:r w:rsidRPr="00946032" w:rsidDel="002D46EA">
                <w:rPr>
                  <w:b/>
                  <w:sz w:val="20"/>
                </w:rPr>
                <w:delText>RNF7</w:delText>
              </w:r>
            </w:del>
          </w:p>
        </w:tc>
        <w:tc>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5B633A5B" w14:textId="6EF7834B" w:rsidR="00453293" w:rsidRPr="00946032" w:rsidDel="002D46EA" w:rsidRDefault="00453293">
            <w:pPr>
              <w:pStyle w:val="TextoNormal"/>
              <w:rPr>
                <w:del w:id="4648" w:author="William" w:date="2016-06-28T20:01:00Z"/>
              </w:rPr>
              <w:pPrChange w:id="4649" w:author="William" w:date="2016-06-28T20:01:00Z">
                <w:pPr>
                  <w:spacing w:line="240" w:lineRule="auto"/>
                </w:pPr>
              </w:pPrChange>
            </w:pPr>
            <w:del w:id="4650" w:author="William" w:date="2016-06-28T20:01:00Z">
              <w:r w:rsidRPr="00946032" w:rsidDel="002D46EA">
                <w:rPr>
                  <w:sz w:val="20"/>
                </w:rPr>
                <w:delText>Eu como administrador devo disparar a geração de tokens através do sistema.</w:delText>
              </w:r>
            </w:del>
          </w:p>
        </w:tc>
      </w:tr>
      <w:tr w:rsidR="00453293" w:rsidRPr="00946032" w:rsidDel="002D46EA" w14:paraId="41DCF890" w14:textId="2D383228" w:rsidTr="00453293">
        <w:trPr>
          <w:del w:id="4651" w:author="William" w:date="2016-06-28T20:01: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2CD9893E" w14:textId="350C9CB4" w:rsidR="00453293" w:rsidRPr="00946032" w:rsidDel="002D46EA" w:rsidRDefault="00453293">
            <w:pPr>
              <w:pStyle w:val="TextoNormal"/>
              <w:rPr>
                <w:del w:id="4652" w:author="William" w:date="2016-06-28T20:01:00Z"/>
              </w:rPr>
              <w:pPrChange w:id="4653" w:author="William" w:date="2016-06-28T20:01:00Z">
                <w:pPr>
                  <w:spacing w:line="240" w:lineRule="auto"/>
                  <w:jc w:val="left"/>
                </w:pPr>
              </w:pPrChange>
            </w:pPr>
            <w:del w:id="4654" w:author="William" w:date="2016-06-28T20:01:00Z">
              <w:r w:rsidRPr="00946032" w:rsidDel="002D46EA">
                <w:rPr>
                  <w:b/>
                  <w:sz w:val="20"/>
                </w:rPr>
                <w:delText>RNF8</w:delText>
              </w:r>
            </w:del>
          </w:p>
        </w:tc>
        <w:tc>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3072DEE0" w14:textId="382637D2" w:rsidR="00453293" w:rsidRPr="00946032" w:rsidDel="002D46EA" w:rsidRDefault="00453293">
            <w:pPr>
              <w:pStyle w:val="TextoNormal"/>
              <w:rPr>
                <w:del w:id="4655" w:author="William" w:date="2016-06-28T20:01:00Z"/>
              </w:rPr>
              <w:pPrChange w:id="4656" w:author="William" w:date="2016-06-28T20:01:00Z">
                <w:pPr>
                  <w:spacing w:line="240" w:lineRule="auto"/>
                </w:pPr>
              </w:pPrChange>
            </w:pPr>
            <w:del w:id="4657" w:author="William" w:date="2016-06-28T20:01:00Z">
              <w:r w:rsidRPr="00946032" w:rsidDel="002D46EA">
                <w:rPr>
                  <w:sz w:val="20"/>
                </w:rPr>
                <w:delText>Eu como API devo gravar log de todas as pesquisas executas.</w:delText>
              </w:r>
            </w:del>
          </w:p>
        </w:tc>
      </w:tr>
      <w:tr w:rsidR="00453293" w:rsidRPr="00946032" w:rsidDel="002D46EA" w14:paraId="5C3376F6" w14:textId="10BF823D" w:rsidTr="00453293">
        <w:trPr>
          <w:del w:id="4658" w:author="William" w:date="2016-06-28T20:01: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55388733" w14:textId="05949026" w:rsidR="00453293" w:rsidRPr="00946032" w:rsidDel="002D46EA" w:rsidRDefault="00453293">
            <w:pPr>
              <w:pStyle w:val="TextoNormal"/>
              <w:rPr>
                <w:del w:id="4659" w:author="William" w:date="2016-06-28T20:01:00Z"/>
              </w:rPr>
              <w:pPrChange w:id="4660" w:author="William" w:date="2016-06-28T20:01:00Z">
                <w:pPr>
                  <w:spacing w:line="240" w:lineRule="auto"/>
                  <w:jc w:val="left"/>
                </w:pPr>
              </w:pPrChange>
            </w:pPr>
            <w:del w:id="4661" w:author="William" w:date="2016-06-28T20:01:00Z">
              <w:r w:rsidRPr="00946032" w:rsidDel="002D46EA">
                <w:rPr>
                  <w:b/>
                  <w:sz w:val="20"/>
                </w:rPr>
                <w:delText>RNF9</w:delText>
              </w:r>
            </w:del>
          </w:p>
        </w:tc>
        <w:tc>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74A79607" w14:textId="2CC4B0CD" w:rsidR="00453293" w:rsidRPr="00946032" w:rsidDel="002D46EA" w:rsidRDefault="00453293">
            <w:pPr>
              <w:pStyle w:val="TextoNormal"/>
              <w:rPr>
                <w:del w:id="4662" w:author="William" w:date="2016-06-28T20:01:00Z"/>
              </w:rPr>
              <w:pPrChange w:id="4663" w:author="William" w:date="2016-06-28T20:01:00Z">
                <w:pPr>
                  <w:keepNext/>
                  <w:spacing w:line="240" w:lineRule="auto"/>
                </w:pPr>
              </w:pPrChange>
            </w:pPr>
            <w:del w:id="4664" w:author="William" w:date="2016-06-28T20:01:00Z">
              <w:r w:rsidRPr="00946032" w:rsidDel="002D46EA">
                <w:rPr>
                  <w:sz w:val="20"/>
                </w:rPr>
                <w:delText>Eu como sistema devo disponibilizar relatórios com métricas dos produtos mais pesquisados por atacadista.</w:delText>
              </w:r>
            </w:del>
          </w:p>
        </w:tc>
      </w:tr>
    </w:tbl>
    <w:p w14:paraId="4143E969" w14:textId="25D6C580" w:rsidR="001315C0" w:rsidRPr="004A005D" w:rsidDel="002D46EA" w:rsidRDefault="00985E2B">
      <w:pPr>
        <w:pStyle w:val="TextoNormal"/>
        <w:rPr>
          <w:ins w:id="4665" w:author="Dogus - William" w:date="2016-06-27T14:14:00Z"/>
          <w:del w:id="4666" w:author="William" w:date="2016-06-28T20:01:00Z"/>
        </w:rPr>
        <w:pPrChange w:id="4667" w:author="William" w:date="2016-06-28T20:01:00Z">
          <w:pPr>
            <w:pStyle w:val="Legenda"/>
            <w:spacing w:before="120" w:after="0"/>
            <w:jc w:val="center"/>
          </w:pPr>
        </w:pPrChange>
      </w:pPr>
      <w:moveToRangeStart w:id="4668" w:author="William" w:date="2016-06-28T19:33:00Z" w:name="move454905720"/>
      <w:moveTo w:id="4669" w:author="William" w:date="2016-06-28T19:33:00Z">
        <w:del w:id="4670" w:author="William" w:date="2016-06-28T20:01:00Z">
          <w:r w:rsidRPr="009F7751" w:rsidDel="002D46EA">
            <w:delText xml:space="preserve">Tabela </w:delText>
          </w:r>
          <w:r w:rsidRPr="00040A07" w:rsidDel="002D46EA">
            <w:fldChar w:fldCharType="begin"/>
          </w:r>
          <w:r w:rsidRPr="00040A07" w:rsidDel="002D46EA">
            <w:delInstrText xml:space="preserve"> SEQ Tabela \* ARABIC </w:delInstrText>
          </w:r>
          <w:r w:rsidRPr="00040A07" w:rsidDel="002D46EA">
            <w:fldChar w:fldCharType="separate"/>
          </w:r>
          <w:r w:rsidRPr="00040A07" w:rsidDel="002D46EA">
            <w:rPr>
              <w:noProof/>
            </w:rPr>
            <w:delText>2</w:delText>
          </w:r>
          <w:r w:rsidRPr="00040A07" w:rsidDel="002D46EA">
            <w:fldChar w:fldCharType="end"/>
          </w:r>
          <w:r w:rsidRPr="00040A07" w:rsidDel="002D46EA">
            <w:delText xml:space="preserve"> - Requisitos Não Funcionais</w:delText>
          </w:r>
        </w:del>
      </w:moveTo>
      <w:moveToRangeEnd w:id="4668"/>
      <w:del w:id="4671" w:author="William" w:date="2016-06-28T20:01:00Z">
        <w:r w:rsidR="00414756" w:rsidRPr="00040A07" w:rsidDel="002D46EA">
          <w:delText xml:space="preserve">Tabela </w:delText>
        </w:r>
        <w:r w:rsidR="004C4886" w:rsidRPr="00040A07" w:rsidDel="002D46EA">
          <w:fldChar w:fldCharType="begin"/>
        </w:r>
        <w:r w:rsidR="004C4886" w:rsidRPr="00040A07" w:rsidDel="002D46EA">
          <w:delInstrText xml:space="preserve"> SEQ Tabela \* ARABIC </w:delInstrText>
        </w:r>
        <w:r w:rsidR="004C4886" w:rsidRPr="00040A07" w:rsidDel="002D46EA">
          <w:rPr>
            <w:rPrChange w:id="4672" w:author="William" w:date="2016-06-28T20:55:00Z">
              <w:rPr>
                <w:noProof/>
              </w:rPr>
            </w:rPrChange>
          </w:rPr>
          <w:fldChar w:fldCharType="separate"/>
        </w:r>
        <w:r w:rsidR="00102066" w:rsidRPr="00040A07" w:rsidDel="002D46EA">
          <w:rPr>
            <w:noProof/>
          </w:rPr>
          <w:delText>2</w:delText>
        </w:r>
        <w:r w:rsidR="004C4886" w:rsidRPr="00040A07" w:rsidDel="002D46EA">
          <w:rPr>
            <w:noProof/>
          </w:rPr>
          <w:fldChar w:fldCharType="end"/>
        </w:r>
        <w:r w:rsidR="00414756" w:rsidRPr="00040A07" w:rsidDel="002D46EA">
          <w:delText xml:space="preserve"> - Requisitos Não Funcionais</w:delText>
        </w:r>
      </w:del>
    </w:p>
    <w:p w14:paraId="58139326" w14:textId="3B6373BA" w:rsidR="00D742D3" w:rsidRPr="004A005D" w:rsidDel="002D46EA" w:rsidRDefault="00D742D3">
      <w:pPr>
        <w:pStyle w:val="TextoNormal"/>
        <w:rPr>
          <w:ins w:id="4673" w:author="Dogus - William" w:date="2016-06-27T14:03:00Z"/>
          <w:del w:id="4674" w:author="William" w:date="2016-06-28T20:01:00Z"/>
        </w:rPr>
        <w:pPrChange w:id="4675" w:author="William" w:date="2016-06-28T20:01:00Z">
          <w:pPr>
            <w:pStyle w:val="Legenda"/>
            <w:spacing w:before="120" w:after="0"/>
            <w:jc w:val="center"/>
          </w:pPr>
        </w:pPrChange>
      </w:pPr>
    </w:p>
    <w:p w14:paraId="71A3A384" w14:textId="715B7132" w:rsidR="008409BE" w:rsidRPr="004A005D" w:rsidDel="002D46EA" w:rsidRDefault="008409BE">
      <w:pPr>
        <w:pStyle w:val="TextoNormal"/>
        <w:rPr>
          <w:ins w:id="4676" w:author="WILLIAM FRANCISCO LEITE" w:date="2016-06-27T20:03:00Z"/>
          <w:del w:id="4677" w:author="William" w:date="2016-06-28T20:01:00Z"/>
        </w:rPr>
        <w:pPrChange w:id="4678" w:author="William" w:date="2016-06-28T20:01:00Z">
          <w:pPr>
            <w:pStyle w:val="Legenda"/>
            <w:spacing w:before="120" w:after="0"/>
            <w:jc w:val="center"/>
          </w:pPr>
        </w:pPrChange>
      </w:pPr>
    </w:p>
    <w:p w14:paraId="5BF780B3" w14:textId="2E530C5D" w:rsidR="003D21F9" w:rsidRPr="004A005D" w:rsidDel="002D46EA" w:rsidRDefault="003D21F9">
      <w:pPr>
        <w:pStyle w:val="TextoNormal"/>
        <w:rPr>
          <w:ins w:id="4679" w:author="WILLIAM FRANCISCO LEITE" w:date="2016-06-27T20:03:00Z"/>
          <w:del w:id="4680" w:author="William" w:date="2016-06-28T20:01:00Z"/>
        </w:rPr>
        <w:pPrChange w:id="4681" w:author="William" w:date="2016-06-28T20:01:00Z">
          <w:pPr>
            <w:pStyle w:val="SubtituloCapitulo"/>
            <w:numPr>
              <w:ilvl w:val="2"/>
              <w:numId w:val="12"/>
            </w:numPr>
            <w:ind w:left="1224" w:hanging="504"/>
          </w:pPr>
        </w:pPrChange>
      </w:pPr>
      <w:ins w:id="4682" w:author="WILLIAM FRANCISCO LEITE" w:date="2016-06-27T20:03:00Z">
        <w:del w:id="4683" w:author="William" w:date="2016-06-28T20:01:00Z">
          <w:r w:rsidRPr="004A005D" w:rsidDel="002D46EA">
            <w:delText>URIs</w:delText>
          </w:r>
        </w:del>
      </w:ins>
      <w:ins w:id="4684" w:author="WILLIAM FRANCISCO LEITE" w:date="2016-06-27T20:04:00Z">
        <w:del w:id="4685" w:author="William" w:date="2016-06-28T20:01:00Z">
          <w:r w:rsidR="008D1237" w:rsidRPr="004A005D" w:rsidDel="002D46EA">
            <w:delText xml:space="preserve"> (Recursos)</w:delText>
          </w:r>
        </w:del>
      </w:ins>
      <w:ins w:id="4686" w:author="WILLIAM FRANCISCO LEITE" w:date="2016-06-27T20:03:00Z">
        <w:del w:id="4687" w:author="William" w:date="2016-06-28T20:01:00Z">
          <w:r w:rsidRPr="004A005D" w:rsidDel="002D46EA">
            <w:delText xml:space="preserve"> da API</w:delText>
          </w:r>
        </w:del>
      </w:ins>
    </w:p>
    <w:p w14:paraId="41112BD1" w14:textId="0020C387" w:rsidR="003D21F9" w:rsidRPr="00946032" w:rsidDel="002D46EA" w:rsidRDefault="00FC682E">
      <w:pPr>
        <w:pStyle w:val="TextoNormal"/>
        <w:rPr>
          <w:ins w:id="4688" w:author="WILLIAM FRANCISCO LEITE" w:date="2016-06-27T20:16:00Z"/>
          <w:del w:id="4689" w:author="William" w:date="2016-06-28T20:01:00Z"/>
        </w:rPr>
      </w:pPr>
      <w:ins w:id="4690" w:author="WILLIAM FRANCISCO LEITE" w:date="2016-06-27T20:14:00Z">
        <w:del w:id="4691" w:author="William" w:date="2016-06-28T20:01:00Z">
          <w:r w:rsidRPr="00946032" w:rsidDel="002D46EA">
            <w:delText>A API de cotação vai</w:delText>
          </w:r>
        </w:del>
      </w:ins>
      <w:ins w:id="4692" w:author="WILLIAM FRANCISCO LEITE" w:date="2016-06-27T20:13:00Z">
        <w:del w:id="4693" w:author="William" w:date="2016-06-28T20:01:00Z">
          <w:r w:rsidRPr="00946032" w:rsidDel="002D46EA">
            <w:delText xml:space="preserve"> disponibiliza</w:delText>
          </w:r>
        </w:del>
      </w:ins>
      <w:ins w:id="4694" w:author="WILLIAM FRANCISCO LEITE" w:date="2016-06-27T20:14:00Z">
        <w:del w:id="4695" w:author="William" w:date="2016-06-28T20:01:00Z">
          <w:r w:rsidRPr="00946032" w:rsidDel="002D46EA">
            <w:delText>r</w:delText>
          </w:r>
        </w:del>
      </w:ins>
      <w:ins w:id="4696" w:author="WILLIAM FRANCISCO LEITE" w:date="2016-06-27T20:13:00Z">
        <w:del w:id="4697" w:author="William" w:date="2016-06-28T20:01:00Z">
          <w:r w:rsidRPr="00946032" w:rsidDel="002D46EA">
            <w:delText xml:space="preserve"> 6</w:delText>
          </w:r>
        </w:del>
      </w:ins>
      <w:ins w:id="4698" w:author="WILLIAM FRANCISCO LEITE" w:date="2016-06-27T20:14:00Z">
        <w:del w:id="4699" w:author="William" w:date="2016-06-28T20:01:00Z">
          <w:r w:rsidRPr="00946032" w:rsidDel="002D46EA">
            <w:delText xml:space="preserve"> </w:delText>
          </w:r>
        </w:del>
      </w:ins>
      <w:ins w:id="4700" w:author="WILLIAM FRANCISCO LEITE" w:date="2016-06-27T20:13:00Z">
        <w:del w:id="4701" w:author="William" w:date="2016-06-28T20:01:00Z">
          <w:r w:rsidRPr="00946032" w:rsidDel="002D46EA">
            <w:delText>recursos para serem consumidos pel</w:delText>
          </w:r>
        </w:del>
      </w:ins>
      <w:ins w:id="4702" w:author="WILLIAM FRANCISCO LEITE" w:date="2016-06-27T20:14:00Z">
        <w:del w:id="4703" w:author="William" w:date="2016-06-28T20:01:00Z">
          <w:r w:rsidRPr="00946032" w:rsidDel="002D46EA">
            <w:delText xml:space="preserve">as aplicações de terceiros, </w:delText>
          </w:r>
        </w:del>
      </w:ins>
      <w:ins w:id="4704" w:author="WILLIAM FRANCISCO LEITE" w:date="2016-06-27T20:15:00Z">
        <w:del w:id="4705" w:author="William" w:date="2016-06-28T20:01:00Z">
          <w:r w:rsidRPr="00946032" w:rsidDel="002D46EA">
            <w:delText>seguindo o modelo arquitetural REST todos os recursos est</w:delText>
          </w:r>
        </w:del>
      </w:ins>
      <w:ins w:id="4706" w:author="WILLIAM FRANCISCO LEITE" w:date="2016-06-27T20:16:00Z">
        <w:del w:id="4707" w:author="William" w:date="2016-06-28T20:01:00Z">
          <w:r w:rsidRPr="00946032" w:rsidDel="002D46EA">
            <w:delText xml:space="preserve">arão disponíveis </w:delText>
          </w:r>
        </w:del>
      </w:ins>
      <w:ins w:id="4708" w:author="WILLIAM FRANCISCO LEITE" w:date="2016-06-27T20:17:00Z">
        <w:del w:id="4709" w:author="William" w:date="2016-06-28T20:01:00Z">
          <w:r w:rsidR="00B24C07" w:rsidRPr="00946032" w:rsidDel="002D46EA">
            <w:delText>em forma</w:delText>
          </w:r>
        </w:del>
      </w:ins>
      <w:ins w:id="4710" w:author="WILLIAM FRANCISCO LEITE" w:date="2016-06-27T20:16:00Z">
        <w:del w:id="4711" w:author="William" w:date="2016-06-28T20:01:00Z">
          <w:r w:rsidR="00B24C07" w:rsidRPr="00946032" w:rsidDel="002D46EA">
            <w:delText xml:space="preserve"> URIs.</w:delText>
          </w:r>
        </w:del>
      </w:ins>
    </w:p>
    <w:p w14:paraId="3CBDB024" w14:textId="5275D872" w:rsidR="007F7396" w:rsidRPr="00CB05C3" w:rsidRDefault="00B24C07">
      <w:pPr>
        <w:pStyle w:val="TextoNormal"/>
        <w:rPr>
          <w:ins w:id="4712" w:author="WILLIAM FRANCISCO LEITE" w:date="2016-06-27T21:46:00Z"/>
        </w:rPr>
        <w:pPrChange w:id="4713" w:author="William" w:date="2016-06-28T20:01:00Z">
          <w:pPr>
            <w:pStyle w:val="SubtituloCapitulo"/>
            <w:numPr>
              <w:ilvl w:val="2"/>
              <w:numId w:val="12"/>
            </w:numPr>
            <w:ind w:left="1224" w:hanging="504"/>
          </w:pPr>
        </w:pPrChange>
      </w:pPr>
      <w:ins w:id="4714" w:author="WILLIAM FRANCISCO LEITE" w:date="2016-06-27T20:17:00Z">
        <w:del w:id="4715" w:author="William" w:date="2016-06-28T20:01:00Z">
          <w:r w:rsidRPr="009F7751" w:rsidDel="002D46EA">
            <w:delText xml:space="preserve">Baseado nos </w:delText>
          </w:r>
        </w:del>
      </w:ins>
      <w:ins w:id="4716" w:author="WILLIAM FRANCISCO LEITE" w:date="2016-06-27T20:18:00Z">
        <w:del w:id="4717" w:author="William" w:date="2016-06-28T20:01:00Z">
          <w:r w:rsidRPr="009F7751" w:rsidDel="002D46EA">
            <w:delText>r</w:delText>
          </w:r>
        </w:del>
      </w:ins>
      <w:ins w:id="4718" w:author="WILLIAM FRANCISCO LEITE" w:date="2016-06-27T20:17:00Z">
        <w:del w:id="4719" w:author="William" w:date="2016-06-28T20:01:00Z">
          <w:r w:rsidRPr="00946032" w:rsidDel="002D46EA">
            <w:delText>ecurso</w:delText>
          </w:r>
        </w:del>
      </w:ins>
      <w:ins w:id="4720" w:author="WILLIAM FRANCISCO LEITE" w:date="2016-06-27T20:18:00Z">
        <w:del w:id="4721" w:author="William" w:date="2016-06-28T20:01:00Z">
          <w:r w:rsidRPr="009F7751" w:rsidDel="002D46EA">
            <w:delText>s disponíveis</w:delText>
          </w:r>
        </w:del>
      </w:ins>
      <w:ins w:id="4722" w:author="WILLIAM FRANCISCO LEITE" w:date="2016-06-27T20:19:00Z">
        <w:del w:id="4723" w:author="William" w:date="2016-06-28T20:01:00Z">
          <w:r w:rsidRPr="009F7751" w:rsidDel="002D46EA">
            <w:delText xml:space="preserve"> na API</w:delText>
          </w:r>
        </w:del>
      </w:ins>
      <w:ins w:id="4724" w:author="WILLIAM FRANCISCO LEITE" w:date="2016-06-27T20:18:00Z">
        <w:del w:id="4725" w:author="William" w:date="2016-06-28T20:01:00Z">
          <w:r w:rsidRPr="009F7751" w:rsidDel="002D46EA">
            <w:delText xml:space="preserve"> a aplicação de terceiros</w:delText>
          </w:r>
        </w:del>
      </w:ins>
      <w:ins w:id="4726" w:author="WILLIAM FRANCISCO LEITE" w:date="2016-06-27T20:17:00Z">
        <w:del w:id="4727" w:author="William" w:date="2016-06-28T20:01:00Z">
          <w:r w:rsidRPr="009F7751" w:rsidDel="002D46EA">
            <w:delText xml:space="preserve"> </w:delText>
          </w:r>
        </w:del>
      </w:ins>
      <w:ins w:id="4728" w:author="WILLIAM FRANCISCO LEITE" w:date="2016-06-27T20:19:00Z">
        <w:del w:id="4729" w:author="William" w:date="2016-06-28T20:01:00Z">
          <w:r w:rsidRPr="002F79AB" w:rsidDel="002D46EA">
            <w:delText xml:space="preserve">vai enviar os </w:delText>
          </w:r>
          <w:r w:rsidRPr="00CD4559" w:rsidDel="002D46EA">
            <w:delText>parâmetros em determina ordem.</w:delText>
          </w:r>
        </w:del>
      </w:ins>
    </w:p>
    <w:p w14:paraId="2EE44193" w14:textId="7184D6CF" w:rsidR="007F7396" w:rsidDel="00DC771E" w:rsidRDefault="007F7396">
      <w:pPr>
        <w:pStyle w:val="Legenda"/>
        <w:keepNext/>
        <w:spacing w:after="120"/>
        <w:rPr>
          <w:del w:id="4730" w:author="Unknown"/>
        </w:rPr>
        <w:pPrChange w:id="4731" w:author="WILLIAM FRANCISCO LEITE" w:date="2016-06-27T21:36:00Z">
          <w:pPr/>
        </w:pPrChange>
      </w:pPr>
    </w:p>
    <w:p w14:paraId="31B46C48" w14:textId="56AD38DF" w:rsidR="00102066" w:rsidRPr="00946032" w:rsidDel="00DC771E" w:rsidRDefault="00102066">
      <w:pPr>
        <w:rPr>
          <w:ins w:id="4732" w:author="William" w:date="2016-06-28T19:33:00Z"/>
          <w:del w:id="4733" w:author="Osnir Estevam" w:date="2016-08-21T12:22:00Z"/>
        </w:rPr>
      </w:pPr>
      <w:moveFromRangeStart w:id="4734" w:author="William" w:date="2016-06-28T19:33:00Z" w:name="move454905756"/>
      <w:moveFrom w:id="4735" w:author="William" w:date="2016-06-28T19:33:00Z">
        <w:ins w:id="4736" w:author="WILLIAM FRANCISCO LEITE" w:date="2016-06-27T21:36:00Z">
          <w:del w:id="4737" w:author="Osnir Estevam" w:date="2016-08-21T12:22:00Z">
            <w:r w:rsidRPr="009F7751" w:rsidDel="00DC771E">
              <w:delText xml:space="preserve">Tabela </w:delText>
            </w:r>
            <w:r w:rsidRPr="00CB05C3" w:rsidDel="00DC771E">
              <w:fldChar w:fldCharType="begin"/>
            </w:r>
            <w:r w:rsidRPr="00946032" w:rsidDel="00DC771E">
              <w:rPr>
                <w:iCs/>
              </w:rPr>
              <w:delInstrText xml:space="preserve"> SEQ Tabela \* ARABIC </w:delInstrText>
            </w:r>
          </w:del>
        </w:ins>
        <w:del w:id="4738" w:author="Osnir Estevam" w:date="2016-08-21T12:22:00Z">
          <w:r w:rsidRPr="00CB05C3" w:rsidDel="00DC771E">
            <w:rPr>
              <w:iCs/>
            </w:rPr>
            <w:fldChar w:fldCharType="separate"/>
          </w:r>
        </w:del>
        <w:ins w:id="4739" w:author="WILLIAM FRANCISCO LEITE" w:date="2016-06-27T21:37:00Z">
          <w:del w:id="4740" w:author="Osnir Estevam" w:date="2016-08-21T12:22:00Z">
            <w:r w:rsidRPr="00946032" w:rsidDel="00DC771E">
              <w:rPr>
                <w:iCs/>
                <w:noProof/>
              </w:rPr>
              <w:delText>3</w:delText>
            </w:r>
          </w:del>
        </w:ins>
        <w:ins w:id="4741" w:author="WILLIAM FRANCISCO LEITE" w:date="2016-06-27T21:36:00Z">
          <w:del w:id="4742" w:author="Osnir Estevam" w:date="2016-08-21T12:22:00Z">
            <w:r w:rsidRPr="00CB05C3" w:rsidDel="00DC771E">
              <w:rPr>
                <w:iCs/>
              </w:rPr>
              <w:fldChar w:fldCharType="end"/>
            </w:r>
            <w:r w:rsidRPr="00946032" w:rsidDel="00DC771E">
              <w:rPr>
                <w:iCs/>
              </w:rPr>
              <w:delText xml:space="preserve"> - Recursos disponibilizados pela API</w:delText>
            </w:r>
          </w:del>
        </w:ins>
      </w:moveFrom>
      <w:moveFromRangeEnd w:id="4734"/>
    </w:p>
    <w:p w14:paraId="1189B33F" w14:textId="4C090FF2" w:rsidR="00985E2B" w:rsidRPr="00946032" w:rsidDel="00DC771E" w:rsidRDefault="00985E2B">
      <w:pPr>
        <w:rPr>
          <w:ins w:id="4743" w:author="William" w:date="2016-06-28T19:33:00Z"/>
          <w:del w:id="4744" w:author="Osnir Estevam" w:date="2016-08-21T12:22:00Z"/>
        </w:rPr>
      </w:pPr>
    </w:p>
    <w:p w14:paraId="2EAE4B35" w14:textId="212194FA" w:rsidR="00985E2B" w:rsidRPr="00946032" w:rsidDel="00DC771E" w:rsidRDefault="00985E2B">
      <w:pPr>
        <w:rPr>
          <w:ins w:id="4745" w:author="WILLIAM FRANCISCO LEITE" w:date="2016-06-27T21:36:00Z"/>
          <w:del w:id="4746" w:author="Osnir Estevam" w:date="2016-08-21T12:22:00Z"/>
        </w:rPr>
      </w:pPr>
    </w:p>
    <w:tbl>
      <w:tblPr>
        <w:tblW w:w="9282" w:type="dxa"/>
        <w:tblInd w:w="-105" w:type="dxa"/>
        <w:tblLayout w:type="fixed"/>
        <w:tblLook w:val="0400" w:firstRow="0" w:lastRow="0" w:firstColumn="0" w:lastColumn="0" w:noHBand="0" w:noVBand="1"/>
        <w:tblPrChange w:id="4747" w:author="WILLIAM FRANCISCO LEITE" w:date="2016-06-27T20:30:00Z">
          <w:tblPr>
            <w:tblW w:w="9060" w:type="dxa"/>
            <w:tblInd w:w="-105" w:type="dxa"/>
            <w:tblLayout w:type="fixed"/>
            <w:tblLook w:val="0400" w:firstRow="0" w:lastRow="0" w:firstColumn="0" w:lastColumn="0" w:noHBand="0" w:noVBand="1"/>
          </w:tblPr>
        </w:tblPrChange>
      </w:tblPr>
      <w:tblGrid>
        <w:gridCol w:w="636"/>
        <w:gridCol w:w="8646"/>
        <w:tblGridChange w:id="4748">
          <w:tblGrid>
            <w:gridCol w:w="780"/>
            <w:gridCol w:w="8280"/>
          </w:tblGrid>
        </w:tblGridChange>
      </w:tblGrid>
      <w:tr w:rsidR="003C44CC" w:rsidRPr="00946032" w:rsidDel="00DC771E" w14:paraId="25AF0D29" w14:textId="7D848A98" w:rsidTr="00C973DE">
        <w:trPr>
          <w:ins w:id="4749" w:author="WILLIAM FRANCISCO LEITE" w:date="2016-06-27T20:21:00Z"/>
          <w:del w:id="4750" w:author="Osnir Estevam" w:date="2016-08-21T12:22:00Z"/>
        </w:trPr>
        <w:tc>
          <w:tcPr>
            <w:tcW w:w="636"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vAlign w:val="center"/>
            <w:tcPrChange w:id="4751" w:author="WILLIAM FRANCISCO LEITE" w:date="2016-06-27T20:30:00Z">
              <w:tcPr>
                <w:tcW w:w="780"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vAlign w:val="center"/>
              </w:tcPr>
            </w:tcPrChange>
          </w:tcPr>
          <w:p w14:paraId="40D7FDFD" w14:textId="20ACEB3C" w:rsidR="003C44CC" w:rsidRPr="00946032" w:rsidDel="00DC771E" w:rsidRDefault="003C44CC">
            <w:pPr>
              <w:rPr>
                <w:ins w:id="4752" w:author="WILLIAM FRANCISCO LEITE" w:date="2016-06-27T20:21:00Z"/>
                <w:del w:id="4753" w:author="Osnir Estevam" w:date="2016-08-21T12:22:00Z"/>
                <w:sz w:val="20"/>
                <w:rPrChange w:id="4754" w:author="William" w:date="2016-06-28T20:55:00Z">
                  <w:rPr>
                    <w:ins w:id="4755" w:author="WILLIAM FRANCISCO LEITE" w:date="2016-06-27T20:21:00Z"/>
                    <w:del w:id="4756" w:author="Osnir Estevam" w:date="2016-08-21T12:22:00Z"/>
                    <w:szCs w:val="24"/>
                  </w:rPr>
                </w:rPrChange>
              </w:rPr>
              <w:pPrChange w:id="4757" w:author="Osnir Estevam" w:date="2016-08-21T12:22:00Z">
                <w:pPr>
                  <w:spacing w:line="240" w:lineRule="auto"/>
                  <w:jc w:val="center"/>
                </w:pPr>
              </w:pPrChange>
            </w:pPr>
            <w:ins w:id="4758" w:author="WILLIAM FRANCISCO LEITE" w:date="2016-06-27T20:21:00Z">
              <w:del w:id="4759" w:author="Osnir Estevam" w:date="2016-08-21T12:22:00Z">
                <w:r w:rsidRPr="00946032" w:rsidDel="00DC771E">
                  <w:rPr>
                    <w:b/>
                    <w:sz w:val="20"/>
                  </w:rPr>
                  <w:delText>ID</w:delText>
                </w:r>
              </w:del>
            </w:ins>
          </w:p>
        </w:tc>
        <w:tc>
          <w:tcPr>
            <w:tcW w:w="8646"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vAlign w:val="center"/>
            <w:tcPrChange w:id="4760" w:author="WILLIAM FRANCISCO LEITE" w:date="2016-06-27T20:30:00Z">
              <w:tcPr>
                <w:tcW w:w="8280"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vAlign w:val="center"/>
              </w:tcPr>
            </w:tcPrChange>
          </w:tcPr>
          <w:p w14:paraId="39379DD7" w14:textId="24C91119" w:rsidR="003C44CC" w:rsidRPr="00946032" w:rsidDel="00DC771E" w:rsidRDefault="003C44CC">
            <w:pPr>
              <w:rPr>
                <w:ins w:id="4761" w:author="WILLIAM FRANCISCO LEITE" w:date="2016-06-27T20:21:00Z"/>
                <w:del w:id="4762" w:author="Osnir Estevam" w:date="2016-08-21T12:22:00Z"/>
                <w:sz w:val="20"/>
                <w:rPrChange w:id="4763" w:author="William" w:date="2016-06-28T20:55:00Z">
                  <w:rPr>
                    <w:ins w:id="4764" w:author="WILLIAM FRANCISCO LEITE" w:date="2016-06-27T20:21:00Z"/>
                    <w:del w:id="4765" w:author="Osnir Estevam" w:date="2016-08-21T12:22:00Z"/>
                    <w:szCs w:val="24"/>
                  </w:rPr>
                </w:rPrChange>
              </w:rPr>
              <w:pPrChange w:id="4766" w:author="Osnir Estevam" w:date="2016-08-21T12:22:00Z">
                <w:pPr>
                  <w:spacing w:line="240" w:lineRule="auto"/>
                  <w:jc w:val="center"/>
                </w:pPr>
              </w:pPrChange>
            </w:pPr>
            <w:ins w:id="4767" w:author="WILLIAM FRANCISCO LEITE" w:date="2016-06-27T20:21:00Z">
              <w:del w:id="4768" w:author="Osnir Estevam" w:date="2016-08-21T12:22:00Z">
                <w:r w:rsidRPr="00946032" w:rsidDel="00DC771E">
                  <w:rPr>
                    <w:b/>
                    <w:sz w:val="20"/>
                  </w:rPr>
                  <w:delText>URI</w:delText>
                </w:r>
              </w:del>
            </w:ins>
          </w:p>
        </w:tc>
      </w:tr>
      <w:tr w:rsidR="003C44CC" w:rsidRPr="00946032" w:rsidDel="00DC771E" w14:paraId="0E422D05" w14:textId="068AB993" w:rsidTr="00C973DE">
        <w:trPr>
          <w:ins w:id="4769" w:author="WILLIAM FRANCISCO LEITE" w:date="2016-06-27T20:21:00Z"/>
          <w:del w:id="4770" w:author="Osnir Estevam" w:date="2016-08-21T12:22:00Z"/>
        </w:trPr>
        <w:tc>
          <w:tcPr>
            <w:tcW w:w="6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4771" w:author="WILLIAM FRANCISCO LEITE" w:date="2016-06-27T20:30:00Z">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47989F62" w14:textId="1B2A4ED3" w:rsidR="003C44CC" w:rsidRPr="00946032" w:rsidDel="00DC771E" w:rsidRDefault="003C44CC">
            <w:pPr>
              <w:rPr>
                <w:ins w:id="4772" w:author="WILLIAM FRANCISCO LEITE" w:date="2016-06-27T20:21:00Z"/>
                <w:del w:id="4773" w:author="Osnir Estevam" w:date="2016-08-21T12:22:00Z"/>
                <w:sz w:val="20"/>
                <w:rPrChange w:id="4774" w:author="William" w:date="2016-06-28T20:55:00Z">
                  <w:rPr>
                    <w:ins w:id="4775" w:author="WILLIAM FRANCISCO LEITE" w:date="2016-06-27T20:21:00Z"/>
                    <w:del w:id="4776" w:author="Osnir Estevam" w:date="2016-08-21T12:22:00Z"/>
                    <w:szCs w:val="24"/>
                  </w:rPr>
                </w:rPrChange>
              </w:rPr>
              <w:pPrChange w:id="4777" w:author="Osnir Estevam" w:date="2016-08-21T12:22:00Z">
                <w:pPr>
                  <w:spacing w:line="240" w:lineRule="auto"/>
                  <w:jc w:val="left"/>
                </w:pPr>
              </w:pPrChange>
            </w:pPr>
            <w:ins w:id="4778" w:author="WILLIAM FRANCISCO LEITE" w:date="2016-06-27T20:21:00Z">
              <w:del w:id="4779" w:author="Osnir Estevam" w:date="2016-08-21T12:22:00Z">
                <w:r w:rsidRPr="00946032" w:rsidDel="00DC771E">
                  <w:rPr>
                    <w:b/>
                    <w:sz w:val="20"/>
                  </w:rPr>
                  <w:delText>R1</w:delText>
                </w:r>
              </w:del>
            </w:ins>
          </w:p>
        </w:tc>
        <w:tc>
          <w:tcPr>
            <w:tcW w:w="86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4780" w:author="WILLIAM FRANCISCO LEITE" w:date="2016-06-27T20:30:00Z">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45274300" w14:textId="411EC281" w:rsidR="003C44CC" w:rsidRPr="00946032" w:rsidDel="00DC771E" w:rsidRDefault="00097A81">
            <w:pPr>
              <w:rPr>
                <w:ins w:id="4781" w:author="WILLIAM FRANCISCO LEITE" w:date="2016-06-27T20:21:00Z"/>
                <w:del w:id="4782" w:author="Osnir Estevam" w:date="2016-08-21T12:22:00Z"/>
                <w:rFonts w:eastAsia="Times New Roman"/>
                <w:color w:val="auto"/>
                <w:sz w:val="20"/>
                <w:rPrChange w:id="4783" w:author="William" w:date="2016-06-28T20:55:00Z">
                  <w:rPr>
                    <w:ins w:id="4784" w:author="WILLIAM FRANCISCO LEITE" w:date="2016-06-27T20:21:00Z"/>
                    <w:del w:id="4785" w:author="Osnir Estevam" w:date="2016-08-21T12:22:00Z"/>
                    <w:rFonts w:eastAsia="Times New Roman"/>
                    <w:color w:val="auto"/>
                    <w:szCs w:val="24"/>
                  </w:rPr>
                </w:rPrChange>
              </w:rPr>
              <w:pPrChange w:id="4786" w:author="Osnir Estevam" w:date="2016-08-21T12:22:00Z">
                <w:pPr>
                  <w:spacing w:line="240" w:lineRule="auto"/>
                </w:pPr>
              </w:pPrChange>
            </w:pPr>
            <w:ins w:id="4787" w:author="WILLIAM FRANCISCO LEITE" w:date="2016-06-27T21:33:00Z">
              <w:del w:id="4788" w:author="Osnir Estevam" w:date="2016-08-21T12:22:00Z">
                <w:r w:rsidRPr="00946032" w:rsidDel="00DC771E">
                  <w:rPr>
                    <w:rFonts w:eastAsia="Times New Roman"/>
                    <w:sz w:val="20"/>
                    <w:rPrChange w:id="4789" w:author="William" w:date="2016-06-28T20:55:00Z">
                      <w:rPr>
                        <w:rStyle w:val="Hyperlink"/>
                        <w:sz w:val="22"/>
                        <w:szCs w:val="22"/>
                      </w:rPr>
                    </w:rPrChange>
                  </w:rPr>
                  <w:delText>http://api.cotacao.com.br/atacadistas/</w:delText>
                </w:r>
              </w:del>
            </w:ins>
          </w:p>
        </w:tc>
      </w:tr>
      <w:tr w:rsidR="003C44CC" w:rsidRPr="00946032" w:rsidDel="00DC771E" w14:paraId="00A12D76" w14:textId="5C806151" w:rsidTr="00C973DE">
        <w:trPr>
          <w:ins w:id="4790" w:author="WILLIAM FRANCISCO LEITE" w:date="2016-06-27T20:21:00Z"/>
          <w:del w:id="4791" w:author="Osnir Estevam" w:date="2016-08-21T12:22:00Z"/>
        </w:trPr>
        <w:tc>
          <w:tcPr>
            <w:tcW w:w="6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4792" w:author="WILLIAM FRANCISCO LEITE" w:date="2016-06-27T20:30:00Z">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1BC5E060" w14:textId="274E2C23" w:rsidR="003C44CC" w:rsidRPr="00946032" w:rsidDel="00DC771E" w:rsidRDefault="00006391">
            <w:pPr>
              <w:rPr>
                <w:ins w:id="4793" w:author="WILLIAM FRANCISCO LEITE" w:date="2016-06-27T20:21:00Z"/>
                <w:del w:id="4794" w:author="Osnir Estevam" w:date="2016-08-21T12:22:00Z"/>
                <w:sz w:val="20"/>
                <w:rPrChange w:id="4795" w:author="William" w:date="2016-06-28T20:55:00Z">
                  <w:rPr>
                    <w:ins w:id="4796" w:author="WILLIAM FRANCISCO LEITE" w:date="2016-06-27T20:21:00Z"/>
                    <w:del w:id="4797" w:author="Osnir Estevam" w:date="2016-08-21T12:22:00Z"/>
                    <w:szCs w:val="24"/>
                  </w:rPr>
                </w:rPrChange>
              </w:rPr>
              <w:pPrChange w:id="4798" w:author="Osnir Estevam" w:date="2016-08-21T12:22:00Z">
                <w:pPr>
                  <w:spacing w:line="240" w:lineRule="auto"/>
                  <w:jc w:val="left"/>
                </w:pPr>
              </w:pPrChange>
            </w:pPr>
            <w:ins w:id="4799" w:author="WILLIAM FRANCISCO LEITE" w:date="2016-06-27T20:21:00Z">
              <w:del w:id="4800" w:author="Osnir Estevam" w:date="2016-08-21T12:22:00Z">
                <w:r w:rsidRPr="00946032" w:rsidDel="00DC771E">
                  <w:rPr>
                    <w:b/>
                    <w:sz w:val="20"/>
                  </w:rPr>
                  <w:delText>R</w:delText>
                </w:r>
                <w:r w:rsidR="003C44CC" w:rsidRPr="00946032" w:rsidDel="00DC771E">
                  <w:rPr>
                    <w:b/>
                    <w:sz w:val="20"/>
                  </w:rPr>
                  <w:delText>2</w:delText>
                </w:r>
              </w:del>
            </w:ins>
          </w:p>
        </w:tc>
        <w:tc>
          <w:tcPr>
            <w:tcW w:w="86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4801" w:author="WILLIAM FRANCISCO LEITE" w:date="2016-06-27T20:30:00Z">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113D8843" w14:textId="7CFFF588" w:rsidR="003C44CC" w:rsidRPr="00946032" w:rsidDel="00DC771E" w:rsidRDefault="00097A81">
            <w:pPr>
              <w:rPr>
                <w:ins w:id="4802" w:author="WILLIAM FRANCISCO LEITE" w:date="2016-06-27T20:21:00Z"/>
                <w:del w:id="4803" w:author="Osnir Estevam" w:date="2016-08-21T12:22:00Z"/>
                <w:rFonts w:eastAsia="Times New Roman"/>
                <w:color w:val="auto"/>
                <w:sz w:val="20"/>
                <w:rPrChange w:id="4804" w:author="William" w:date="2016-06-28T20:55:00Z">
                  <w:rPr>
                    <w:ins w:id="4805" w:author="WILLIAM FRANCISCO LEITE" w:date="2016-06-27T20:21:00Z"/>
                    <w:del w:id="4806" w:author="Osnir Estevam" w:date="2016-08-21T12:22:00Z"/>
                    <w:rFonts w:eastAsia="Times New Roman"/>
                    <w:color w:val="auto"/>
                    <w:szCs w:val="24"/>
                  </w:rPr>
                </w:rPrChange>
              </w:rPr>
              <w:pPrChange w:id="4807" w:author="Osnir Estevam" w:date="2016-08-21T12:22:00Z">
                <w:pPr>
                  <w:spacing w:line="240" w:lineRule="auto"/>
                </w:pPr>
              </w:pPrChange>
            </w:pPr>
            <w:ins w:id="4808" w:author="WILLIAM FRANCISCO LEITE" w:date="2016-06-27T21:33:00Z">
              <w:del w:id="4809" w:author="Osnir Estevam" w:date="2016-08-21T12:22:00Z">
                <w:r w:rsidRPr="00946032" w:rsidDel="00DC771E">
                  <w:rPr>
                    <w:rFonts w:eastAsia="Times New Roman"/>
                    <w:sz w:val="20"/>
                    <w:rPrChange w:id="4810" w:author="William" w:date="2016-06-28T20:55:00Z">
                      <w:rPr>
                        <w:rStyle w:val="Hyperlink"/>
                        <w:sz w:val="22"/>
                        <w:szCs w:val="22"/>
                      </w:rPr>
                    </w:rPrChange>
                  </w:rPr>
                  <w:delText>http://api.cotacao.com.br/atacadistas/</w:delText>
                </w:r>
              </w:del>
            </w:ins>
            <w:ins w:id="4811" w:author="WILLIAM FRANCISCO LEITE" w:date="2016-06-27T20:24:00Z">
              <w:del w:id="4812" w:author="Osnir Estevam" w:date="2016-08-21T12:22:00Z">
                <w:r w:rsidR="00244D6E" w:rsidRPr="00946032" w:rsidDel="00DC771E">
                  <w:rPr>
                    <w:color w:val="FF0000"/>
                    <w:sz w:val="20"/>
                    <w:rPrChange w:id="4813" w:author="William" w:date="2016-06-28T20:55:00Z">
                      <w:rPr>
                        <w:color w:val="FF0000"/>
                        <w:sz w:val="22"/>
                        <w:szCs w:val="22"/>
                      </w:rPr>
                    </w:rPrChange>
                  </w:rPr>
                  <w:delText>{raio}</w:delText>
                </w:r>
              </w:del>
            </w:ins>
            <w:ins w:id="4814" w:author="WILLIAM FRANCISCO LEITE" w:date="2016-06-27T20:22:00Z">
              <w:del w:id="4815" w:author="Osnir Estevam" w:date="2016-08-21T12:22:00Z">
                <w:r w:rsidR="003C44CC" w:rsidRPr="00946032" w:rsidDel="00DC771E">
                  <w:rPr>
                    <w:color w:val="FF0000"/>
                    <w:sz w:val="20"/>
                    <w:rPrChange w:id="4816" w:author="William" w:date="2016-06-28T20:55:00Z">
                      <w:rPr>
                        <w:color w:val="FF0000"/>
                        <w:sz w:val="22"/>
                        <w:szCs w:val="22"/>
                      </w:rPr>
                    </w:rPrChange>
                  </w:rPr>
                  <w:delText>/</w:delText>
                </w:r>
              </w:del>
            </w:ins>
            <w:ins w:id="4817" w:author="WILLIAM FRANCISCO LEITE" w:date="2016-06-27T20:24:00Z">
              <w:del w:id="4818" w:author="Osnir Estevam" w:date="2016-08-21T12:22:00Z">
                <w:r w:rsidR="00244D6E" w:rsidRPr="00946032" w:rsidDel="00DC771E">
                  <w:rPr>
                    <w:color w:val="FF0000"/>
                    <w:sz w:val="20"/>
                    <w:rPrChange w:id="4819" w:author="William" w:date="2016-06-28T20:55:00Z">
                      <w:rPr>
                        <w:color w:val="FF0000"/>
                        <w:sz w:val="22"/>
                        <w:szCs w:val="22"/>
                      </w:rPr>
                    </w:rPrChange>
                  </w:rPr>
                  <w:delText>{latitude}</w:delText>
                </w:r>
              </w:del>
            </w:ins>
            <w:ins w:id="4820" w:author="WILLIAM FRANCISCO LEITE" w:date="2016-06-27T20:22:00Z">
              <w:del w:id="4821" w:author="Osnir Estevam" w:date="2016-08-21T12:22:00Z">
                <w:r w:rsidR="003C44CC" w:rsidRPr="00946032" w:rsidDel="00DC771E">
                  <w:rPr>
                    <w:color w:val="FF0000"/>
                    <w:sz w:val="20"/>
                    <w:rPrChange w:id="4822" w:author="William" w:date="2016-06-28T20:55:00Z">
                      <w:rPr>
                        <w:color w:val="FF0000"/>
                        <w:sz w:val="22"/>
                        <w:szCs w:val="22"/>
                      </w:rPr>
                    </w:rPrChange>
                  </w:rPr>
                  <w:delText>/</w:delText>
                </w:r>
              </w:del>
            </w:ins>
            <w:ins w:id="4823" w:author="WILLIAM FRANCISCO LEITE" w:date="2016-06-27T20:24:00Z">
              <w:del w:id="4824" w:author="Osnir Estevam" w:date="2016-08-21T12:22:00Z">
                <w:r w:rsidR="00244D6E" w:rsidRPr="00946032" w:rsidDel="00DC771E">
                  <w:rPr>
                    <w:color w:val="FF0000"/>
                    <w:sz w:val="20"/>
                    <w:rPrChange w:id="4825" w:author="William" w:date="2016-06-28T20:55:00Z">
                      <w:rPr>
                        <w:color w:val="FF0000"/>
                        <w:sz w:val="22"/>
                        <w:szCs w:val="22"/>
                      </w:rPr>
                    </w:rPrChange>
                  </w:rPr>
                  <w:delText>{longitude}</w:delText>
                </w:r>
              </w:del>
            </w:ins>
          </w:p>
        </w:tc>
      </w:tr>
      <w:tr w:rsidR="003C44CC" w:rsidRPr="00946032" w:rsidDel="00DC771E" w14:paraId="068940D5" w14:textId="14D0C672" w:rsidTr="00C973DE">
        <w:trPr>
          <w:ins w:id="4826" w:author="WILLIAM FRANCISCO LEITE" w:date="2016-06-27T20:21:00Z"/>
          <w:del w:id="4827" w:author="Osnir Estevam" w:date="2016-08-21T12:22:00Z"/>
        </w:trPr>
        <w:tc>
          <w:tcPr>
            <w:tcW w:w="6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4828" w:author="WILLIAM FRANCISCO LEITE" w:date="2016-06-27T20:30:00Z">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4259C768" w14:textId="03271D58" w:rsidR="003C44CC" w:rsidRPr="00946032" w:rsidDel="00DC771E" w:rsidRDefault="00006391">
            <w:pPr>
              <w:rPr>
                <w:ins w:id="4829" w:author="WILLIAM FRANCISCO LEITE" w:date="2016-06-27T20:21:00Z"/>
                <w:del w:id="4830" w:author="Osnir Estevam" w:date="2016-08-21T12:22:00Z"/>
                <w:sz w:val="20"/>
                <w:rPrChange w:id="4831" w:author="William" w:date="2016-06-28T20:55:00Z">
                  <w:rPr>
                    <w:ins w:id="4832" w:author="WILLIAM FRANCISCO LEITE" w:date="2016-06-27T20:21:00Z"/>
                    <w:del w:id="4833" w:author="Osnir Estevam" w:date="2016-08-21T12:22:00Z"/>
                    <w:szCs w:val="24"/>
                  </w:rPr>
                </w:rPrChange>
              </w:rPr>
              <w:pPrChange w:id="4834" w:author="Osnir Estevam" w:date="2016-08-21T12:22:00Z">
                <w:pPr>
                  <w:spacing w:line="240" w:lineRule="auto"/>
                  <w:jc w:val="left"/>
                </w:pPr>
              </w:pPrChange>
            </w:pPr>
            <w:ins w:id="4835" w:author="WILLIAM FRANCISCO LEITE" w:date="2016-06-27T20:21:00Z">
              <w:del w:id="4836" w:author="Osnir Estevam" w:date="2016-08-21T12:22:00Z">
                <w:r w:rsidRPr="00946032" w:rsidDel="00DC771E">
                  <w:rPr>
                    <w:b/>
                    <w:sz w:val="20"/>
                  </w:rPr>
                  <w:delText>R</w:delText>
                </w:r>
                <w:r w:rsidR="003C44CC" w:rsidRPr="00946032" w:rsidDel="00DC771E">
                  <w:rPr>
                    <w:b/>
                    <w:sz w:val="20"/>
                  </w:rPr>
                  <w:delText>3</w:delText>
                </w:r>
              </w:del>
            </w:ins>
          </w:p>
        </w:tc>
        <w:tc>
          <w:tcPr>
            <w:tcW w:w="86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4837" w:author="WILLIAM FRANCISCO LEITE" w:date="2016-06-27T20:30:00Z">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0943BBD3" w14:textId="0E9D6BD9" w:rsidR="003C44CC" w:rsidRPr="00946032" w:rsidDel="00DC771E" w:rsidRDefault="00097A81">
            <w:pPr>
              <w:rPr>
                <w:ins w:id="4838" w:author="WILLIAM FRANCISCO LEITE" w:date="2016-06-27T20:21:00Z"/>
                <w:del w:id="4839" w:author="Osnir Estevam" w:date="2016-08-21T12:22:00Z"/>
                <w:rFonts w:eastAsia="Times New Roman"/>
                <w:color w:val="auto"/>
                <w:sz w:val="20"/>
                <w:rPrChange w:id="4840" w:author="William" w:date="2016-06-28T20:55:00Z">
                  <w:rPr>
                    <w:ins w:id="4841" w:author="WILLIAM FRANCISCO LEITE" w:date="2016-06-27T20:21:00Z"/>
                    <w:del w:id="4842" w:author="Osnir Estevam" w:date="2016-08-21T12:22:00Z"/>
                    <w:rFonts w:eastAsia="Times New Roman"/>
                    <w:color w:val="auto"/>
                    <w:szCs w:val="24"/>
                  </w:rPr>
                </w:rPrChange>
              </w:rPr>
              <w:pPrChange w:id="4843" w:author="Osnir Estevam" w:date="2016-08-21T12:22:00Z">
                <w:pPr>
                  <w:spacing w:line="240" w:lineRule="auto"/>
                </w:pPr>
              </w:pPrChange>
            </w:pPr>
            <w:ins w:id="4844" w:author="WILLIAM FRANCISCO LEITE" w:date="2016-06-27T21:33:00Z">
              <w:del w:id="4845" w:author="Osnir Estevam" w:date="2016-08-21T12:22:00Z">
                <w:r w:rsidRPr="00946032" w:rsidDel="00DC771E">
                  <w:rPr>
                    <w:rFonts w:eastAsia="Times New Roman"/>
                    <w:color w:val="000000" w:themeColor="text1"/>
                    <w:sz w:val="20"/>
                    <w:rPrChange w:id="4846" w:author="William" w:date="2016-06-28T20:55:00Z">
                      <w:rPr>
                        <w:rStyle w:val="Hyperlink"/>
                        <w:sz w:val="22"/>
                        <w:szCs w:val="22"/>
                      </w:rPr>
                    </w:rPrChange>
                  </w:rPr>
                  <w:delText>http://api.cotacao.com.br/</w:delText>
                </w:r>
              </w:del>
            </w:ins>
            <w:ins w:id="4847" w:author="WILLIAM FRANCISCO LEITE" w:date="2016-06-27T20:22:00Z">
              <w:del w:id="4848" w:author="Osnir Estevam" w:date="2016-08-21T12:22:00Z">
                <w:r w:rsidR="00910938" w:rsidRPr="00946032" w:rsidDel="00DC771E">
                  <w:rPr>
                    <w:color w:val="000000" w:themeColor="text1"/>
                    <w:sz w:val="20"/>
                    <w:u w:val="single"/>
                    <w:rPrChange w:id="4849" w:author="William" w:date="2016-06-28T20:55:00Z">
                      <w:rPr>
                        <w:color w:val="0000FF"/>
                        <w:sz w:val="22"/>
                        <w:szCs w:val="22"/>
                        <w:u w:val="single"/>
                      </w:rPr>
                    </w:rPrChange>
                  </w:rPr>
                  <w:delText>atacadista/promocao/</w:delText>
                </w:r>
              </w:del>
            </w:ins>
            <w:ins w:id="4850" w:author="WILLIAM FRANCISCO LEITE" w:date="2016-06-27T20:24:00Z">
              <w:del w:id="4851" w:author="Osnir Estevam" w:date="2016-08-21T12:22:00Z">
                <w:r w:rsidR="00244D6E" w:rsidRPr="00946032" w:rsidDel="00DC771E">
                  <w:rPr>
                    <w:color w:val="FF0000"/>
                    <w:sz w:val="20"/>
                    <w:rPrChange w:id="4852" w:author="William" w:date="2016-06-28T20:55:00Z">
                      <w:rPr>
                        <w:color w:val="FF0000"/>
                        <w:sz w:val="22"/>
                        <w:szCs w:val="22"/>
                      </w:rPr>
                    </w:rPrChange>
                  </w:rPr>
                  <w:delText>{atacadista}</w:delText>
                </w:r>
              </w:del>
            </w:ins>
          </w:p>
        </w:tc>
      </w:tr>
      <w:tr w:rsidR="003C44CC" w:rsidRPr="00946032" w:rsidDel="00DC771E" w14:paraId="5EBF086F" w14:textId="5B4C2C3E" w:rsidTr="00C973DE">
        <w:trPr>
          <w:ins w:id="4853" w:author="WILLIAM FRANCISCO LEITE" w:date="2016-06-27T20:21:00Z"/>
          <w:del w:id="4854" w:author="Osnir Estevam" w:date="2016-08-21T12:22:00Z"/>
        </w:trPr>
        <w:tc>
          <w:tcPr>
            <w:tcW w:w="6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4855" w:author="WILLIAM FRANCISCO LEITE" w:date="2016-06-27T20:30:00Z">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5A88E12D" w14:textId="65449F08" w:rsidR="003C44CC" w:rsidRPr="00946032" w:rsidDel="00DC771E" w:rsidRDefault="00006391">
            <w:pPr>
              <w:rPr>
                <w:ins w:id="4856" w:author="WILLIAM FRANCISCO LEITE" w:date="2016-06-27T20:21:00Z"/>
                <w:del w:id="4857" w:author="Osnir Estevam" w:date="2016-08-21T12:22:00Z"/>
                <w:sz w:val="20"/>
                <w:rPrChange w:id="4858" w:author="William" w:date="2016-06-28T20:55:00Z">
                  <w:rPr>
                    <w:ins w:id="4859" w:author="WILLIAM FRANCISCO LEITE" w:date="2016-06-27T20:21:00Z"/>
                    <w:del w:id="4860" w:author="Osnir Estevam" w:date="2016-08-21T12:22:00Z"/>
                    <w:szCs w:val="24"/>
                  </w:rPr>
                </w:rPrChange>
              </w:rPr>
              <w:pPrChange w:id="4861" w:author="Osnir Estevam" w:date="2016-08-21T12:22:00Z">
                <w:pPr>
                  <w:spacing w:line="240" w:lineRule="auto"/>
                  <w:jc w:val="left"/>
                </w:pPr>
              </w:pPrChange>
            </w:pPr>
            <w:ins w:id="4862" w:author="WILLIAM FRANCISCO LEITE" w:date="2016-06-27T20:21:00Z">
              <w:del w:id="4863" w:author="Osnir Estevam" w:date="2016-08-21T12:22:00Z">
                <w:r w:rsidRPr="00946032" w:rsidDel="00DC771E">
                  <w:rPr>
                    <w:b/>
                    <w:sz w:val="20"/>
                  </w:rPr>
                  <w:delText>R</w:delText>
                </w:r>
                <w:r w:rsidR="003C44CC" w:rsidRPr="00946032" w:rsidDel="00DC771E">
                  <w:rPr>
                    <w:b/>
                    <w:sz w:val="20"/>
                  </w:rPr>
                  <w:delText>4</w:delText>
                </w:r>
              </w:del>
            </w:ins>
          </w:p>
        </w:tc>
        <w:tc>
          <w:tcPr>
            <w:tcW w:w="86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4864" w:author="WILLIAM FRANCISCO LEITE" w:date="2016-06-27T20:30:00Z">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50336538" w14:textId="1495E421" w:rsidR="003C44CC" w:rsidRPr="00946032" w:rsidDel="00DC771E" w:rsidRDefault="00097A81">
            <w:pPr>
              <w:rPr>
                <w:ins w:id="4865" w:author="WILLIAM FRANCISCO LEITE" w:date="2016-06-27T20:21:00Z"/>
                <w:del w:id="4866" w:author="Osnir Estevam" w:date="2016-08-21T12:22:00Z"/>
                <w:sz w:val="20"/>
                <w:rPrChange w:id="4867" w:author="William" w:date="2016-06-28T20:55:00Z">
                  <w:rPr>
                    <w:ins w:id="4868" w:author="WILLIAM FRANCISCO LEITE" w:date="2016-06-27T20:21:00Z"/>
                    <w:del w:id="4869" w:author="Osnir Estevam" w:date="2016-08-21T12:22:00Z"/>
                    <w:szCs w:val="24"/>
                  </w:rPr>
                </w:rPrChange>
              </w:rPr>
              <w:pPrChange w:id="4870" w:author="Osnir Estevam" w:date="2016-08-21T12:22:00Z">
                <w:pPr>
                  <w:spacing w:line="240" w:lineRule="auto"/>
                </w:pPr>
              </w:pPrChange>
            </w:pPr>
            <w:ins w:id="4871" w:author="WILLIAM FRANCISCO LEITE" w:date="2016-06-27T21:34:00Z">
              <w:del w:id="4872" w:author="Osnir Estevam" w:date="2016-08-21T12:22:00Z">
                <w:r w:rsidRPr="00946032" w:rsidDel="00DC771E">
                  <w:rPr>
                    <w:sz w:val="20"/>
                    <w:rPrChange w:id="4873" w:author="William" w:date="2016-06-28T20:55:00Z">
                      <w:rPr>
                        <w:rStyle w:val="Hyperlink"/>
                        <w:sz w:val="22"/>
                        <w:szCs w:val="22"/>
                      </w:rPr>
                    </w:rPrChange>
                  </w:rPr>
                  <w:delText>http://api.cotacao.com.br/atacadista/produto</w:delText>
                </w:r>
              </w:del>
            </w:ins>
            <w:ins w:id="4874" w:author="WILLIAM FRANCISCO LEITE" w:date="2016-06-27T20:23:00Z">
              <w:del w:id="4875" w:author="Osnir Estevam" w:date="2016-08-21T12:22:00Z">
                <w:r w:rsidR="00910938" w:rsidRPr="00946032" w:rsidDel="00DC771E">
                  <w:rPr>
                    <w:color w:val="0000FF"/>
                    <w:sz w:val="20"/>
                    <w:u w:val="single"/>
                    <w:rPrChange w:id="4876" w:author="William" w:date="2016-06-28T20:55:00Z">
                      <w:rPr>
                        <w:color w:val="0000FF"/>
                        <w:sz w:val="22"/>
                        <w:szCs w:val="22"/>
                        <w:u w:val="single"/>
                      </w:rPr>
                    </w:rPrChange>
                  </w:rPr>
                  <w:delText>/</w:delText>
                </w:r>
              </w:del>
            </w:ins>
            <w:ins w:id="4877" w:author="WILLIAM FRANCISCO LEITE" w:date="2016-06-27T20:24:00Z">
              <w:del w:id="4878" w:author="Osnir Estevam" w:date="2016-08-21T12:22:00Z">
                <w:r w:rsidR="00244D6E" w:rsidRPr="00946032" w:rsidDel="00DC771E">
                  <w:rPr>
                    <w:color w:val="FF0000"/>
                    <w:sz w:val="20"/>
                    <w:rPrChange w:id="4879" w:author="William" w:date="2016-06-28T20:55:00Z">
                      <w:rPr>
                        <w:color w:val="FF0000"/>
                        <w:sz w:val="22"/>
                        <w:szCs w:val="22"/>
                      </w:rPr>
                    </w:rPrChange>
                  </w:rPr>
                  <w:delText>{</w:delText>
                </w:r>
              </w:del>
            </w:ins>
            <w:ins w:id="4880" w:author="WILLIAM FRANCISCO LEITE" w:date="2016-06-27T20:25:00Z">
              <w:del w:id="4881" w:author="Osnir Estevam" w:date="2016-08-21T12:22:00Z">
                <w:r w:rsidR="00244D6E" w:rsidRPr="00946032" w:rsidDel="00DC771E">
                  <w:rPr>
                    <w:color w:val="FF0000"/>
                    <w:sz w:val="20"/>
                    <w:rPrChange w:id="4882" w:author="William" w:date="2016-06-28T20:55:00Z">
                      <w:rPr>
                        <w:color w:val="FF0000"/>
                        <w:sz w:val="22"/>
                        <w:szCs w:val="22"/>
                      </w:rPr>
                    </w:rPrChange>
                  </w:rPr>
                  <w:delText>atacadista</w:delText>
                </w:r>
              </w:del>
            </w:ins>
            <w:ins w:id="4883" w:author="WILLIAM FRANCISCO LEITE" w:date="2016-06-27T20:24:00Z">
              <w:del w:id="4884" w:author="Osnir Estevam" w:date="2016-08-21T12:22:00Z">
                <w:r w:rsidR="00244D6E" w:rsidRPr="00946032" w:rsidDel="00DC771E">
                  <w:rPr>
                    <w:color w:val="FF0000"/>
                    <w:sz w:val="20"/>
                    <w:rPrChange w:id="4885" w:author="William" w:date="2016-06-28T20:55:00Z">
                      <w:rPr>
                        <w:color w:val="FF0000"/>
                        <w:sz w:val="22"/>
                        <w:szCs w:val="22"/>
                      </w:rPr>
                    </w:rPrChange>
                  </w:rPr>
                  <w:delText>}</w:delText>
                </w:r>
              </w:del>
            </w:ins>
            <w:ins w:id="4886" w:author="WILLIAM FRANCISCO LEITE" w:date="2016-06-27T20:23:00Z">
              <w:del w:id="4887" w:author="Osnir Estevam" w:date="2016-08-21T12:22:00Z">
                <w:r w:rsidR="00910938" w:rsidRPr="00946032" w:rsidDel="00DC771E">
                  <w:rPr>
                    <w:color w:val="FF0000"/>
                    <w:sz w:val="20"/>
                    <w:rPrChange w:id="4888" w:author="William" w:date="2016-06-28T20:55:00Z">
                      <w:rPr>
                        <w:color w:val="FF0000"/>
                        <w:sz w:val="22"/>
                        <w:szCs w:val="22"/>
                      </w:rPr>
                    </w:rPrChange>
                  </w:rPr>
                  <w:delText>/</w:delText>
                </w:r>
              </w:del>
            </w:ins>
            <w:ins w:id="4889" w:author="WILLIAM FRANCISCO LEITE" w:date="2016-06-27T20:25:00Z">
              <w:del w:id="4890" w:author="Osnir Estevam" w:date="2016-08-21T12:22:00Z">
                <w:r w:rsidR="00244D6E" w:rsidRPr="00946032" w:rsidDel="00DC771E">
                  <w:rPr>
                    <w:color w:val="FF0000"/>
                    <w:sz w:val="20"/>
                    <w:rPrChange w:id="4891" w:author="William" w:date="2016-06-28T20:55:00Z">
                      <w:rPr>
                        <w:color w:val="FF0000"/>
                        <w:sz w:val="22"/>
                        <w:szCs w:val="22"/>
                      </w:rPr>
                    </w:rPrChange>
                  </w:rPr>
                  <w:delText>{produto}</w:delText>
                </w:r>
              </w:del>
            </w:ins>
          </w:p>
        </w:tc>
      </w:tr>
      <w:tr w:rsidR="003C44CC" w:rsidRPr="00946032" w:rsidDel="00DC771E" w14:paraId="09F733DB" w14:textId="20522728" w:rsidTr="00C973DE">
        <w:trPr>
          <w:ins w:id="4892" w:author="WILLIAM FRANCISCO LEITE" w:date="2016-06-27T20:21:00Z"/>
          <w:del w:id="4893" w:author="Osnir Estevam" w:date="2016-08-21T12:22:00Z"/>
        </w:trPr>
        <w:tc>
          <w:tcPr>
            <w:tcW w:w="6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4894" w:author="WILLIAM FRANCISCO LEITE" w:date="2016-06-27T20:30:00Z">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61B36429" w14:textId="158995E6" w:rsidR="003C44CC" w:rsidRPr="00946032" w:rsidDel="00DC771E" w:rsidRDefault="00006391">
            <w:pPr>
              <w:rPr>
                <w:ins w:id="4895" w:author="WILLIAM FRANCISCO LEITE" w:date="2016-06-27T20:21:00Z"/>
                <w:del w:id="4896" w:author="Osnir Estevam" w:date="2016-08-21T12:22:00Z"/>
                <w:sz w:val="20"/>
                <w:rPrChange w:id="4897" w:author="William" w:date="2016-06-28T20:55:00Z">
                  <w:rPr>
                    <w:ins w:id="4898" w:author="WILLIAM FRANCISCO LEITE" w:date="2016-06-27T20:21:00Z"/>
                    <w:del w:id="4899" w:author="Osnir Estevam" w:date="2016-08-21T12:22:00Z"/>
                    <w:szCs w:val="24"/>
                  </w:rPr>
                </w:rPrChange>
              </w:rPr>
              <w:pPrChange w:id="4900" w:author="Osnir Estevam" w:date="2016-08-21T12:22:00Z">
                <w:pPr>
                  <w:spacing w:line="240" w:lineRule="auto"/>
                  <w:jc w:val="left"/>
                </w:pPr>
              </w:pPrChange>
            </w:pPr>
            <w:ins w:id="4901" w:author="WILLIAM FRANCISCO LEITE" w:date="2016-06-27T20:21:00Z">
              <w:del w:id="4902" w:author="Osnir Estevam" w:date="2016-08-21T12:22:00Z">
                <w:r w:rsidRPr="00946032" w:rsidDel="00DC771E">
                  <w:rPr>
                    <w:b/>
                    <w:sz w:val="20"/>
                  </w:rPr>
                  <w:delText>R</w:delText>
                </w:r>
                <w:r w:rsidR="003C44CC" w:rsidRPr="00946032" w:rsidDel="00DC771E">
                  <w:rPr>
                    <w:b/>
                    <w:sz w:val="20"/>
                  </w:rPr>
                  <w:delText>5</w:delText>
                </w:r>
              </w:del>
            </w:ins>
          </w:p>
        </w:tc>
        <w:tc>
          <w:tcPr>
            <w:tcW w:w="86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4903" w:author="WILLIAM FRANCISCO LEITE" w:date="2016-06-27T20:30:00Z">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3A1670EE" w14:textId="5A485911" w:rsidR="003C44CC" w:rsidRPr="00946032" w:rsidDel="00DC771E" w:rsidRDefault="00097A81">
            <w:pPr>
              <w:rPr>
                <w:ins w:id="4904" w:author="WILLIAM FRANCISCO LEITE" w:date="2016-06-27T20:21:00Z"/>
                <w:del w:id="4905" w:author="Osnir Estevam" w:date="2016-08-21T12:22:00Z"/>
                <w:sz w:val="20"/>
                <w:rPrChange w:id="4906" w:author="William" w:date="2016-06-28T20:55:00Z">
                  <w:rPr>
                    <w:ins w:id="4907" w:author="WILLIAM FRANCISCO LEITE" w:date="2016-06-27T20:21:00Z"/>
                    <w:del w:id="4908" w:author="Osnir Estevam" w:date="2016-08-21T12:22:00Z"/>
                    <w:szCs w:val="24"/>
                  </w:rPr>
                </w:rPrChange>
              </w:rPr>
              <w:pPrChange w:id="4909" w:author="Osnir Estevam" w:date="2016-08-21T12:22:00Z">
                <w:pPr>
                  <w:spacing w:line="240" w:lineRule="auto"/>
                </w:pPr>
              </w:pPrChange>
            </w:pPr>
            <w:ins w:id="4910" w:author="WILLIAM FRANCISCO LEITE" w:date="2016-06-27T21:34:00Z">
              <w:del w:id="4911" w:author="Osnir Estevam" w:date="2016-08-21T12:22:00Z">
                <w:r w:rsidRPr="00946032" w:rsidDel="00DC771E">
                  <w:rPr>
                    <w:sz w:val="20"/>
                    <w:rPrChange w:id="4912" w:author="William" w:date="2016-06-28T20:55:00Z">
                      <w:rPr>
                        <w:rStyle w:val="Hyperlink"/>
                        <w:sz w:val="22"/>
                        <w:szCs w:val="22"/>
                      </w:rPr>
                    </w:rPrChange>
                  </w:rPr>
                  <w:delText>http://api.cotacao.com.br/atacadista/cotacao/</w:delText>
                </w:r>
              </w:del>
            </w:ins>
            <w:ins w:id="4913" w:author="WILLIAM FRANCISCO LEITE" w:date="2016-06-27T20:25:00Z">
              <w:del w:id="4914" w:author="Osnir Estevam" w:date="2016-08-21T12:22:00Z">
                <w:r w:rsidR="00244D6E" w:rsidRPr="00946032" w:rsidDel="00DC771E">
                  <w:rPr>
                    <w:color w:val="FF0000"/>
                    <w:sz w:val="20"/>
                    <w:rPrChange w:id="4915" w:author="William" w:date="2016-06-28T20:55:00Z">
                      <w:rPr>
                        <w:color w:val="FF0000"/>
                        <w:sz w:val="22"/>
                        <w:szCs w:val="22"/>
                      </w:rPr>
                    </w:rPrChange>
                  </w:rPr>
                  <w:delText>{produto}</w:delText>
                </w:r>
              </w:del>
            </w:ins>
          </w:p>
        </w:tc>
      </w:tr>
      <w:tr w:rsidR="003C44CC" w:rsidRPr="00946032" w:rsidDel="00DC771E" w14:paraId="4C8A87F6" w14:textId="4A54F1EA" w:rsidTr="00C973DE">
        <w:trPr>
          <w:ins w:id="4916" w:author="WILLIAM FRANCISCO LEITE" w:date="2016-06-27T20:21:00Z"/>
          <w:del w:id="4917" w:author="Osnir Estevam" w:date="2016-08-21T12:22:00Z"/>
        </w:trPr>
        <w:tc>
          <w:tcPr>
            <w:tcW w:w="6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4918" w:author="WILLIAM FRANCISCO LEITE" w:date="2016-06-27T20:30:00Z">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6B8D006B" w14:textId="21601F02" w:rsidR="003C44CC" w:rsidRPr="00946032" w:rsidDel="00DC771E" w:rsidRDefault="00006391">
            <w:pPr>
              <w:rPr>
                <w:ins w:id="4919" w:author="WILLIAM FRANCISCO LEITE" w:date="2016-06-27T20:21:00Z"/>
                <w:del w:id="4920" w:author="Osnir Estevam" w:date="2016-08-21T12:22:00Z"/>
                <w:sz w:val="20"/>
                <w:rPrChange w:id="4921" w:author="William" w:date="2016-06-28T20:55:00Z">
                  <w:rPr>
                    <w:ins w:id="4922" w:author="WILLIAM FRANCISCO LEITE" w:date="2016-06-27T20:21:00Z"/>
                    <w:del w:id="4923" w:author="Osnir Estevam" w:date="2016-08-21T12:22:00Z"/>
                    <w:szCs w:val="24"/>
                  </w:rPr>
                </w:rPrChange>
              </w:rPr>
              <w:pPrChange w:id="4924" w:author="Osnir Estevam" w:date="2016-08-21T12:22:00Z">
                <w:pPr>
                  <w:spacing w:line="240" w:lineRule="auto"/>
                  <w:jc w:val="left"/>
                </w:pPr>
              </w:pPrChange>
            </w:pPr>
            <w:ins w:id="4925" w:author="WILLIAM FRANCISCO LEITE" w:date="2016-06-27T20:21:00Z">
              <w:del w:id="4926" w:author="Osnir Estevam" w:date="2016-08-21T12:22:00Z">
                <w:r w:rsidRPr="00946032" w:rsidDel="00DC771E">
                  <w:rPr>
                    <w:b/>
                    <w:sz w:val="20"/>
                  </w:rPr>
                  <w:delText>R</w:delText>
                </w:r>
                <w:r w:rsidR="003C44CC" w:rsidRPr="00946032" w:rsidDel="00DC771E">
                  <w:rPr>
                    <w:b/>
                    <w:sz w:val="20"/>
                  </w:rPr>
                  <w:delText>6</w:delText>
                </w:r>
              </w:del>
            </w:ins>
          </w:p>
        </w:tc>
        <w:tc>
          <w:tcPr>
            <w:tcW w:w="86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4927" w:author="WILLIAM FRANCISCO LEITE" w:date="2016-06-27T20:30:00Z">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1B55FAFD" w14:textId="7F9261B2" w:rsidR="003C44CC" w:rsidRPr="00946032" w:rsidDel="00DC771E" w:rsidRDefault="00097A81">
            <w:pPr>
              <w:rPr>
                <w:ins w:id="4928" w:author="WILLIAM FRANCISCO LEITE" w:date="2016-06-27T20:21:00Z"/>
                <w:del w:id="4929" w:author="Osnir Estevam" w:date="2016-08-21T12:22:00Z"/>
                <w:sz w:val="20"/>
                <w:rPrChange w:id="4930" w:author="William" w:date="2016-06-28T20:55:00Z">
                  <w:rPr>
                    <w:ins w:id="4931" w:author="WILLIAM FRANCISCO LEITE" w:date="2016-06-27T20:21:00Z"/>
                    <w:del w:id="4932" w:author="Osnir Estevam" w:date="2016-08-21T12:22:00Z"/>
                    <w:szCs w:val="24"/>
                  </w:rPr>
                </w:rPrChange>
              </w:rPr>
              <w:pPrChange w:id="4933" w:author="Osnir Estevam" w:date="2016-08-21T12:22:00Z">
                <w:pPr>
                  <w:spacing w:line="240" w:lineRule="auto"/>
                </w:pPr>
              </w:pPrChange>
            </w:pPr>
            <w:ins w:id="4934" w:author="WILLIAM FRANCISCO LEITE" w:date="2016-06-27T21:34:00Z">
              <w:del w:id="4935" w:author="Osnir Estevam" w:date="2016-08-21T12:22:00Z">
                <w:r w:rsidRPr="00946032" w:rsidDel="00DC771E">
                  <w:rPr>
                    <w:sz w:val="20"/>
                    <w:rPrChange w:id="4936" w:author="William" w:date="2016-06-28T20:55:00Z">
                      <w:rPr>
                        <w:rStyle w:val="Hyperlink"/>
                        <w:sz w:val="22"/>
                        <w:szCs w:val="22"/>
                      </w:rPr>
                    </w:rPrChange>
                  </w:rPr>
                  <w:delText>http://api.cotacao.com.br/atacadista/produto/localizacao/</w:delText>
                </w:r>
              </w:del>
            </w:ins>
            <w:ins w:id="4937" w:author="WILLIAM FRANCISCO LEITE" w:date="2016-06-27T20:25:00Z">
              <w:del w:id="4938" w:author="Osnir Estevam" w:date="2016-08-21T12:22:00Z">
                <w:r w:rsidR="00244D6E" w:rsidRPr="00946032" w:rsidDel="00DC771E">
                  <w:rPr>
                    <w:color w:val="FF0000"/>
                    <w:sz w:val="20"/>
                    <w:rPrChange w:id="4939" w:author="William" w:date="2016-06-28T20:55:00Z">
                      <w:rPr>
                        <w:color w:val="FF0000"/>
                        <w:sz w:val="22"/>
                        <w:szCs w:val="22"/>
                      </w:rPr>
                    </w:rPrChange>
                  </w:rPr>
                  <w:delText>{atacadista}</w:delText>
                </w:r>
              </w:del>
            </w:ins>
            <w:ins w:id="4940" w:author="WILLIAM FRANCISCO LEITE" w:date="2016-06-27T20:23:00Z">
              <w:del w:id="4941" w:author="Osnir Estevam" w:date="2016-08-21T12:22:00Z">
                <w:r w:rsidR="00910938" w:rsidRPr="00946032" w:rsidDel="00DC771E">
                  <w:rPr>
                    <w:color w:val="FF0000"/>
                    <w:sz w:val="20"/>
                    <w:rPrChange w:id="4942" w:author="William" w:date="2016-06-28T20:55:00Z">
                      <w:rPr>
                        <w:color w:val="FF0000"/>
                        <w:sz w:val="22"/>
                        <w:szCs w:val="22"/>
                      </w:rPr>
                    </w:rPrChange>
                  </w:rPr>
                  <w:delText>/</w:delText>
                </w:r>
              </w:del>
            </w:ins>
            <w:ins w:id="4943" w:author="WILLIAM FRANCISCO LEITE" w:date="2016-06-27T20:25:00Z">
              <w:del w:id="4944" w:author="Osnir Estevam" w:date="2016-08-21T12:22:00Z">
                <w:r w:rsidR="00244D6E" w:rsidRPr="00946032" w:rsidDel="00DC771E">
                  <w:rPr>
                    <w:color w:val="FF0000"/>
                    <w:sz w:val="20"/>
                    <w:rPrChange w:id="4945" w:author="William" w:date="2016-06-28T20:55:00Z">
                      <w:rPr>
                        <w:color w:val="FF0000"/>
                        <w:sz w:val="22"/>
                        <w:szCs w:val="22"/>
                      </w:rPr>
                    </w:rPrChange>
                  </w:rPr>
                  <w:delText>{corredor}</w:delText>
                </w:r>
              </w:del>
            </w:ins>
          </w:p>
        </w:tc>
      </w:tr>
    </w:tbl>
    <w:p w14:paraId="4E8E0832" w14:textId="02C667E5" w:rsidR="00985E2B" w:rsidRPr="00946032" w:rsidDel="00DC771E" w:rsidRDefault="00985E2B">
      <w:pPr>
        <w:rPr>
          <w:ins w:id="4946" w:author="WILLIAM FRANCISCO LEITE" w:date="2016-06-27T20:03:00Z"/>
          <w:del w:id="4947" w:author="Osnir Estevam" w:date="2016-08-21T12:22:00Z"/>
        </w:rPr>
        <w:pPrChange w:id="4948" w:author="Osnir Estevam" w:date="2016-08-21T12:22:00Z">
          <w:pPr>
            <w:pStyle w:val="TextoNormal"/>
          </w:pPr>
        </w:pPrChange>
      </w:pPr>
      <w:moveToRangeStart w:id="4949" w:author="William" w:date="2016-06-28T19:33:00Z" w:name="move454905756"/>
      <w:moveTo w:id="4950" w:author="William" w:date="2016-06-28T19:33:00Z">
        <w:del w:id="4951" w:author="Osnir Estevam" w:date="2016-08-21T12:22:00Z">
          <w:r w:rsidRPr="00946032" w:rsidDel="00DC771E">
            <w:rPr>
              <w:iCs/>
              <w:color w:val="auto"/>
              <w:sz w:val="18"/>
              <w:szCs w:val="18"/>
            </w:rPr>
            <w:delText xml:space="preserve">Tabela </w:delText>
          </w:r>
          <w:r w:rsidRPr="009F7751" w:rsidDel="00DC771E">
            <w:rPr>
              <w:iCs/>
              <w:color w:val="auto"/>
              <w:sz w:val="18"/>
              <w:szCs w:val="18"/>
            </w:rPr>
            <w:fldChar w:fldCharType="begin"/>
          </w:r>
          <w:r w:rsidRPr="00946032" w:rsidDel="00DC771E">
            <w:rPr>
              <w:iCs/>
              <w:color w:val="auto"/>
              <w:sz w:val="18"/>
              <w:szCs w:val="18"/>
            </w:rPr>
            <w:delInstrText xml:space="preserve"> SEQ Tabela \* ARABIC </w:delInstrText>
          </w:r>
          <w:r w:rsidRPr="009F7751" w:rsidDel="00DC771E">
            <w:rPr>
              <w:iCs/>
              <w:color w:val="auto"/>
              <w:sz w:val="18"/>
              <w:szCs w:val="18"/>
              <w:rPrChange w:id="4952" w:author="William" w:date="2016-06-28T20:55:00Z">
                <w:rPr>
                  <w:iCs/>
                  <w:color w:val="auto"/>
                  <w:sz w:val="18"/>
                  <w:szCs w:val="18"/>
                </w:rPr>
              </w:rPrChange>
            </w:rPr>
            <w:fldChar w:fldCharType="separate"/>
          </w:r>
          <w:r w:rsidRPr="00946032" w:rsidDel="00DC771E">
            <w:rPr>
              <w:iCs/>
              <w:noProof/>
              <w:color w:val="auto"/>
              <w:sz w:val="18"/>
              <w:szCs w:val="18"/>
            </w:rPr>
            <w:delText>3</w:delText>
          </w:r>
          <w:r w:rsidRPr="009F7751" w:rsidDel="00DC771E">
            <w:rPr>
              <w:iCs/>
              <w:color w:val="auto"/>
              <w:sz w:val="18"/>
              <w:szCs w:val="18"/>
            </w:rPr>
            <w:fldChar w:fldCharType="end"/>
          </w:r>
          <w:r w:rsidRPr="00946032" w:rsidDel="00DC771E">
            <w:rPr>
              <w:iCs/>
              <w:color w:val="auto"/>
              <w:sz w:val="18"/>
              <w:szCs w:val="18"/>
            </w:rPr>
            <w:delText xml:space="preserve"> - Recursos disponibilizados pela API</w:delText>
          </w:r>
        </w:del>
      </w:moveTo>
      <w:moveToRangeEnd w:id="4949"/>
    </w:p>
    <w:p w14:paraId="05A4D905" w14:textId="0128CDE5" w:rsidR="003D21F9" w:rsidRPr="009F7751" w:rsidDel="00DC771E" w:rsidRDefault="00C973DE">
      <w:pPr>
        <w:rPr>
          <w:ins w:id="4953" w:author="WILLIAM FRANCISCO LEITE" w:date="2016-06-27T20:28:00Z"/>
          <w:del w:id="4954" w:author="Osnir Estevam" w:date="2016-08-21T12:22:00Z"/>
        </w:rPr>
        <w:pPrChange w:id="4955" w:author="Osnir Estevam" w:date="2016-08-21T12:22:00Z">
          <w:pPr>
            <w:pStyle w:val="Legenda"/>
            <w:spacing w:before="120" w:after="0"/>
            <w:jc w:val="center"/>
          </w:pPr>
        </w:pPrChange>
      </w:pPr>
      <w:ins w:id="4956" w:author="WILLIAM FRANCISCO LEITE" w:date="2016-06-27T20:28:00Z">
        <w:del w:id="4957" w:author="Osnir Estevam" w:date="2016-08-21T12:22:00Z">
          <w:r w:rsidRPr="00946032" w:rsidDel="00DC771E">
            <w:rPr>
              <w:rPrChange w:id="4958" w:author="William" w:date="2016-06-28T20:55:00Z">
                <w:rPr>
                  <w:b/>
                  <w:iCs w:val="0"/>
                </w:rPr>
              </w:rPrChange>
            </w:rPr>
            <w:delText>Descrição dos Parâmetros</w:delText>
          </w:r>
        </w:del>
      </w:ins>
    </w:p>
    <w:p w14:paraId="1263654D" w14:textId="108C5B11" w:rsidR="00102066" w:rsidRPr="00946032" w:rsidDel="00DC771E" w:rsidRDefault="00102066">
      <w:pPr>
        <w:rPr>
          <w:ins w:id="4959" w:author="WILLIAM FRANCISCO LEITE" w:date="2016-06-27T21:37:00Z"/>
          <w:del w:id="4960" w:author="Osnir Estevam" w:date="2016-08-21T12:22:00Z"/>
        </w:rPr>
      </w:pPr>
      <w:ins w:id="4961" w:author="WILLIAM FRANCISCO LEITE" w:date="2016-06-27T21:37:00Z">
        <w:del w:id="4962" w:author="Osnir Estevam" w:date="2016-08-21T12:22:00Z">
          <w:r w:rsidRPr="009F7751" w:rsidDel="00DC771E">
            <w:delText xml:space="preserve">Tabela </w:delText>
          </w:r>
          <w:r w:rsidRPr="00CB05C3" w:rsidDel="00DC771E">
            <w:rPr>
              <w:iCs/>
            </w:rPr>
            <w:fldChar w:fldCharType="begin"/>
          </w:r>
          <w:r w:rsidRPr="004A005D" w:rsidDel="00DC771E">
            <w:delInstrText xml:space="preserve"> SEQ Tabela \* ARABIC </w:delInstrText>
          </w:r>
        </w:del>
      </w:ins>
      <w:del w:id="4963" w:author="Osnir Estevam" w:date="2016-08-21T12:22:00Z">
        <w:r w:rsidRPr="00CB05C3" w:rsidDel="00DC771E">
          <w:fldChar w:fldCharType="separate"/>
        </w:r>
      </w:del>
      <w:ins w:id="4964" w:author="WILLIAM FRANCISCO LEITE" w:date="2016-06-27T21:37:00Z">
        <w:del w:id="4965" w:author="Osnir Estevam" w:date="2016-08-21T12:22:00Z">
          <w:r w:rsidRPr="00CB05C3" w:rsidDel="00DC771E">
            <w:rPr>
              <w:noProof/>
            </w:rPr>
            <w:delText>4</w:delText>
          </w:r>
          <w:r w:rsidRPr="00CB05C3" w:rsidDel="00DC771E">
            <w:fldChar w:fldCharType="end"/>
          </w:r>
          <w:r w:rsidRPr="00CB05C3" w:rsidDel="00DC771E">
            <w:delText xml:space="preserve"> - Descrição dos recursos</w:delText>
          </w:r>
        </w:del>
      </w:ins>
      <w:ins w:id="4966" w:author="Dogus - William" w:date="2016-06-28T13:24:00Z">
        <w:del w:id="4967" w:author="Osnir Estevam" w:date="2016-08-21T12:22:00Z">
          <w:r w:rsidR="004A223F" w:rsidRPr="007628D6" w:rsidDel="00DC771E">
            <w:delText>parâmetros</w:delText>
          </w:r>
        </w:del>
      </w:ins>
      <w:ins w:id="4968" w:author="WILLIAM FRANCISCO LEITE" w:date="2016-06-27T21:37:00Z">
        <w:del w:id="4969" w:author="Osnir Estevam" w:date="2016-08-21T12:22:00Z">
          <w:r w:rsidRPr="004A005D" w:rsidDel="00DC771E">
            <w:delText xml:space="preserve"> disponibilizados pela API</w:delText>
          </w:r>
        </w:del>
      </w:ins>
      <w:ins w:id="4970" w:author="Dogus - William" w:date="2016-06-28T13:26:00Z">
        <w:del w:id="4971" w:author="Osnir Estevam" w:date="2016-08-21T12:22:00Z">
          <w:r w:rsidR="003D5ACE" w:rsidRPr="004A005D" w:rsidDel="00DC771E">
            <w:delText>das URIs</w:delText>
          </w:r>
        </w:del>
      </w:ins>
    </w:p>
    <w:tbl>
      <w:tblPr>
        <w:tblW w:w="9282" w:type="dxa"/>
        <w:tblInd w:w="-105" w:type="dxa"/>
        <w:tblLayout w:type="fixed"/>
        <w:tblLook w:val="0400" w:firstRow="0" w:lastRow="0" w:firstColumn="0" w:lastColumn="0" w:noHBand="0" w:noVBand="1"/>
        <w:tblPrChange w:id="4972" w:author="WILLIAM FRANCISCO LEITE" w:date="2016-06-27T20:31:00Z">
          <w:tblPr>
            <w:tblW w:w="9060" w:type="dxa"/>
            <w:tblInd w:w="-105" w:type="dxa"/>
            <w:tblLayout w:type="fixed"/>
            <w:tblLook w:val="0400" w:firstRow="0" w:lastRow="0" w:firstColumn="0" w:lastColumn="0" w:noHBand="0" w:noVBand="1"/>
          </w:tblPr>
        </w:tblPrChange>
      </w:tblPr>
      <w:tblGrid>
        <w:gridCol w:w="780"/>
        <w:gridCol w:w="8502"/>
        <w:tblGridChange w:id="4973">
          <w:tblGrid>
            <w:gridCol w:w="780"/>
            <w:gridCol w:w="8280"/>
          </w:tblGrid>
        </w:tblGridChange>
      </w:tblGrid>
      <w:tr w:rsidR="00C973DE" w:rsidRPr="00946032" w:rsidDel="00DC771E" w14:paraId="7CA33C41" w14:textId="3D7DB999" w:rsidTr="00C973DE">
        <w:trPr>
          <w:ins w:id="4974" w:author="WILLIAM FRANCISCO LEITE" w:date="2016-06-27T20:29:00Z"/>
          <w:del w:id="4975" w:author="Osnir Estevam" w:date="2016-08-21T12:22:00Z"/>
        </w:trPr>
        <w:tc>
          <w:tcPr>
            <w:tcW w:w="780"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vAlign w:val="center"/>
            <w:tcPrChange w:id="4976" w:author="WILLIAM FRANCISCO LEITE" w:date="2016-06-27T20:31:00Z">
              <w:tcPr>
                <w:tcW w:w="780"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vAlign w:val="center"/>
              </w:tcPr>
            </w:tcPrChange>
          </w:tcPr>
          <w:p w14:paraId="18527006" w14:textId="3E5EBBED" w:rsidR="00C973DE" w:rsidRPr="00946032" w:rsidDel="00DC771E" w:rsidRDefault="00C973DE">
            <w:pPr>
              <w:rPr>
                <w:ins w:id="4977" w:author="WILLIAM FRANCISCO LEITE" w:date="2016-06-27T20:29:00Z"/>
                <w:del w:id="4978" w:author="Osnir Estevam" w:date="2016-08-21T12:22:00Z"/>
                <w:sz w:val="20"/>
                <w:rPrChange w:id="4979" w:author="William" w:date="2016-06-28T20:55:00Z">
                  <w:rPr>
                    <w:ins w:id="4980" w:author="WILLIAM FRANCISCO LEITE" w:date="2016-06-27T20:29:00Z"/>
                    <w:del w:id="4981" w:author="Osnir Estevam" w:date="2016-08-21T12:22:00Z"/>
                    <w:szCs w:val="24"/>
                  </w:rPr>
                </w:rPrChange>
              </w:rPr>
              <w:pPrChange w:id="4982" w:author="Osnir Estevam" w:date="2016-08-21T12:22:00Z">
                <w:pPr>
                  <w:spacing w:line="240" w:lineRule="auto"/>
                  <w:jc w:val="center"/>
                </w:pPr>
              </w:pPrChange>
            </w:pPr>
            <w:ins w:id="4983" w:author="WILLIAM FRANCISCO LEITE" w:date="2016-06-27T20:29:00Z">
              <w:del w:id="4984" w:author="Osnir Estevam" w:date="2016-08-21T12:22:00Z">
                <w:r w:rsidRPr="00946032" w:rsidDel="00DC771E">
                  <w:rPr>
                    <w:b/>
                    <w:sz w:val="20"/>
                  </w:rPr>
                  <w:delText>ID</w:delText>
                </w:r>
              </w:del>
            </w:ins>
          </w:p>
        </w:tc>
        <w:tc>
          <w:tcPr>
            <w:tcW w:w="8502"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vAlign w:val="center"/>
            <w:tcPrChange w:id="4985" w:author="WILLIAM FRANCISCO LEITE" w:date="2016-06-27T20:31:00Z">
              <w:tcPr>
                <w:tcW w:w="8280"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vAlign w:val="center"/>
              </w:tcPr>
            </w:tcPrChange>
          </w:tcPr>
          <w:p w14:paraId="2DA06083" w14:textId="535C56E7" w:rsidR="00C973DE" w:rsidRPr="00946032" w:rsidDel="00DC771E" w:rsidRDefault="00C973DE">
            <w:pPr>
              <w:rPr>
                <w:ins w:id="4986" w:author="WILLIAM FRANCISCO LEITE" w:date="2016-06-27T20:29:00Z"/>
                <w:del w:id="4987" w:author="Osnir Estevam" w:date="2016-08-21T12:22:00Z"/>
                <w:sz w:val="20"/>
                <w:rPrChange w:id="4988" w:author="William" w:date="2016-06-28T20:55:00Z">
                  <w:rPr>
                    <w:ins w:id="4989" w:author="WILLIAM FRANCISCO LEITE" w:date="2016-06-27T20:29:00Z"/>
                    <w:del w:id="4990" w:author="Osnir Estevam" w:date="2016-08-21T12:22:00Z"/>
                    <w:szCs w:val="24"/>
                  </w:rPr>
                </w:rPrChange>
              </w:rPr>
              <w:pPrChange w:id="4991" w:author="Osnir Estevam" w:date="2016-08-21T12:22:00Z">
                <w:pPr>
                  <w:spacing w:line="240" w:lineRule="auto"/>
                  <w:jc w:val="center"/>
                </w:pPr>
              </w:pPrChange>
            </w:pPr>
            <w:ins w:id="4992" w:author="WILLIAM FRANCISCO LEITE" w:date="2016-06-27T20:31:00Z">
              <w:del w:id="4993" w:author="Osnir Estevam" w:date="2016-08-21T12:22:00Z">
                <w:r w:rsidRPr="00946032" w:rsidDel="00DC771E">
                  <w:rPr>
                    <w:b/>
                    <w:sz w:val="20"/>
                    <w:rPrChange w:id="4994" w:author="William" w:date="2016-06-28T20:55:00Z">
                      <w:rPr>
                        <w:b/>
                        <w:szCs w:val="24"/>
                      </w:rPr>
                    </w:rPrChange>
                  </w:rPr>
                  <w:delText>Descrição dos Parâmetros</w:delText>
                </w:r>
              </w:del>
            </w:ins>
          </w:p>
        </w:tc>
      </w:tr>
      <w:tr w:rsidR="00C973DE" w:rsidRPr="00946032" w:rsidDel="00DC771E" w14:paraId="0C796025" w14:textId="359CE655" w:rsidTr="00C973DE">
        <w:trPr>
          <w:ins w:id="4995" w:author="WILLIAM FRANCISCO LEITE" w:date="2016-06-27T20:29:00Z"/>
          <w:del w:id="4996" w:author="Osnir Estevam" w:date="2016-08-21T12:22: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4997" w:author="WILLIAM FRANCISCO LEITE" w:date="2016-06-27T20:31:00Z">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1D4B926F" w14:textId="436280F7" w:rsidR="00C973DE" w:rsidRPr="00946032" w:rsidDel="00DC771E" w:rsidRDefault="00C973DE">
            <w:pPr>
              <w:rPr>
                <w:ins w:id="4998" w:author="WILLIAM FRANCISCO LEITE" w:date="2016-06-27T20:29:00Z"/>
                <w:del w:id="4999" w:author="Osnir Estevam" w:date="2016-08-21T12:22:00Z"/>
                <w:sz w:val="20"/>
                <w:rPrChange w:id="5000" w:author="William" w:date="2016-06-28T20:55:00Z">
                  <w:rPr>
                    <w:ins w:id="5001" w:author="WILLIAM FRANCISCO LEITE" w:date="2016-06-27T20:29:00Z"/>
                    <w:del w:id="5002" w:author="Osnir Estevam" w:date="2016-08-21T12:22:00Z"/>
                    <w:szCs w:val="24"/>
                  </w:rPr>
                </w:rPrChange>
              </w:rPr>
              <w:pPrChange w:id="5003" w:author="Osnir Estevam" w:date="2016-08-21T12:22:00Z">
                <w:pPr>
                  <w:spacing w:line="240" w:lineRule="auto"/>
                  <w:jc w:val="center"/>
                </w:pPr>
              </w:pPrChange>
            </w:pPr>
            <w:ins w:id="5004" w:author="WILLIAM FRANCISCO LEITE" w:date="2016-06-27T20:29:00Z">
              <w:del w:id="5005" w:author="Osnir Estevam" w:date="2016-08-21T12:22:00Z">
                <w:r w:rsidRPr="00946032" w:rsidDel="00DC771E">
                  <w:rPr>
                    <w:b/>
                    <w:sz w:val="20"/>
                  </w:rPr>
                  <w:delText>R1</w:delText>
                </w:r>
              </w:del>
            </w:ins>
          </w:p>
        </w:tc>
        <w:tc>
          <w:tcPr>
            <w:tcW w:w="85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5006" w:author="WILLIAM FRANCISCO LEITE" w:date="2016-06-27T20:31:00Z">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773D79DF" w14:textId="34FA50FC" w:rsidR="00C973DE" w:rsidRPr="00946032" w:rsidDel="00DC771E" w:rsidRDefault="00C973DE">
            <w:pPr>
              <w:rPr>
                <w:ins w:id="5007" w:author="WILLIAM FRANCISCO LEITE" w:date="2016-06-27T20:29:00Z"/>
                <w:del w:id="5008" w:author="Osnir Estevam" w:date="2016-08-21T12:22:00Z"/>
                <w:sz w:val="20"/>
                <w:rPrChange w:id="5009" w:author="William" w:date="2016-06-28T20:55:00Z">
                  <w:rPr>
                    <w:ins w:id="5010" w:author="WILLIAM FRANCISCO LEITE" w:date="2016-06-27T20:29:00Z"/>
                    <w:del w:id="5011" w:author="Osnir Estevam" w:date="2016-08-21T12:22:00Z"/>
                  </w:rPr>
                </w:rPrChange>
              </w:rPr>
              <w:pPrChange w:id="5012" w:author="Osnir Estevam" w:date="2016-08-21T12:22:00Z">
                <w:pPr>
                  <w:pStyle w:val="NormalWeb"/>
                  <w:spacing w:before="0" w:beforeAutospacing="0" w:after="0" w:afterAutospacing="0"/>
                </w:pPr>
              </w:pPrChange>
            </w:pPr>
            <w:ins w:id="5013" w:author="WILLIAM FRANCISCO LEITE" w:date="2016-06-27T20:31:00Z">
              <w:del w:id="5014" w:author="Osnir Estevam" w:date="2016-08-21T12:22:00Z">
                <w:r w:rsidRPr="00946032" w:rsidDel="00DC771E">
                  <w:rPr>
                    <w:sz w:val="20"/>
                    <w:rPrChange w:id="5015" w:author="William" w:date="2016-06-28T20:55:00Z">
                      <w:rPr>
                        <w:rStyle w:val="Hyperlink"/>
                        <w:sz w:val="22"/>
                        <w:szCs w:val="22"/>
                      </w:rPr>
                    </w:rPrChange>
                  </w:rPr>
                  <w:delText>Não</w:delText>
                </w:r>
              </w:del>
            </w:ins>
            <w:ins w:id="5016" w:author="WILLIAM FRANCISCO LEITE" w:date="2016-06-27T20:29:00Z">
              <w:del w:id="5017" w:author="Osnir Estevam" w:date="2016-08-21T12:22:00Z">
                <w:r w:rsidRPr="00946032" w:rsidDel="00DC771E">
                  <w:rPr>
                    <w:sz w:val="20"/>
                    <w:rPrChange w:id="5018" w:author="William" w:date="2016-06-28T20:55:00Z">
                      <w:rPr/>
                    </w:rPrChange>
                  </w:rPr>
                  <w:delText xml:space="preserve"> é necessário informar parâmetros</w:delText>
                </w:r>
              </w:del>
            </w:ins>
          </w:p>
        </w:tc>
      </w:tr>
      <w:tr w:rsidR="00C973DE" w:rsidRPr="00946032" w:rsidDel="00DC771E" w14:paraId="224C9841" w14:textId="0076DE57" w:rsidTr="00C973DE">
        <w:trPr>
          <w:ins w:id="5019" w:author="WILLIAM FRANCISCO LEITE" w:date="2016-06-27T20:29:00Z"/>
          <w:del w:id="5020" w:author="Osnir Estevam" w:date="2016-08-21T12:22: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5021" w:author="WILLIAM FRANCISCO LEITE" w:date="2016-06-27T20:31:00Z">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276A0FEF" w14:textId="24A97B78" w:rsidR="00C973DE" w:rsidRPr="00946032" w:rsidDel="00DC771E" w:rsidRDefault="00C973DE">
            <w:pPr>
              <w:rPr>
                <w:ins w:id="5022" w:author="WILLIAM FRANCISCO LEITE" w:date="2016-06-27T20:29:00Z"/>
                <w:del w:id="5023" w:author="Osnir Estevam" w:date="2016-08-21T12:22:00Z"/>
                <w:sz w:val="20"/>
                <w:rPrChange w:id="5024" w:author="William" w:date="2016-06-28T20:55:00Z">
                  <w:rPr>
                    <w:ins w:id="5025" w:author="WILLIAM FRANCISCO LEITE" w:date="2016-06-27T20:29:00Z"/>
                    <w:del w:id="5026" w:author="Osnir Estevam" w:date="2016-08-21T12:22:00Z"/>
                    <w:szCs w:val="24"/>
                  </w:rPr>
                </w:rPrChange>
              </w:rPr>
              <w:pPrChange w:id="5027" w:author="Osnir Estevam" w:date="2016-08-21T12:22:00Z">
                <w:pPr>
                  <w:spacing w:line="240" w:lineRule="auto"/>
                  <w:jc w:val="center"/>
                </w:pPr>
              </w:pPrChange>
            </w:pPr>
            <w:ins w:id="5028" w:author="WILLIAM FRANCISCO LEITE" w:date="2016-06-27T20:29:00Z">
              <w:del w:id="5029" w:author="Osnir Estevam" w:date="2016-08-21T12:22:00Z">
                <w:r w:rsidRPr="00946032" w:rsidDel="00DC771E">
                  <w:rPr>
                    <w:b/>
                    <w:sz w:val="20"/>
                  </w:rPr>
                  <w:delText>R2</w:delText>
                </w:r>
              </w:del>
            </w:ins>
          </w:p>
        </w:tc>
        <w:tc>
          <w:tcPr>
            <w:tcW w:w="85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5030" w:author="WILLIAM FRANCISCO LEITE" w:date="2016-06-27T20:31:00Z">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64F78306" w14:textId="0558A1F9" w:rsidR="00C973DE" w:rsidRPr="00946032" w:rsidDel="00DC771E" w:rsidRDefault="00494782">
            <w:pPr>
              <w:rPr>
                <w:ins w:id="5031" w:author="WILLIAM FRANCISCO LEITE" w:date="2016-06-27T20:35:00Z"/>
                <w:del w:id="5032" w:author="Osnir Estevam" w:date="2016-08-21T12:22:00Z"/>
                <w:sz w:val="20"/>
                <w:rPrChange w:id="5033" w:author="William" w:date="2016-06-28T20:55:00Z">
                  <w:rPr>
                    <w:ins w:id="5034" w:author="WILLIAM FRANCISCO LEITE" w:date="2016-06-27T20:35:00Z"/>
                    <w:del w:id="5035" w:author="Osnir Estevam" w:date="2016-08-21T12:22:00Z"/>
                    <w:rFonts w:ascii="Arial" w:hAnsi="Arial" w:cs="Arial"/>
                  </w:rPr>
                </w:rPrChange>
              </w:rPr>
              <w:pPrChange w:id="5036" w:author="Osnir Estevam" w:date="2016-08-21T12:22:00Z">
                <w:pPr>
                  <w:pStyle w:val="NormalWeb"/>
                  <w:spacing w:before="0" w:beforeAutospacing="0" w:after="0" w:afterAutospacing="0"/>
                </w:pPr>
              </w:pPrChange>
            </w:pPr>
            <w:ins w:id="5037" w:author="WILLIAM FRANCISCO LEITE" w:date="2016-06-27T20:31:00Z">
              <w:del w:id="5038" w:author="Osnir Estevam" w:date="2016-08-21T12:22:00Z">
                <w:r w:rsidRPr="00946032" w:rsidDel="00DC771E">
                  <w:rPr>
                    <w:sz w:val="20"/>
                    <w:u w:val="single"/>
                    <w:rPrChange w:id="5039" w:author="William" w:date="2016-06-28T20:55:00Z">
                      <w:rPr/>
                    </w:rPrChange>
                  </w:rPr>
                  <w:delText>Raio</w:delText>
                </w:r>
                <w:r w:rsidRPr="00946032" w:rsidDel="00DC771E">
                  <w:rPr>
                    <w:sz w:val="20"/>
                    <w:rPrChange w:id="5040" w:author="William" w:date="2016-06-28T20:55:00Z">
                      <w:rPr/>
                    </w:rPrChange>
                  </w:rPr>
                  <w:delText xml:space="preserve">: Valor </w:delText>
                </w:r>
              </w:del>
            </w:ins>
            <w:ins w:id="5041" w:author="WILLIAM FRANCISCO LEITE" w:date="2016-06-27T20:35:00Z">
              <w:del w:id="5042" w:author="Osnir Estevam" w:date="2016-08-21T12:22:00Z">
                <w:r w:rsidR="00D95D57" w:rsidRPr="00946032" w:rsidDel="00DC771E">
                  <w:rPr>
                    <w:sz w:val="20"/>
                    <w:rPrChange w:id="5043" w:author="William" w:date="2016-06-28T20:55:00Z">
                      <w:rPr/>
                    </w:rPrChange>
                  </w:rPr>
                  <w:delText>numérico</w:delText>
                </w:r>
              </w:del>
            </w:ins>
            <w:ins w:id="5044" w:author="WILLIAM FRANCISCO LEITE" w:date="2016-06-27T20:31:00Z">
              <w:del w:id="5045" w:author="Osnir Estevam" w:date="2016-08-21T12:22:00Z">
                <w:r w:rsidRPr="00946032" w:rsidDel="00DC771E">
                  <w:rPr>
                    <w:sz w:val="20"/>
                    <w:rPrChange w:id="5046" w:author="William" w:date="2016-06-28T20:55:00Z">
                      <w:rPr/>
                    </w:rPrChange>
                  </w:rPr>
                  <w:delText xml:space="preserve">, </w:delText>
                </w:r>
              </w:del>
            </w:ins>
            <w:ins w:id="5047" w:author="WILLIAM FRANCISCO LEITE" w:date="2016-06-27T20:34:00Z">
              <w:del w:id="5048" w:author="Osnir Estevam" w:date="2016-08-21T12:22:00Z">
                <w:r w:rsidR="00D95D57" w:rsidRPr="00946032" w:rsidDel="00DC771E">
                  <w:rPr>
                    <w:sz w:val="20"/>
                    <w:rPrChange w:id="5049" w:author="William" w:date="2016-06-28T20:55:00Z">
                      <w:rPr/>
                    </w:rPrChange>
                  </w:rPr>
                  <w:delText>informa distância de um ponto central até extremidade de uma circunferência</w:delText>
                </w:r>
              </w:del>
            </w:ins>
            <w:ins w:id="5050" w:author="WILLIAM FRANCISCO LEITE" w:date="2016-06-27T20:35:00Z">
              <w:del w:id="5051" w:author="Osnir Estevam" w:date="2016-08-21T12:22:00Z">
                <w:r w:rsidR="00D95D57" w:rsidRPr="00946032" w:rsidDel="00DC771E">
                  <w:rPr>
                    <w:sz w:val="20"/>
                    <w:rPrChange w:id="5052" w:author="William" w:date="2016-06-28T20:55:00Z">
                      <w:rPr/>
                    </w:rPrChange>
                  </w:rPr>
                  <w:delText>.</w:delText>
                </w:r>
              </w:del>
            </w:ins>
          </w:p>
          <w:p w14:paraId="12C27EE9" w14:textId="417A0D38" w:rsidR="00D95D57" w:rsidRPr="00946032" w:rsidDel="00DC771E" w:rsidRDefault="00D95D57">
            <w:pPr>
              <w:rPr>
                <w:ins w:id="5053" w:author="WILLIAM FRANCISCO LEITE" w:date="2016-06-27T20:36:00Z"/>
                <w:del w:id="5054" w:author="Osnir Estevam" w:date="2016-08-21T12:22:00Z"/>
                <w:sz w:val="20"/>
                <w:rPrChange w:id="5055" w:author="William" w:date="2016-06-28T20:55:00Z">
                  <w:rPr>
                    <w:ins w:id="5056" w:author="WILLIAM FRANCISCO LEITE" w:date="2016-06-27T20:36:00Z"/>
                    <w:del w:id="5057" w:author="Osnir Estevam" w:date="2016-08-21T12:22:00Z"/>
                    <w:rFonts w:ascii="Arial" w:hAnsi="Arial" w:cs="Arial"/>
                  </w:rPr>
                </w:rPrChange>
              </w:rPr>
              <w:pPrChange w:id="5058" w:author="Osnir Estevam" w:date="2016-08-21T12:22:00Z">
                <w:pPr>
                  <w:pStyle w:val="NormalWeb"/>
                  <w:spacing w:before="0" w:beforeAutospacing="0" w:after="0" w:afterAutospacing="0"/>
                </w:pPr>
              </w:pPrChange>
            </w:pPr>
            <w:ins w:id="5059" w:author="WILLIAM FRANCISCO LEITE" w:date="2016-06-27T20:35:00Z">
              <w:del w:id="5060" w:author="Osnir Estevam" w:date="2016-08-21T12:22:00Z">
                <w:r w:rsidRPr="00946032" w:rsidDel="00DC771E">
                  <w:rPr>
                    <w:sz w:val="20"/>
                    <w:u w:val="single"/>
                    <w:rPrChange w:id="5061" w:author="William" w:date="2016-06-28T20:55:00Z">
                      <w:rPr/>
                    </w:rPrChange>
                  </w:rPr>
                  <w:delText>Latitude</w:delText>
                </w:r>
                <w:r w:rsidRPr="00946032" w:rsidDel="00DC771E">
                  <w:rPr>
                    <w:sz w:val="20"/>
                    <w:rPrChange w:id="5062" w:author="William" w:date="2016-06-28T20:55:00Z">
                      <w:rPr/>
                    </w:rPrChange>
                  </w:rPr>
                  <w:delText>: Valor numérico, coordenada geogr</w:delText>
                </w:r>
              </w:del>
            </w:ins>
            <w:ins w:id="5063" w:author="WILLIAM FRANCISCO LEITE" w:date="2016-06-27T20:36:00Z">
              <w:del w:id="5064" w:author="Osnir Estevam" w:date="2016-08-21T12:22:00Z">
                <w:r w:rsidRPr="00946032" w:rsidDel="00DC771E">
                  <w:rPr>
                    <w:sz w:val="20"/>
                    <w:rPrChange w:id="5065" w:author="William" w:date="2016-06-28T20:55:00Z">
                      <w:rPr/>
                    </w:rPrChange>
                  </w:rPr>
                  <w:delText>áfica</w:delText>
                </w:r>
              </w:del>
            </w:ins>
            <w:ins w:id="5066" w:author="WILLIAM FRANCISCO LEITE" w:date="2016-06-27T20:37:00Z">
              <w:del w:id="5067" w:author="Osnir Estevam" w:date="2016-08-21T12:22:00Z">
                <w:r w:rsidR="003E7098" w:rsidRPr="00946032" w:rsidDel="00DC771E">
                  <w:rPr>
                    <w:sz w:val="20"/>
                    <w:rPrChange w:id="5068" w:author="William" w:date="2016-06-28T20:55:00Z">
                      <w:rPr/>
                    </w:rPrChange>
                  </w:rPr>
                  <w:delText>.</w:delText>
                </w:r>
              </w:del>
            </w:ins>
          </w:p>
          <w:p w14:paraId="2AF208E9" w14:textId="14F26FAE" w:rsidR="00D95D57" w:rsidRPr="00946032" w:rsidDel="00DC771E" w:rsidRDefault="00D95D57">
            <w:pPr>
              <w:rPr>
                <w:ins w:id="5069" w:author="WILLIAM FRANCISCO LEITE" w:date="2016-06-27T20:29:00Z"/>
                <w:del w:id="5070" w:author="Osnir Estevam" w:date="2016-08-21T12:22:00Z"/>
                <w:sz w:val="20"/>
                <w:rPrChange w:id="5071" w:author="William" w:date="2016-06-28T20:55:00Z">
                  <w:rPr>
                    <w:ins w:id="5072" w:author="WILLIAM FRANCISCO LEITE" w:date="2016-06-27T20:29:00Z"/>
                    <w:del w:id="5073" w:author="Osnir Estevam" w:date="2016-08-21T12:22:00Z"/>
                  </w:rPr>
                </w:rPrChange>
              </w:rPr>
              <w:pPrChange w:id="5074" w:author="Osnir Estevam" w:date="2016-08-21T12:22:00Z">
                <w:pPr>
                  <w:pStyle w:val="NormalWeb"/>
                  <w:spacing w:before="0" w:beforeAutospacing="0" w:after="0" w:afterAutospacing="0"/>
                </w:pPr>
              </w:pPrChange>
            </w:pPr>
            <w:ins w:id="5075" w:author="WILLIAM FRANCISCO LEITE" w:date="2016-06-27T20:36:00Z">
              <w:del w:id="5076" w:author="Osnir Estevam" w:date="2016-08-21T12:22:00Z">
                <w:r w:rsidRPr="00946032" w:rsidDel="00DC771E">
                  <w:rPr>
                    <w:sz w:val="20"/>
                    <w:u w:val="single"/>
                    <w:rPrChange w:id="5077" w:author="William" w:date="2016-06-28T20:55:00Z">
                      <w:rPr/>
                    </w:rPrChange>
                  </w:rPr>
                  <w:delText>Longitude</w:delText>
                </w:r>
                <w:r w:rsidRPr="00946032" w:rsidDel="00DC771E">
                  <w:rPr>
                    <w:sz w:val="20"/>
                    <w:rPrChange w:id="5078" w:author="William" w:date="2016-06-28T20:55:00Z">
                      <w:rPr/>
                    </w:rPrChange>
                  </w:rPr>
                  <w:delText>: Valor numérico, coordenada geográfica</w:delText>
                </w:r>
              </w:del>
            </w:ins>
            <w:ins w:id="5079" w:author="WILLIAM FRANCISCO LEITE" w:date="2016-06-27T20:37:00Z">
              <w:del w:id="5080" w:author="Osnir Estevam" w:date="2016-08-21T12:22:00Z">
                <w:r w:rsidR="003E7098" w:rsidRPr="00946032" w:rsidDel="00DC771E">
                  <w:rPr>
                    <w:sz w:val="20"/>
                    <w:rPrChange w:id="5081" w:author="William" w:date="2016-06-28T20:55:00Z">
                      <w:rPr/>
                    </w:rPrChange>
                  </w:rPr>
                  <w:delText>.</w:delText>
                </w:r>
              </w:del>
            </w:ins>
          </w:p>
        </w:tc>
      </w:tr>
      <w:tr w:rsidR="00C973DE" w:rsidRPr="00946032" w:rsidDel="00DC771E" w14:paraId="6824E359" w14:textId="7531112C" w:rsidTr="00C973DE">
        <w:trPr>
          <w:ins w:id="5082" w:author="WILLIAM FRANCISCO LEITE" w:date="2016-06-27T20:29:00Z"/>
          <w:del w:id="5083" w:author="Osnir Estevam" w:date="2016-08-21T12:22: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5084" w:author="WILLIAM FRANCISCO LEITE" w:date="2016-06-27T20:31:00Z">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6F79C5A2" w14:textId="16FE1107" w:rsidR="00C973DE" w:rsidRPr="00946032" w:rsidDel="00DC771E" w:rsidRDefault="00C973DE">
            <w:pPr>
              <w:rPr>
                <w:ins w:id="5085" w:author="WILLIAM FRANCISCO LEITE" w:date="2016-06-27T20:29:00Z"/>
                <w:del w:id="5086" w:author="Osnir Estevam" w:date="2016-08-21T12:22:00Z"/>
                <w:sz w:val="20"/>
                <w:rPrChange w:id="5087" w:author="William" w:date="2016-06-28T20:55:00Z">
                  <w:rPr>
                    <w:ins w:id="5088" w:author="WILLIAM FRANCISCO LEITE" w:date="2016-06-27T20:29:00Z"/>
                    <w:del w:id="5089" w:author="Osnir Estevam" w:date="2016-08-21T12:22:00Z"/>
                    <w:szCs w:val="24"/>
                  </w:rPr>
                </w:rPrChange>
              </w:rPr>
              <w:pPrChange w:id="5090" w:author="Osnir Estevam" w:date="2016-08-21T12:22:00Z">
                <w:pPr>
                  <w:spacing w:line="240" w:lineRule="auto"/>
                  <w:jc w:val="center"/>
                </w:pPr>
              </w:pPrChange>
            </w:pPr>
            <w:ins w:id="5091" w:author="WILLIAM FRANCISCO LEITE" w:date="2016-06-27T20:29:00Z">
              <w:del w:id="5092" w:author="Osnir Estevam" w:date="2016-08-21T12:22:00Z">
                <w:r w:rsidRPr="00946032" w:rsidDel="00DC771E">
                  <w:rPr>
                    <w:b/>
                    <w:sz w:val="20"/>
                  </w:rPr>
                  <w:delText>R3</w:delText>
                </w:r>
              </w:del>
            </w:ins>
          </w:p>
        </w:tc>
        <w:tc>
          <w:tcPr>
            <w:tcW w:w="85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5093" w:author="WILLIAM FRANCISCO LEITE" w:date="2016-06-27T20:31:00Z">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2D9FD7C1" w14:textId="2BDFF1AA" w:rsidR="00C973DE" w:rsidRPr="00946032" w:rsidDel="00DC771E" w:rsidRDefault="00D95D57">
            <w:pPr>
              <w:rPr>
                <w:ins w:id="5094" w:author="WILLIAM FRANCISCO LEITE" w:date="2016-06-27T20:29:00Z"/>
                <w:del w:id="5095" w:author="Osnir Estevam" w:date="2016-08-21T12:22:00Z"/>
                <w:sz w:val="20"/>
                <w:rPrChange w:id="5096" w:author="William" w:date="2016-06-28T20:55:00Z">
                  <w:rPr>
                    <w:ins w:id="5097" w:author="WILLIAM FRANCISCO LEITE" w:date="2016-06-27T20:29:00Z"/>
                    <w:del w:id="5098" w:author="Osnir Estevam" w:date="2016-08-21T12:22:00Z"/>
                  </w:rPr>
                </w:rPrChange>
              </w:rPr>
              <w:pPrChange w:id="5099" w:author="Osnir Estevam" w:date="2016-08-21T12:22:00Z">
                <w:pPr>
                  <w:pStyle w:val="NormalWeb"/>
                  <w:spacing w:before="0" w:beforeAutospacing="0" w:after="0" w:afterAutospacing="0"/>
                </w:pPr>
              </w:pPrChange>
            </w:pPr>
            <w:ins w:id="5100" w:author="WILLIAM FRANCISCO LEITE" w:date="2016-06-27T20:36:00Z">
              <w:del w:id="5101" w:author="Osnir Estevam" w:date="2016-08-21T12:22:00Z">
                <w:r w:rsidRPr="00946032" w:rsidDel="00DC771E">
                  <w:rPr>
                    <w:sz w:val="20"/>
                    <w:u w:val="single"/>
                    <w:rPrChange w:id="5102" w:author="William" w:date="2016-06-28T20:55:00Z">
                      <w:rPr/>
                    </w:rPrChange>
                  </w:rPr>
                  <w:delText>Atacadista</w:delText>
                </w:r>
                <w:r w:rsidRPr="00946032" w:rsidDel="00DC771E">
                  <w:rPr>
                    <w:sz w:val="20"/>
                    <w:rPrChange w:id="5103" w:author="William" w:date="2016-06-28T20:55:00Z">
                      <w:rPr/>
                    </w:rPrChange>
                  </w:rPr>
                  <w:delText>: Valor alfanum</w:delText>
                </w:r>
              </w:del>
            </w:ins>
            <w:ins w:id="5104" w:author="WILLIAM FRANCISCO LEITE" w:date="2016-06-27T20:37:00Z">
              <w:del w:id="5105" w:author="Osnir Estevam" w:date="2016-08-21T12:22:00Z">
                <w:r w:rsidRPr="00946032" w:rsidDel="00DC771E">
                  <w:rPr>
                    <w:sz w:val="20"/>
                    <w:rPrChange w:id="5106" w:author="William" w:date="2016-06-28T20:55:00Z">
                      <w:rPr/>
                    </w:rPrChange>
                  </w:rPr>
                  <w:delText>érico, nome do estabelecimento atacadista</w:delText>
                </w:r>
                <w:r w:rsidR="003E7098" w:rsidRPr="00946032" w:rsidDel="00DC771E">
                  <w:rPr>
                    <w:sz w:val="20"/>
                    <w:rPrChange w:id="5107" w:author="William" w:date="2016-06-28T20:55:00Z">
                      <w:rPr/>
                    </w:rPrChange>
                  </w:rPr>
                  <w:delText>.</w:delText>
                </w:r>
              </w:del>
            </w:ins>
          </w:p>
        </w:tc>
      </w:tr>
      <w:tr w:rsidR="00C973DE" w:rsidRPr="00946032" w:rsidDel="00DC771E" w14:paraId="714A46DA" w14:textId="7E14D77B" w:rsidTr="00C973DE">
        <w:trPr>
          <w:ins w:id="5108" w:author="WILLIAM FRANCISCO LEITE" w:date="2016-06-27T20:29:00Z"/>
          <w:del w:id="5109" w:author="Osnir Estevam" w:date="2016-08-21T12:22: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5110" w:author="WILLIAM FRANCISCO LEITE" w:date="2016-06-27T20:31:00Z">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6A32BE2C" w14:textId="4E628D98" w:rsidR="00C973DE" w:rsidRPr="00946032" w:rsidDel="00DC771E" w:rsidRDefault="00C973DE">
            <w:pPr>
              <w:rPr>
                <w:ins w:id="5111" w:author="WILLIAM FRANCISCO LEITE" w:date="2016-06-27T20:29:00Z"/>
                <w:del w:id="5112" w:author="Osnir Estevam" w:date="2016-08-21T12:22:00Z"/>
                <w:sz w:val="20"/>
                <w:rPrChange w:id="5113" w:author="William" w:date="2016-06-28T20:55:00Z">
                  <w:rPr>
                    <w:ins w:id="5114" w:author="WILLIAM FRANCISCO LEITE" w:date="2016-06-27T20:29:00Z"/>
                    <w:del w:id="5115" w:author="Osnir Estevam" w:date="2016-08-21T12:22:00Z"/>
                    <w:szCs w:val="24"/>
                  </w:rPr>
                </w:rPrChange>
              </w:rPr>
              <w:pPrChange w:id="5116" w:author="Osnir Estevam" w:date="2016-08-21T12:22:00Z">
                <w:pPr>
                  <w:spacing w:line="240" w:lineRule="auto"/>
                  <w:jc w:val="center"/>
                </w:pPr>
              </w:pPrChange>
            </w:pPr>
            <w:ins w:id="5117" w:author="WILLIAM FRANCISCO LEITE" w:date="2016-06-27T20:29:00Z">
              <w:del w:id="5118" w:author="Osnir Estevam" w:date="2016-08-21T12:22:00Z">
                <w:r w:rsidRPr="00946032" w:rsidDel="00DC771E">
                  <w:rPr>
                    <w:b/>
                    <w:sz w:val="20"/>
                  </w:rPr>
                  <w:delText>R4</w:delText>
                </w:r>
              </w:del>
            </w:ins>
          </w:p>
        </w:tc>
        <w:tc>
          <w:tcPr>
            <w:tcW w:w="85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5119" w:author="WILLIAM FRANCISCO LEITE" w:date="2016-06-27T20:31:00Z">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0EAC5C2F" w14:textId="097339A9" w:rsidR="00C973DE" w:rsidRPr="00946032" w:rsidDel="00DC771E" w:rsidRDefault="003E7098">
            <w:pPr>
              <w:rPr>
                <w:ins w:id="5120" w:author="WILLIAM FRANCISCO LEITE" w:date="2016-06-27T20:37:00Z"/>
                <w:del w:id="5121" w:author="Osnir Estevam" w:date="2016-08-21T12:22:00Z"/>
                <w:sz w:val="20"/>
                <w:rPrChange w:id="5122" w:author="William" w:date="2016-06-28T20:55:00Z">
                  <w:rPr>
                    <w:ins w:id="5123" w:author="WILLIAM FRANCISCO LEITE" w:date="2016-06-27T20:37:00Z"/>
                    <w:del w:id="5124" w:author="Osnir Estevam" w:date="2016-08-21T12:22:00Z"/>
                  </w:rPr>
                </w:rPrChange>
              </w:rPr>
              <w:pPrChange w:id="5125" w:author="Osnir Estevam" w:date="2016-08-21T12:22:00Z">
                <w:pPr>
                  <w:spacing w:line="240" w:lineRule="auto"/>
                </w:pPr>
              </w:pPrChange>
            </w:pPr>
            <w:ins w:id="5126" w:author="WILLIAM FRANCISCO LEITE" w:date="2016-06-27T20:37:00Z">
              <w:del w:id="5127" w:author="Osnir Estevam" w:date="2016-08-21T12:22:00Z">
                <w:r w:rsidRPr="00946032" w:rsidDel="00DC771E">
                  <w:rPr>
                    <w:sz w:val="20"/>
                    <w:u w:val="single"/>
                    <w:rPrChange w:id="5128" w:author="William" w:date="2016-06-28T20:55:00Z">
                      <w:rPr/>
                    </w:rPrChange>
                  </w:rPr>
                  <w:delText>Atacadista</w:delText>
                </w:r>
                <w:r w:rsidRPr="00946032" w:rsidDel="00DC771E">
                  <w:rPr>
                    <w:sz w:val="20"/>
                    <w:rPrChange w:id="5129" w:author="William" w:date="2016-06-28T20:55:00Z">
                      <w:rPr/>
                    </w:rPrChange>
                  </w:rPr>
                  <w:delText>: Valor alfanumérico, nome do estabelecimento atacadista.</w:delText>
                </w:r>
              </w:del>
            </w:ins>
          </w:p>
          <w:p w14:paraId="37B68CF4" w14:textId="35DECF45" w:rsidR="003E7098" w:rsidRPr="00946032" w:rsidDel="00DC771E" w:rsidRDefault="003E7098">
            <w:pPr>
              <w:rPr>
                <w:ins w:id="5130" w:author="WILLIAM FRANCISCO LEITE" w:date="2016-06-27T20:29:00Z"/>
                <w:del w:id="5131" w:author="Osnir Estevam" w:date="2016-08-21T12:22:00Z"/>
                <w:sz w:val="20"/>
                <w:rPrChange w:id="5132" w:author="William" w:date="2016-06-28T20:55:00Z">
                  <w:rPr>
                    <w:ins w:id="5133" w:author="WILLIAM FRANCISCO LEITE" w:date="2016-06-27T20:29:00Z"/>
                    <w:del w:id="5134" w:author="Osnir Estevam" w:date="2016-08-21T12:22:00Z"/>
                    <w:szCs w:val="24"/>
                  </w:rPr>
                </w:rPrChange>
              </w:rPr>
              <w:pPrChange w:id="5135" w:author="Osnir Estevam" w:date="2016-08-21T12:22:00Z">
                <w:pPr>
                  <w:spacing w:line="240" w:lineRule="auto"/>
                </w:pPr>
              </w:pPrChange>
            </w:pPr>
            <w:ins w:id="5136" w:author="WILLIAM FRANCISCO LEITE" w:date="2016-06-27T20:37:00Z">
              <w:del w:id="5137" w:author="Osnir Estevam" w:date="2016-08-21T12:22:00Z">
                <w:r w:rsidRPr="00946032" w:rsidDel="00DC771E">
                  <w:rPr>
                    <w:sz w:val="20"/>
                    <w:u w:val="single"/>
                    <w:rPrChange w:id="5138" w:author="William" w:date="2016-06-28T20:55:00Z">
                      <w:rPr/>
                    </w:rPrChange>
                  </w:rPr>
                  <w:delText>Produto</w:delText>
                </w:r>
                <w:r w:rsidRPr="00946032" w:rsidDel="00DC771E">
                  <w:rPr>
                    <w:sz w:val="20"/>
                    <w:rPrChange w:id="5139" w:author="William" w:date="2016-06-28T20:55:00Z">
                      <w:rPr/>
                    </w:rPrChange>
                  </w:rPr>
                  <w:delText>: Valor alfanumérico, descrição</w:delText>
                </w:r>
              </w:del>
            </w:ins>
            <w:ins w:id="5140" w:author="WILLIAM FRANCISCO LEITE" w:date="2016-06-27T20:38:00Z">
              <w:del w:id="5141" w:author="Osnir Estevam" w:date="2016-08-21T12:22:00Z">
                <w:r w:rsidRPr="00946032" w:rsidDel="00DC771E">
                  <w:rPr>
                    <w:sz w:val="20"/>
                    <w:rPrChange w:id="5142" w:author="William" w:date="2016-06-28T20:55:00Z">
                      <w:rPr/>
                    </w:rPrChange>
                  </w:rPr>
                  <w:delText xml:space="preserve"> parcial</w:delText>
                </w:r>
              </w:del>
            </w:ins>
            <w:ins w:id="5143" w:author="WILLIAM FRANCISCO LEITE" w:date="2016-06-27T20:37:00Z">
              <w:del w:id="5144" w:author="Osnir Estevam" w:date="2016-08-21T12:22:00Z">
                <w:r w:rsidRPr="00946032" w:rsidDel="00DC771E">
                  <w:rPr>
                    <w:sz w:val="20"/>
                    <w:rPrChange w:id="5145" w:author="William" w:date="2016-06-28T20:55:00Z">
                      <w:rPr/>
                    </w:rPrChange>
                  </w:rPr>
                  <w:delText xml:space="preserve"> do produto</w:delText>
                </w:r>
              </w:del>
            </w:ins>
            <w:ins w:id="5146" w:author="WILLIAM FRANCISCO LEITE" w:date="2016-06-27T20:38:00Z">
              <w:del w:id="5147" w:author="Osnir Estevam" w:date="2016-08-21T12:22:00Z">
                <w:r w:rsidRPr="00946032" w:rsidDel="00DC771E">
                  <w:rPr>
                    <w:sz w:val="20"/>
                    <w:rPrChange w:id="5148" w:author="William" w:date="2016-06-28T20:55:00Z">
                      <w:rPr/>
                    </w:rPrChange>
                  </w:rPr>
                  <w:delText>.</w:delText>
                </w:r>
              </w:del>
            </w:ins>
          </w:p>
        </w:tc>
      </w:tr>
      <w:tr w:rsidR="00C973DE" w:rsidRPr="00946032" w:rsidDel="00DC771E" w14:paraId="7F9224E2" w14:textId="1098A300" w:rsidTr="00C973DE">
        <w:trPr>
          <w:ins w:id="5149" w:author="WILLIAM FRANCISCO LEITE" w:date="2016-06-27T20:29:00Z"/>
          <w:del w:id="5150" w:author="Osnir Estevam" w:date="2016-08-21T12:22: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5151" w:author="WILLIAM FRANCISCO LEITE" w:date="2016-06-27T20:31:00Z">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498D0DB5" w14:textId="41D86904" w:rsidR="00C973DE" w:rsidRPr="00946032" w:rsidDel="00DC771E" w:rsidRDefault="00C973DE">
            <w:pPr>
              <w:rPr>
                <w:ins w:id="5152" w:author="WILLIAM FRANCISCO LEITE" w:date="2016-06-27T20:29:00Z"/>
                <w:del w:id="5153" w:author="Osnir Estevam" w:date="2016-08-21T12:22:00Z"/>
                <w:sz w:val="20"/>
                <w:rPrChange w:id="5154" w:author="William" w:date="2016-06-28T20:55:00Z">
                  <w:rPr>
                    <w:ins w:id="5155" w:author="WILLIAM FRANCISCO LEITE" w:date="2016-06-27T20:29:00Z"/>
                    <w:del w:id="5156" w:author="Osnir Estevam" w:date="2016-08-21T12:22:00Z"/>
                    <w:szCs w:val="24"/>
                  </w:rPr>
                </w:rPrChange>
              </w:rPr>
              <w:pPrChange w:id="5157" w:author="Osnir Estevam" w:date="2016-08-21T12:22:00Z">
                <w:pPr>
                  <w:spacing w:line="240" w:lineRule="auto"/>
                  <w:jc w:val="center"/>
                </w:pPr>
              </w:pPrChange>
            </w:pPr>
            <w:ins w:id="5158" w:author="WILLIAM FRANCISCO LEITE" w:date="2016-06-27T20:29:00Z">
              <w:del w:id="5159" w:author="Osnir Estevam" w:date="2016-08-21T12:22:00Z">
                <w:r w:rsidRPr="00946032" w:rsidDel="00DC771E">
                  <w:rPr>
                    <w:b/>
                    <w:sz w:val="20"/>
                  </w:rPr>
                  <w:delText>R5</w:delText>
                </w:r>
              </w:del>
            </w:ins>
          </w:p>
        </w:tc>
        <w:tc>
          <w:tcPr>
            <w:tcW w:w="85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5160" w:author="WILLIAM FRANCISCO LEITE" w:date="2016-06-27T20:31:00Z">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4353C3FA" w14:textId="26418F87" w:rsidR="00C973DE" w:rsidRPr="00946032" w:rsidDel="00DC771E" w:rsidRDefault="00A4456E">
            <w:pPr>
              <w:rPr>
                <w:ins w:id="5161" w:author="WILLIAM FRANCISCO LEITE" w:date="2016-06-27T20:29:00Z"/>
                <w:del w:id="5162" w:author="Osnir Estevam" w:date="2016-08-21T12:22:00Z"/>
                <w:sz w:val="20"/>
                <w:rPrChange w:id="5163" w:author="William" w:date="2016-06-28T20:55:00Z">
                  <w:rPr>
                    <w:ins w:id="5164" w:author="WILLIAM FRANCISCO LEITE" w:date="2016-06-27T20:29:00Z"/>
                    <w:del w:id="5165" w:author="Osnir Estevam" w:date="2016-08-21T12:22:00Z"/>
                    <w:szCs w:val="24"/>
                  </w:rPr>
                </w:rPrChange>
              </w:rPr>
              <w:pPrChange w:id="5166" w:author="Osnir Estevam" w:date="2016-08-21T12:22:00Z">
                <w:pPr>
                  <w:spacing w:line="240" w:lineRule="auto"/>
                </w:pPr>
              </w:pPrChange>
            </w:pPr>
            <w:ins w:id="5167" w:author="WILLIAM FRANCISCO LEITE" w:date="2016-06-27T20:38:00Z">
              <w:del w:id="5168" w:author="Osnir Estevam" w:date="2016-08-21T12:22:00Z">
                <w:r w:rsidRPr="00946032" w:rsidDel="00DC771E">
                  <w:rPr>
                    <w:sz w:val="20"/>
                    <w:u w:val="single"/>
                    <w:rPrChange w:id="5169" w:author="William" w:date="2016-06-28T20:55:00Z">
                      <w:rPr>
                        <w:u w:val="single"/>
                      </w:rPr>
                    </w:rPrChange>
                  </w:rPr>
                  <w:delText>Produto</w:delText>
                </w:r>
                <w:r w:rsidRPr="00946032" w:rsidDel="00DC771E">
                  <w:rPr>
                    <w:sz w:val="20"/>
                    <w:rPrChange w:id="5170" w:author="William" w:date="2016-06-28T20:55:00Z">
                      <w:rPr/>
                    </w:rPrChange>
                  </w:rPr>
                  <w:delText>: Valor alfanumérico, descrição parcial do produto.</w:delText>
                </w:r>
              </w:del>
            </w:ins>
          </w:p>
        </w:tc>
      </w:tr>
      <w:tr w:rsidR="00C973DE" w:rsidRPr="00946032" w:rsidDel="00DC771E" w14:paraId="254A5245" w14:textId="03CB4FC1" w:rsidTr="00C973DE">
        <w:trPr>
          <w:ins w:id="5171" w:author="WILLIAM FRANCISCO LEITE" w:date="2016-06-27T20:29:00Z"/>
          <w:del w:id="5172" w:author="Osnir Estevam" w:date="2016-08-21T12:22: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5173" w:author="WILLIAM FRANCISCO LEITE" w:date="2016-06-27T20:31:00Z">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249DF4DA" w14:textId="1EDC12E1" w:rsidR="00C973DE" w:rsidRPr="00946032" w:rsidDel="00DC771E" w:rsidRDefault="00C973DE">
            <w:pPr>
              <w:rPr>
                <w:ins w:id="5174" w:author="WILLIAM FRANCISCO LEITE" w:date="2016-06-27T20:29:00Z"/>
                <w:del w:id="5175" w:author="Osnir Estevam" w:date="2016-08-21T12:22:00Z"/>
                <w:sz w:val="20"/>
                <w:rPrChange w:id="5176" w:author="William" w:date="2016-06-28T20:55:00Z">
                  <w:rPr>
                    <w:ins w:id="5177" w:author="WILLIAM FRANCISCO LEITE" w:date="2016-06-27T20:29:00Z"/>
                    <w:del w:id="5178" w:author="Osnir Estevam" w:date="2016-08-21T12:22:00Z"/>
                    <w:szCs w:val="24"/>
                  </w:rPr>
                </w:rPrChange>
              </w:rPr>
              <w:pPrChange w:id="5179" w:author="Osnir Estevam" w:date="2016-08-21T12:22:00Z">
                <w:pPr>
                  <w:spacing w:line="240" w:lineRule="auto"/>
                  <w:jc w:val="center"/>
                </w:pPr>
              </w:pPrChange>
            </w:pPr>
            <w:ins w:id="5180" w:author="WILLIAM FRANCISCO LEITE" w:date="2016-06-27T20:29:00Z">
              <w:del w:id="5181" w:author="Osnir Estevam" w:date="2016-08-21T12:22:00Z">
                <w:r w:rsidRPr="00946032" w:rsidDel="00DC771E">
                  <w:rPr>
                    <w:b/>
                    <w:sz w:val="20"/>
                  </w:rPr>
                  <w:delText>R6</w:delText>
                </w:r>
              </w:del>
            </w:ins>
          </w:p>
        </w:tc>
        <w:tc>
          <w:tcPr>
            <w:tcW w:w="85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Change w:id="5182" w:author="WILLIAM FRANCISCO LEITE" w:date="2016-06-27T20:31:00Z">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tcPrChange>
          </w:tcPr>
          <w:p w14:paraId="42D690F9" w14:textId="334FADD4" w:rsidR="00A4456E" w:rsidRPr="00946032" w:rsidDel="00DC771E" w:rsidRDefault="00A4456E">
            <w:pPr>
              <w:rPr>
                <w:ins w:id="5183" w:author="WILLIAM FRANCISCO LEITE" w:date="2016-06-27T20:39:00Z"/>
                <w:del w:id="5184" w:author="Osnir Estevam" w:date="2016-08-21T12:22:00Z"/>
                <w:sz w:val="20"/>
                <w:rPrChange w:id="5185" w:author="William" w:date="2016-06-28T20:55:00Z">
                  <w:rPr>
                    <w:ins w:id="5186" w:author="WILLIAM FRANCISCO LEITE" w:date="2016-06-27T20:39:00Z"/>
                    <w:del w:id="5187" w:author="Osnir Estevam" w:date="2016-08-21T12:22:00Z"/>
                  </w:rPr>
                </w:rPrChange>
              </w:rPr>
              <w:pPrChange w:id="5188" w:author="Osnir Estevam" w:date="2016-08-21T12:22:00Z">
                <w:pPr>
                  <w:spacing w:line="240" w:lineRule="auto"/>
                </w:pPr>
              </w:pPrChange>
            </w:pPr>
            <w:ins w:id="5189" w:author="WILLIAM FRANCISCO LEITE" w:date="2016-06-27T20:39:00Z">
              <w:del w:id="5190" w:author="Osnir Estevam" w:date="2016-08-21T12:22:00Z">
                <w:r w:rsidRPr="00946032" w:rsidDel="00DC771E">
                  <w:rPr>
                    <w:sz w:val="20"/>
                    <w:u w:val="single"/>
                    <w:rPrChange w:id="5191" w:author="William" w:date="2016-06-28T20:55:00Z">
                      <w:rPr>
                        <w:u w:val="single"/>
                      </w:rPr>
                    </w:rPrChange>
                  </w:rPr>
                  <w:delText>Atacadista</w:delText>
                </w:r>
                <w:r w:rsidRPr="00946032" w:rsidDel="00DC771E">
                  <w:rPr>
                    <w:sz w:val="20"/>
                    <w:rPrChange w:id="5192" w:author="William" w:date="2016-06-28T20:55:00Z">
                      <w:rPr/>
                    </w:rPrChange>
                  </w:rPr>
                  <w:delText>: Valor alfanumérico, nome do estabelecimento atacadista.</w:delText>
                </w:r>
              </w:del>
            </w:ins>
          </w:p>
          <w:p w14:paraId="5AC727AF" w14:textId="7BCD03F9" w:rsidR="00C973DE" w:rsidRPr="00946032" w:rsidDel="00DC771E" w:rsidRDefault="005E799C">
            <w:pPr>
              <w:rPr>
                <w:ins w:id="5193" w:author="WILLIAM FRANCISCO LEITE" w:date="2016-06-27T20:29:00Z"/>
                <w:del w:id="5194" w:author="Osnir Estevam" w:date="2016-08-21T12:22:00Z"/>
                <w:sz w:val="20"/>
                <w:rPrChange w:id="5195" w:author="William" w:date="2016-06-28T20:55:00Z">
                  <w:rPr>
                    <w:ins w:id="5196" w:author="WILLIAM FRANCISCO LEITE" w:date="2016-06-27T20:29:00Z"/>
                    <w:del w:id="5197" w:author="Osnir Estevam" w:date="2016-08-21T12:22:00Z"/>
                    <w:szCs w:val="24"/>
                  </w:rPr>
                </w:rPrChange>
              </w:rPr>
              <w:pPrChange w:id="5198" w:author="Osnir Estevam" w:date="2016-08-21T12:22:00Z">
                <w:pPr>
                  <w:spacing w:line="240" w:lineRule="auto"/>
                </w:pPr>
              </w:pPrChange>
            </w:pPr>
            <w:ins w:id="5199" w:author="WILLIAM FRANCISCO LEITE" w:date="2016-06-27T20:39:00Z">
              <w:del w:id="5200" w:author="Osnir Estevam" w:date="2016-08-21T12:22:00Z">
                <w:r w:rsidRPr="00946032" w:rsidDel="00DC771E">
                  <w:rPr>
                    <w:sz w:val="20"/>
                    <w:u w:val="single"/>
                    <w:rPrChange w:id="5201" w:author="William" w:date="2016-06-28T20:55:00Z">
                      <w:rPr>
                        <w:u w:val="single"/>
                      </w:rPr>
                    </w:rPrChange>
                  </w:rPr>
                  <w:delText>Corredor</w:delText>
                </w:r>
                <w:r w:rsidR="00A4456E" w:rsidRPr="00946032" w:rsidDel="00DC771E">
                  <w:rPr>
                    <w:sz w:val="20"/>
                    <w:rPrChange w:id="5202" w:author="William" w:date="2016-06-28T20:55:00Z">
                      <w:rPr/>
                    </w:rPrChange>
                  </w:rPr>
                  <w:delText xml:space="preserve">: Valor alfanumérico, </w:delText>
                </w:r>
                <w:r w:rsidRPr="00946032" w:rsidDel="00DC771E">
                  <w:rPr>
                    <w:sz w:val="20"/>
                    <w:rPrChange w:id="5203" w:author="William" w:date="2016-06-28T20:55:00Z">
                      <w:rPr/>
                    </w:rPrChange>
                  </w:rPr>
                  <w:delText>informa a identificação do corredor</w:delText>
                </w:r>
                <w:r w:rsidR="00A4456E" w:rsidRPr="00946032" w:rsidDel="00DC771E">
                  <w:rPr>
                    <w:sz w:val="20"/>
                    <w:rPrChange w:id="5204" w:author="William" w:date="2016-06-28T20:55:00Z">
                      <w:rPr/>
                    </w:rPrChange>
                  </w:rPr>
                  <w:delText>.</w:delText>
                </w:r>
              </w:del>
            </w:ins>
          </w:p>
        </w:tc>
      </w:tr>
    </w:tbl>
    <w:p w14:paraId="36E95CEC" w14:textId="446EEAFE" w:rsidR="00C973DE" w:rsidDel="00DC771E" w:rsidRDefault="00C973DE">
      <w:pPr>
        <w:rPr>
          <w:del w:id="5205" w:author="William" w:date="2016-06-28T20:01:00Z"/>
        </w:rPr>
        <w:pPrChange w:id="5206" w:author="Osnir Estevam" w:date="2016-08-21T12:22:00Z">
          <w:pPr>
            <w:pStyle w:val="TextoNormal"/>
          </w:pPr>
        </w:pPrChange>
      </w:pPr>
    </w:p>
    <w:p w14:paraId="6E39E2BE" w14:textId="77777777" w:rsidR="00DC771E" w:rsidRPr="009F7751" w:rsidRDefault="00DC771E">
      <w:pPr>
        <w:rPr>
          <w:ins w:id="5207" w:author="Osnir Estevam" w:date="2016-08-21T12:22:00Z"/>
        </w:rPr>
        <w:pPrChange w:id="5208" w:author="Osnir Estevam" w:date="2016-08-21T12:22:00Z">
          <w:pPr>
            <w:pStyle w:val="Legenda"/>
            <w:spacing w:before="120" w:after="0"/>
            <w:jc w:val="center"/>
          </w:pPr>
        </w:pPrChange>
      </w:pPr>
    </w:p>
    <w:p w14:paraId="52E4EA86" w14:textId="04629726" w:rsidR="003D21F9" w:rsidRPr="009F7751" w:rsidDel="002D46EA" w:rsidRDefault="003D21F9">
      <w:pPr>
        <w:rPr>
          <w:ins w:id="5209" w:author="WILLIAM FRANCISCO LEITE" w:date="2016-06-27T20:03:00Z"/>
          <w:del w:id="5210" w:author="William" w:date="2016-06-28T20:01:00Z"/>
        </w:rPr>
        <w:pPrChange w:id="5211" w:author="Osnir Estevam" w:date="2016-08-21T12:22:00Z">
          <w:pPr>
            <w:pStyle w:val="Legenda"/>
            <w:spacing w:before="120" w:after="0"/>
            <w:jc w:val="center"/>
          </w:pPr>
        </w:pPrChange>
      </w:pPr>
    </w:p>
    <w:p w14:paraId="7BE9E1F7" w14:textId="6563E51D" w:rsidR="003D21F9" w:rsidRPr="00946032" w:rsidDel="002D46EA" w:rsidRDefault="003D21F9">
      <w:pPr>
        <w:rPr>
          <w:del w:id="5212" w:author="William" w:date="2016-06-28T20:01:00Z"/>
          <w:rPrChange w:id="5213" w:author="William" w:date="2016-06-28T20:55:00Z">
            <w:rPr>
              <w:del w:id="5214" w:author="William" w:date="2016-06-28T20:01:00Z"/>
              <w:rFonts w:ascii="Times New Roman" w:hAnsi="Times New Roman" w:cs="Times New Roman"/>
              <w:b/>
            </w:rPr>
          </w:rPrChange>
        </w:rPr>
        <w:pPrChange w:id="5215" w:author="Osnir Estevam" w:date="2016-08-21T12:22:00Z">
          <w:pPr>
            <w:pStyle w:val="Legenda"/>
            <w:spacing w:before="120" w:after="0"/>
            <w:jc w:val="center"/>
          </w:pPr>
        </w:pPrChange>
      </w:pPr>
    </w:p>
    <w:p w14:paraId="757C435A" w14:textId="39CF4BCA" w:rsidR="001315C0" w:rsidRPr="007628D6" w:rsidDel="002D46EA" w:rsidRDefault="00453293">
      <w:pPr>
        <w:rPr>
          <w:del w:id="5216" w:author="William" w:date="2016-06-28T20:01:00Z"/>
        </w:rPr>
        <w:pPrChange w:id="5217" w:author="Osnir Estevam" w:date="2016-08-21T12:22:00Z">
          <w:pPr>
            <w:pStyle w:val="SubtituloCapitulo"/>
            <w:numPr>
              <w:ilvl w:val="2"/>
            </w:numPr>
            <w:ind w:left="1224" w:hanging="504"/>
          </w:pPr>
        </w:pPrChange>
      </w:pPr>
      <w:del w:id="5218" w:author="William" w:date="2016-06-28T20:01:00Z">
        <w:r w:rsidRPr="00CB05C3" w:rsidDel="002D46EA">
          <w:delText>MER (Modelo Entidade Relacional)</w:delText>
        </w:r>
      </w:del>
    </w:p>
    <w:p w14:paraId="468DDE86" w14:textId="6D61CE20" w:rsidR="008409BE" w:rsidRPr="00946032" w:rsidDel="002D46EA" w:rsidRDefault="00991ECB">
      <w:pPr>
        <w:rPr>
          <w:ins w:id="5219" w:author="Dogus - William" w:date="2016-06-27T14:05:00Z"/>
          <w:del w:id="5220" w:author="William" w:date="2016-06-28T20:01:00Z"/>
        </w:rPr>
        <w:pPrChange w:id="5221" w:author="Osnir Estevam" w:date="2016-08-21T12:22:00Z">
          <w:pPr>
            <w:pStyle w:val="TextoNormal"/>
          </w:pPr>
        </w:pPrChange>
      </w:pPr>
      <w:ins w:id="5222" w:author="WILLIAM FRANCISCO LEITE" w:date="2016-06-22T19:49:00Z">
        <w:del w:id="5223" w:author="William" w:date="2016-06-28T20:01:00Z">
          <w:r w:rsidRPr="00946032" w:rsidDel="002D46EA">
            <w:delText>No mode</w:delText>
          </w:r>
        </w:del>
      </w:ins>
      <w:ins w:id="5224" w:author="Dogus - William" w:date="2016-06-27T14:03:00Z">
        <w:del w:id="5225" w:author="William" w:date="2016-06-28T20:01:00Z">
          <w:r w:rsidR="008409BE" w:rsidRPr="00946032" w:rsidDel="002D46EA">
            <w:delText>lo de entidade relacional constam as entidades envolvidas no processo de cadastro</w:delText>
          </w:r>
        </w:del>
      </w:ins>
      <w:ins w:id="5226" w:author="Dogus - William" w:date="2016-06-27T14:04:00Z">
        <w:del w:id="5227" w:author="William" w:date="2016-06-28T20:01:00Z">
          <w:r w:rsidR="008409BE" w:rsidRPr="00946032" w:rsidDel="002D46EA">
            <w:delText xml:space="preserve"> dos estabelecimentos atacadistas</w:delText>
          </w:r>
        </w:del>
      </w:ins>
      <w:ins w:id="5228" w:author="Dogus - William" w:date="2016-06-27T14:03:00Z">
        <w:del w:id="5229" w:author="William" w:date="2016-06-28T20:01:00Z">
          <w:r w:rsidR="008409BE" w:rsidRPr="00946032" w:rsidDel="002D46EA">
            <w:delText>, importaç</w:delText>
          </w:r>
        </w:del>
      </w:ins>
      <w:ins w:id="5230" w:author="Dogus - William" w:date="2016-06-27T14:04:00Z">
        <w:del w:id="5231" w:author="William" w:date="2016-06-28T20:01:00Z">
          <w:r w:rsidR="008409BE" w:rsidRPr="00946032" w:rsidDel="002D46EA">
            <w:delText>ão e atualização dos produtos.</w:delText>
          </w:r>
        </w:del>
      </w:ins>
    </w:p>
    <w:p w14:paraId="208341DC" w14:textId="3CF3D97D" w:rsidR="00C76B04" w:rsidRPr="00946032" w:rsidDel="002D46EA" w:rsidRDefault="00515EF9">
      <w:pPr>
        <w:rPr>
          <w:ins w:id="5232" w:author="Dogus - William" w:date="2016-06-27T14:09:00Z"/>
          <w:del w:id="5233" w:author="William" w:date="2016-06-28T20:01:00Z"/>
        </w:rPr>
        <w:pPrChange w:id="5234" w:author="Osnir Estevam" w:date="2016-08-21T12:22:00Z">
          <w:pPr>
            <w:pStyle w:val="TextoNormal"/>
          </w:pPr>
        </w:pPrChange>
      </w:pPr>
      <w:ins w:id="5235" w:author="Dogus - William" w:date="2016-06-27T14:05:00Z">
        <w:del w:id="5236" w:author="William" w:date="2016-06-28T20:01:00Z">
          <w:r w:rsidRPr="00946032" w:rsidDel="002D46EA">
            <w:delText>Todos os estabelecimentos atacadistas</w:delText>
          </w:r>
        </w:del>
      </w:ins>
      <w:ins w:id="5237" w:author="Dogus - William" w:date="2016-06-27T14:06:00Z">
        <w:del w:id="5238" w:author="William" w:date="2016-06-28T20:01:00Z">
          <w:r w:rsidRPr="00946032" w:rsidDel="002D46EA">
            <w:delText xml:space="preserve"> que forem participar da cotação de produtos</w:delText>
          </w:r>
        </w:del>
      </w:ins>
      <w:ins w:id="5239" w:author="Dogus - William" w:date="2016-06-27T14:05:00Z">
        <w:del w:id="5240" w:author="William" w:date="2016-06-28T20:01:00Z">
          <w:r w:rsidRPr="00946032" w:rsidDel="002D46EA">
            <w:delText xml:space="preserve"> deveram ser cadastrados previamente na entidade “</w:delText>
          </w:r>
        </w:del>
      </w:ins>
      <w:ins w:id="5241" w:author="Dogus - William" w:date="2016-06-27T14:07:00Z">
        <w:del w:id="5242" w:author="William" w:date="2016-06-28T20:01:00Z">
          <w:r w:rsidR="00C76B04" w:rsidRPr="00946032" w:rsidDel="002D46EA">
            <w:delText>ATACADISTA</w:delText>
          </w:r>
        </w:del>
      </w:ins>
      <w:ins w:id="5243" w:author="Dogus - William" w:date="2016-06-27T14:05:00Z">
        <w:del w:id="5244" w:author="William" w:date="2016-06-28T20:01:00Z">
          <w:r w:rsidRPr="00946032" w:rsidDel="002D46EA">
            <w:delText>”</w:delText>
          </w:r>
        </w:del>
      </w:ins>
      <w:ins w:id="5245" w:author="Dogus - William" w:date="2016-06-27T14:06:00Z">
        <w:del w:id="5246" w:author="William" w:date="2016-06-28T20:01:00Z">
          <w:r w:rsidR="00C76B04" w:rsidRPr="00946032" w:rsidDel="002D46EA">
            <w:delText xml:space="preserve">, após esse processo </w:delText>
          </w:r>
        </w:del>
      </w:ins>
      <w:ins w:id="5247" w:author="Dogus - William" w:date="2016-06-27T14:07:00Z">
        <w:del w:id="5248" w:author="William" w:date="2016-06-28T20:01:00Z">
          <w:r w:rsidR="00C76B04" w:rsidRPr="00946032" w:rsidDel="002D46EA">
            <w:delText>o estabelecimento atacadista informa a periodicidade das atualizações em seu arquivo XML. Com essa informaç</w:delText>
          </w:r>
        </w:del>
      </w:ins>
      <w:ins w:id="5249" w:author="Dogus - William" w:date="2016-06-27T14:08:00Z">
        <w:del w:id="5250" w:author="William" w:date="2016-06-28T20:01:00Z">
          <w:r w:rsidR="00C76B04" w:rsidRPr="00946032" w:rsidDel="002D46EA">
            <w:delText>ão será cadastrado na entidade “AGENDAMENTO” a periodicidade com que o sistema de agendamento da API vai im</w:delText>
          </w:r>
        </w:del>
      </w:ins>
      <w:ins w:id="5251" w:author="Dogus - William" w:date="2016-06-27T14:09:00Z">
        <w:del w:id="5252" w:author="William" w:date="2016-06-28T20:01:00Z">
          <w:r w:rsidR="00C76B04" w:rsidRPr="00946032" w:rsidDel="002D46EA">
            <w:delText>portar e atualizar as informações do XML.</w:delText>
          </w:r>
        </w:del>
      </w:ins>
    </w:p>
    <w:p w14:paraId="6FB79E84" w14:textId="4AF2516E" w:rsidR="00AE65E6" w:rsidRPr="00946032" w:rsidDel="002D46EA" w:rsidRDefault="00EF09B8">
      <w:pPr>
        <w:rPr>
          <w:ins w:id="5253" w:author="Dogus - William" w:date="2016-06-27T14:11:00Z"/>
          <w:del w:id="5254" w:author="William" w:date="2016-06-28T20:01:00Z"/>
        </w:rPr>
        <w:pPrChange w:id="5255" w:author="Osnir Estevam" w:date="2016-08-21T12:22:00Z">
          <w:pPr>
            <w:pStyle w:val="TextoNormal"/>
          </w:pPr>
        </w:pPrChange>
      </w:pPr>
      <w:ins w:id="5256" w:author="Dogus - William" w:date="2016-06-27T14:09:00Z">
        <w:del w:id="5257" w:author="William" w:date="2016-06-28T20:01:00Z">
          <w:r w:rsidRPr="00946032" w:rsidDel="002D46EA">
            <w:delText>Para monitorar os agendamentos diariamente ser</w:delText>
          </w:r>
        </w:del>
      </w:ins>
      <w:ins w:id="5258" w:author="Dogus - William" w:date="2016-06-27T14:10:00Z">
        <w:del w:id="5259" w:author="William" w:date="2016-06-28T20:01:00Z">
          <w:r w:rsidRPr="00946032" w:rsidDel="002D46EA">
            <w:delText>á escrito um sistema em Python</w:delText>
          </w:r>
        </w:del>
      </w:ins>
      <w:ins w:id="5260" w:author="Dogus - William" w:date="2016-06-27T14:11:00Z">
        <w:del w:id="5261" w:author="William" w:date="2016-06-28T20:01:00Z">
          <w:r w:rsidRPr="00946032" w:rsidDel="002D46EA">
            <w:delText xml:space="preserve"> que irá rodar como serviço 24 horas por dia e 7 dias por semana (24x7)</w:delText>
          </w:r>
        </w:del>
      </w:ins>
      <w:ins w:id="5262" w:author="Dogus - William" w:date="2016-06-27T14:10:00Z">
        <w:del w:id="5263" w:author="William" w:date="2016-06-28T20:01:00Z">
          <w:r w:rsidRPr="00946032" w:rsidDel="002D46EA">
            <w:delText>, quando for detectado a necessidade de importação será cadastrada uma tarefa na entidade “TAREFA”, esse registro vai conter todas as informaç</w:delText>
          </w:r>
        </w:del>
      </w:ins>
      <w:ins w:id="5264" w:author="Dogus - William" w:date="2016-06-27T14:11:00Z">
        <w:del w:id="5265" w:author="William" w:date="2016-06-28T20:01:00Z">
          <w:r w:rsidRPr="00946032" w:rsidDel="002D46EA">
            <w:delText>ões da importação em andamento.</w:delText>
          </w:r>
        </w:del>
      </w:ins>
    </w:p>
    <w:p w14:paraId="211F22E8" w14:textId="5EF95397" w:rsidR="008E5F96" w:rsidRPr="00946032" w:rsidDel="002D46EA" w:rsidRDefault="00AE65E6">
      <w:pPr>
        <w:rPr>
          <w:ins w:id="5266" w:author="Dogus - William" w:date="2016-06-27T14:14:00Z"/>
          <w:del w:id="5267" w:author="William" w:date="2016-06-28T20:01:00Z"/>
        </w:rPr>
        <w:pPrChange w:id="5268" w:author="Osnir Estevam" w:date="2016-08-21T12:22:00Z">
          <w:pPr>
            <w:pStyle w:val="TextoNormal"/>
          </w:pPr>
        </w:pPrChange>
      </w:pPr>
      <w:ins w:id="5269" w:author="Dogus - William" w:date="2016-06-27T14:11:00Z">
        <w:del w:id="5270" w:author="William" w:date="2016-06-28T20:01:00Z">
          <w:r w:rsidRPr="00946032" w:rsidDel="002D46EA">
            <w:delText xml:space="preserve">Todos os produtos importados </w:delText>
          </w:r>
        </w:del>
      </w:ins>
      <w:ins w:id="5271" w:author="Dogus - William" w:date="2016-06-27T14:13:00Z">
        <w:del w:id="5272" w:author="William" w:date="2016-06-28T20:01:00Z">
          <w:r w:rsidR="008E5F96" w:rsidRPr="00946032" w:rsidDel="002D46EA">
            <w:delText xml:space="preserve">a partir dos XMLs disponibilizados pelos estabelecimentos atacadistas </w:delText>
          </w:r>
        </w:del>
      </w:ins>
      <w:ins w:id="5273" w:author="Dogus - William" w:date="2016-06-27T14:11:00Z">
        <w:del w:id="5274" w:author="William" w:date="2016-06-28T20:01:00Z">
          <w:r w:rsidRPr="00946032" w:rsidDel="002D46EA">
            <w:delText>ser</w:delText>
          </w:r>
        </w:del>
      </w:ins>
      <w:ins w:id="5275" w:author="Dogus - William" w:date="2016-06-27T14:12:00Z">
        <w:del w:id="5276" w:author="William" w:date="2016-06-28T20:01:00Z">
          <w:r w:rsidRPr="00946032" w:rsidDel="002D46EA">
            <w:delText xml:space="preserve">ão gravados na entidade “PRODUTO”, essa entidade vai conter </w:delText>
          </w:r>
        </w:del>
      </w:ins>
      <w:ins w:id="5277" w:author="Dogus - William" w:date="2016-06-27T14:13:00Z">
        <w:del w:id="5278" w:author="William" w:date="2016-06-28T20:01:00Z">
          <w:r w:rsidR="008E5F96" w:rsidRPr="00946032" w:rsidDel="002D46EA">
            <w:delText>também os valores de promoç</w:delText>
          </w:r>
        </w:del>
      </w:ins>
      <w:ins w:id="5279" w:author="Dogus - William" w:date="2016-06-27T14:14:00Z">
        <w:del w:id="5280" w:author="William" w:date="2016-06-28T20:01:00Z">
          <w:r w:rsidR="008E5F96" w:rsidRPr="00946032" w:rsidDel="002D46EA">
            <w:delText>ão dos produtos, quando existir.</w:delText>
          </w:r>
        </w:del>
      </w:ins>
    </w:p>
    <w:p w14:paraId="6F9A8FE4" w14:textId="3B4C99FE" w:rsidR="00B707EF" w:rsidRPr="00946032" w:rsidDel="002D46EA" w:rsidRDefault="00D742D3">
      <w:pPr>
        <w:rPr>
          <w:ins w:id="5281" w:author="Dogus - William" w:date="2016-06-27T14:16:00Z"/>
          <w:del w:id="5282" w:author="William" w:date="2016-06-28T20:01:00Z"/>
        </w:rPr>
        <w:pPrChange w:id="5283" w:author="Osnir Estevam" w:date="2016-08-21T12:22:00Z">
          <w:pPr>
            <w:pStyle w:val="TextoNormal"/>
          </w:pPr>
        </w:pPrChange>
      </w:pPr>
      <w:ins w:id="5284" w:author="Dogus - William" w:date="2016-06-27T14:14:00Z">
        <w:del w:id="5285" w:author="William" w:date="2016-06-28T20:01:00Z">
          <w:r w:rsidRPr="00946032" w:rsidDel="002D46EA">
            <w:delText xml:space="preserve">As aplicações de terceiros que tiverem interesse em consumir os dados da API, deverão ser cadastradas previamente na entidade </w:delText>
          </w:r>
        </w:del>
      </w:ins>
      <w:ins w:id="5286" w:author="Dogus - William" w:date="2016-06-27T14:15:00Z">
        <w:del w:id="5287" w:author="William" w:date="2016-06-28T20:01:00Z">
          <w:r w:rsidRPr="00946032" w:rsidDel="002D46EA">
            <w:delText>“CLIENTE”. Após o cadastro será gerado um token de segurança gravado na entidade “TOKEN” e enviado para o cliente</w:delText>
          </w:r>
        </w:del>
      </w:ins>
      <w:ins w:id="5288" w:author="Dogus - William" w:date="2016-06-27T14:12:00Z">
        <w:del w:id="5289" w:author="William" w:date="2016-06-28T20:01:00Z">
          <w:r w:rsidRPr="00946032" w:rsidDel="002D46EA">
            <w:delText>.</w:delText>
          </w:r>
        </w:del>
      </w:ins>
      <w:ins w:id="5290" w:author="Dogus - William" w:date="2016-06-27T14:15:00Z">
        <w:del w:id="5291" w:author="William" w:date="2016-06-28T20:01:00Z">
          <w:r w:rsidR="00A5273F" w:rsidRPr="00946032" w:rsidDel="002D46EA">
            <w:delText xml:space="preserve"> Esse token ser</w:delText>
          </w:r>
        </w:del>
      </w:ins>
      <w:ins w:id="5292" w:author="Dogus - William" w:date="2016-06-27T14:16:00Z">
        <w:del w:id="5293" w:author="William" w:date="2016-06-28T20:01:00Z">
          <w:r w:rsidR="00A5273F" w:rsidRPr="00946032" w:rsidDel="002D46EA">
            <w:delText>á atualizado</w:delText>
          </w:r>
          <w:r w:rsidR="00B707EF" w:rsidRPr="00946032" w:rsidDel="002D46EA">
            <w:delText xml:space="preserve"> e enviado para o cliente</w:delText>
          </w:r>
          <w:r w:rsidR="00A5273F" w:rsidRPr="00946032" w:rsidDel="002D46EA">
            <w:delText xml:space="preserve"> mediante periocidade descrita na</w:delText>
          </w:r>
          <w:r w:rsidR="00B707EF" w:rsidRPr="00946032" w:rsidDel="002D46EA">
            <w:delText>s medidas de segurança.</w:delText>
          </w:r>
        </w:del>
      </w:ins>
    </w:p>
    <w:p w14:paraId="21FF231D" w14:textId="4CEE3B20" w:rsidR="00EF2153" w:rsidRPr="00946032" w:rsidDel="002D46EA" w:rsidRDefault="00B707EF">
      <w:pPr>
        <w:rPr>
          <w:ins w:id="5294" w:author="WILLIAM FRANCISCO LEITE" w:date="2016-06-27T21:48:00Z"/>
          <w:del w:id="5295" w:author="William" w:date="2016-06-28T20:01:00Z"/>
        </w:rPr>
        <w:pPrChange w:id="5296" w:author="Osnir Estevam" w:date="2016-08-21T12:22:00Z">
          <w:pPr>
            <w:pStyle w:val="TextoNormal"/>
          </w:pPr>
        </w:pPrChange>
      </w:pPr>
      <w:ins w:id="5297" w:author="Dogus - William" w:date="2016-06-27T14:17:00Z">
        <w:del w:id="5298" w:author="William" w:date="2016-06-28T20:01:00Z">
          <w:r w:rsidRPr="00946032" w:rsidDel="002D46EA">
            <w:delText>Sempre que uma aplicação de terceiros for consumir os dados</w:delText>
          </w:r>
        </w:del>
      </w:ins>
      <w:ins w:id="5299" w:author="Dogus - William" w:date="2016-06-27T14:16:00Z">
        <w:del w:id="5300" w:author="William" w:date="2016-06-28T20:01:00Z">
          <w:r w:rsidRPr="00946032" w:rsidDel="002D46EA">
            <w:delText xml:space="preserve"> da API, no </w:delText>
          </w:r>
        </w:del>
      </w:ins>
      <w:ins w:id="5301" w:author="Dogus - William" w:date="2016-06-27T14:17:00Z">
        <w:del w:id="5302" w:author="William" w:date="2016-06-28T20:01:00Z">
          <w:r w:rsidRPr="00946032" w:rsidDel="002D46EA">
            <w:delText>“header” da requisição</w:delText>
          </w:r>
        </w:del>
      </w:ins>
      <w:ins w:id="5303" w:author="Dogus - William" w:date="2016-06-27T14:18:00Z">
        <w:del w:id="5304" w:author="William" w:date="2016-06-28T20:01:00Z">
          <w:r w:rsidRPr="00946032" w:rsidDel="002D46EA">
            <w:delText xml:space="preserve"> HTTP</w:delText>
          </w:r>
        </w:del>
      </w:ins>
      <w:ins w:id="5305" w:author="Dogus - William" w:date="2016-06-27T14:17:00Z">
        <w:del w:id="5306" w:author="William" w:date="2016-06-28T20:01:00Z">
          <w:r w:rsidRPr="00946032" w:rsidDel="002D46EA">
            <w:delText xml:space="preserve"> deverá ser enviado o token de autorização</w:delText>
          </w:r>
        </w:del>
      </w:ins>
      <w:ins w:id="5307" w:author="Dogus - William" w:date="2016-06-27T14:18:00Z">
        <w:del w:id="5308" w:author="William" w:date="2016-06-28T20:01:00Z">
          <w:r w:rsidRPr="00946032" w:rsidDel="002D46EA">
            <w:delText xml:space="preserve"> para validação na API.</w:delText>
          </w:r>
        </w:del>
      </w:ins>
    </w:p>
    <w:p w14:paraId="4DA85C18" w14:textId="3802E83F" w:rsidR="00673797" w:rsidRPr="00946032" w:rsidDel="002D46EA" w:rsidRDefault="00673797">
      <w:pPr>
        <w:rPr>
          <w:del w:id="5309" w:author="William" w:date="2016-06-28T20:01:00Z"/>
        </w:rPr>
        <w:pPrChange w:id="5310" w:author="Osnir Estevam" w:date="2016-08-21T12:22:00Z">
          <w:pPr>
            <w:pStyle w:val="TextoNormal"/>
          </w:pPr>
        </w:pPrChange>
      </w:pPr>
      <w:del w:id="5311" w:author="WILLIAM FRANCISCO LEITE" w:date="2016-06-22T19:49:00Z">
        <w:r w:rsidRPr="00946032" w:rsidDel="00991ECB">
          <w:delText>Digitar texto...</w:delText>
        </w:r>
      </w:del>
    </w:p>
    <w:p w14:paraId="3EA38474" w14:textId="01A940A5" w:rsidR="00A5658A" w:rsidRPr="004A005D" w:rsidDel="002D46EA" w:rsidRDefault="00D158B6">
      <w:pPr>
        <w:rPr>
          <w:ins w:id="5312" w:author="Osnir Estevam [2]" w:date="2016-06-25T20:10:00Z"/>
          <w:del w:id="5313" w:author="William" w:date="2016-06-28T20:01:00Z"/>
        </w:rPr>
        <w:pPrChange w:id="5314" w:author="Osnir Estevam" w:date="2016-08-21T12:22:00Z">
          <w:pPr>
            <w:pStyle w:val="Legenda"/>
          </w:pPr>
        </w:pPrChange>
      </w:pPr>
      <w:ins w:id="5315" w:author="WILLIAM FRANCISCO LEITE" w:date="2016-06-27T21:25:00Z">
        <w:del w:id="5316" w:author="William" w:date="2016-06-28T20:01:00Z">
          <w:r w:rsidRPr="009F7751" w:rsidDel="002D46EA">
            <w:delText xml:space="preserve">                        </w:delText>
          </w:r>
        </w:del>
      </w:ins>
      <w:ins w:id="5317" w:author="Osnir Estevam [2]" w:date="2016-06-25T20:10:00Z">
        <w:del w:id="5318" w:author="William" w:date="2016-06-28T20:01:00Z">
          <w:r w:rsidR="00A5658A" w:rsidRPr="009F7751" w:rsidDel="002D46EA">
            <w:delText xml:space="preserve">Figura </w:delText>
          </w:r>
        </w:del>
      </w:ins>
      <w:ins w:id="5319" w:author="Dogus - William" w:date="2016-06-27T13:52:00Z">
        <w:del w:id="5320" w:author="William" w:date="2016-06-28T20:01:00Z">
          <w:r w:rsidR="00A67559" w:rsidRPr="00040A07" w:rsidDel="002D46EA">
            <w:fldChar w:fldCharType="begin"/>
          </w:r>
          <w:r w:rsidR="00A67559" w:rsidRPr="00040A07" w:rsidDel="002D46EA">
            <w:delInstrText xml:space="preserve"> SEQ Figura \* ARABIC </w:delInstrText>
          </w:r>
        </w:del>
      </w:ins>
      <w:del w:id="5321" w:author="William" w:date="2016-06-28T20:01:00Z">
        <w:r w:rsidR="00A67559" w:rsidRPr="00040A07" w:rsidDel="002D46EA">
          <w:fldChar w:fldCharType="separate"/>
        </w:r>
      </w:del>
      <w:ins w:id="5322" w:author="Dogus - William" w:date="2016-06-27T13:52:00Z">
        <w:del w:id="5323" w:author="William" w:date="2016-06-28T20:01:00Z">
          <w:r w:rsidR="00A67559" w:rsidRPr="00040A07" w:rsidDel="002D46EA">
            <w:rPr>
              <w:noProof/>
            </w:rPr>
            <w:delText>8</w:delText>
          </w:r>
          <w:r w:rsidR="00A67559" w:rsidRPr="00040A07" w:rsidDel="002D46EA">
            <w:fldChar w:fldCharType="end"/>
          </w:r>
        </w:del>
      </w:ins>
      <w:ins w:id="5324" w:author="Osnir Estevam [2]" w:date="2016-06-25T20:10:00Z">
        <w:del w:id="5325" w:author="William" w:date="2016-06-26T18:37:00Z">
          <w:r w:rsidR="00A5658A" w:rsidRPr="00040A07" w:rsidDel="00D50635">
            <w:fldChar w:fldCharType="begin"/>
          </w:r>
          <w:r w:rsidR="00A5658A" w:rsidRPr="00040A07" w:rsidDel="00D50635">
            <w:delInstrText xml:space="preserve"> SEQ Figura \* ARABIC </w:delInstrText>
          </w:r>
        </w:del>
      </w:ins>
      <w:del w:id="5326" w:author="William" w:date="2016-06-26T18:37:00Z">
        <w:r w:rsidR="00A5658A" w:rsidRPr="00040A07" w:rsidDel="00D50635">
          <w:fldChar w:fldCharType="separate"/>
        </w:r>
      </w:del>
      <w:ins w:id="5327" w:author="Osnir Estevam [2]" w:date="2016-06-25T20:10:00Z">
        <w:del w:id="5328" w:author="William" w:date="2016-06-26T18:37:00Z">
          <w:r w:rsidR="00A5658A" w:rsidRPr="00040A07" w:rsidDel="00D50635">
            <w:rPr>
              <w:noProof/>
            </w:rPr>
            <w:delText>4</w:delText>
          </w:r>
          <w:r w:rsidR="00A5658A" w:rsidRPr="00040A07" w:rsidDel="00D50635">
            <w:fldChar w:fldCharType="end"/>
          </w:r>
        </w:del>
        <w:del w:id="5329" w:author="William" w:date="2016-06-28T20:01:00Z">
          <w:r w:rsidR="00A5658A" w:rsidRPr="00040A07" w:rsidDel="002D46EA">
            <w:delText xml:space="preserve"> - MER (Modelo Entidade Relacional)</w:delText>
          </w:r>
        </w:del>
      </w:ins>
    </w:p>
    <w:p w14:paraId="4DBCBC46" w14:textId="4E03311E" w:rsidR="00414756" w:rsidRPr="00946032" w:rsidDel="002D46EA" w:rsidRDefault="001315C0">
      <w:pPr>
        <w:rPr>
          <w:del w:id="5330" w:author="William" w:date="2016-06-28T20:01:00Z"/>
        </w:rPr>
        <w:pPrChange w:id="5331" w:author="Osnir Estevam" w:date="2016-08-21T12:22:00Z">
          <w:pPr>
            <w:pStyle w:val="TextoNormal"/>
            <w:keepNext/>
          </w:pPr>
        </w:pPrChange>
      </w:pPr>
      <w:del w:id="5332" w:author="William" w:date="2016-06-28T20:01:00Z">
        <w:r w:rsidRPr="009F7751" w:rsidDel="002D46EA">
          <w:rPr>
            <w:noProof/>
          </w:rPr>
          <w:drawing>
            <wp:inline distT="114300" distB="114300" distL="114300" distR="114300" wp14:anchorId="5D335C4D" wp14:editId="20A9115E">
              <wp:extent cx="4657725" cy="3914775"/>
              <wp:effectExtent l="0" t="0" r="9525" b="9525"/>
              <wp:docPr id="2" name="image22.png" descr="Untitled.png"/>
              <wp:cNvGraphicFramePr/>
              <a:graphic xmlns:a="http://schemas.openxmlformats.org/drawingml/2006/main">
                <a:graphicData uri="http://schemas.openxmlformats.org/drawingml/2006/picture">
                  <pic:pic xmlns:pic="http://schemas.openxmlformats.org/drawingml/2006/picture">
                    <pic:nvPicPr>
                      <pic:cNvPr id="0" name="image22.png" descr="Untitled.png"/>
                      <pic:cNvPicPr preferRelativeResize="0"/>
                    </pic:nvPicPr>
                    <pic:blipFill>
                      <a:blip r:embed="rId23"/>
                      <a:srcRect/>
                      <a:stretch>
                        <a:fillRect/>
                      </a:stretch>
                    </pic:blipFill>
                    <pic:spPr>
                      <a:xfrm>
                        <a:off x="0" y="0"/>
                        <a:ext cx="4660681" cy="3917259"/>
                      </a:xfrm>
                      <a:prstGeom prst="rect">
                        <a:avLst/>
                      </a:prstGeom>
                      <a:ln/>
                    </pic:spPr>
                  </pic:pic>
                </a:graphicData>
              </a:graphic>
            </wp:inline>
          </w:drawing>
        </w:r>
      </w:del>
    </w:p>
    <w:p w14:paraId="1CF79183" w14:textId="6B3C0545" w:rsidR="00A5658A" w:rsidRPr="00CD4559" w:rsidDel="002D46EA" w:rsidRDefault="00D158B6">
      <w:pPr>
        <w:rPr>
          <w:ins w:id="5333" w:author="Osnir Estevam [2]" w:date="2016-06-25T20:11:00Z"/>
          <w:del w:id="5334" w:author="William" w:date="2016-06-28T20:01:00Z"/>
        </w:rPr>
        <w:pPrChange w:id="5335" w:author="Osnir Estevam" w:date="2016-08-21T12:22:00Z">
          <w:pPr>
            <w:pStyle w:val="Legenda"/>
          </w:pPr>
        </w:pPrChange>
      </w:pPr>
      <w:ins w:id="5336" w:author="WILLIAM FRANCISCO LEITE" w:date="2016-06-27T21:26:00Z">
        <w:del w:id="5337" w:author="William" w:date="2016-06-28T20:01:00Z">
          <w:r w:rsidRPr="009F7751" w:rsidDel="002D46EA">
            <w:delText xml:space="preserve">                        </w:delText>
          </w:r>
        </w:del>
      </w:ins>
      <w:ins w:id="5338" w:author="Osnir Estevam [2]" w:date="2016-06-25T20:11:00Z">
        <w:del w:id="5339" w:author="William" w:date="2016-06-28T20:01:00Z">
          <w:r w:rsidR="00A5658A" w:rsidRPr="009F7751" w:rsidDel="002D46EA">
            <w:delText>Fonte: FULANO</w:delText>
          </w:r>
        </w:del>
      </w:ins>
      <w:ins w:id="5340" w:author="Dogus - William" w:date="2016-06-27T14:19:00Z">
        <w:del w:id="5341" w:author="William" w:date="2016-06-28T20:01:00Z">
          <w:r w:rsidR="008F4020" w:rsidRPr="009F7751" w:rsidDel="002D46EA">
            <w:delText>Autoria Própria</w:delText>
          </w:r>
        </w:del>
      </w:ins>
      <w:ins w:id="5342" w:author="Osnir Estevam [2]" w:date="2016-06-25T20:11:00Z">
        <w:del w:id="5343" w:author="William" w:date="2016-06-28T20:01:00Z">
          <w:r w:rsidR="00A5658A" w:rsidRPr="009F7751" w:rsidDel="002D46EA">
            <w:delText xml:space="preserve"> (20</w:delText>
          </w:r>
        </w:del>
      </w:ins>
      <w:ins w:id="5344" w:author="Dogus - William" w:date="2016-06-27T14:19:00Z">
        <w:del w:id="5345" w:author="William" w:date="2016-06-28T20:01:00Z">
          <w:r w:rsidR="008F4020" w:rsidRPr="009F7751" w:rsidDel="002D46EA">
            <w:delText>16</w:delText>
          </w:r>
        </w:del>
      </w:ins>
      <w:ins w:id="5346" w:author="Osnir Estevam [2]" w:date="2016-06-25T20:11:00Z">
        <w:del w:id="5347" w:author="William" w:date="2016-06-28T20:01:00Z">
          <w:r w:rsidR="00A5658A" w:rsidRPr="002F79AB" w:rsidDel="002D46EA">
            <w:delText>XX)</w:delText>
          </w:r>
        </w:del>
      </w:ins>
    </w:p>
    <w:p w14:paraId="7C44EFFF" w14:textId="4D37AD96" w:rsidR="001315C0" w:rsidRPr="004A005D" w:rsidDel="002D46EA" w:rsidRDefault="00414756">
      <w:pPr>
        <w:rPr>
          <w:del w:id="5348" w:author="William" w:date="2016-06-28T20:01:00Z"/>
        </w:rPr>
        <w:pPrChange w:id="5349" w:author="Osnir Estevam" w:date="2016-08-21T12:22:00Z">
          <w:pPr>
            <w:pStyle w:val="Legenda"/>
            <w:spacing w:after="0"/>
          </w:pPr>
        </w:pPrChange>
      </w:pPr>
      <w:del w:id="5350" w:author="William" w:date="2016-06-28T20:01:00Z">
        <w:r w:rsidRPr="00CB05C3" w:rsidDel="002D46EA">
          <w:delText xml:space="preserve">Figura </w:delText>
        </w:r>
        <w:r w:rsidR="00753065" w:rsidRPr="00040A07" w:rsidDel="002D46EA">
          <w:fldChar w:fldCharType="begin"/>
        </w:r>
        <w:r w:rsidR="00753065" w:rsidRPr="00040A07" w:rsidDel="002D46EA">
          <w:delInstrText xml:space="preserve"> SEQ Figura \* ARABIC </w:delInstrText>
        </w:r>
        <w:r w:rsidR="00753065" w:rsidRPr="00040A07" w:rsidDel="002D46EA">
          <w:rPr>
            <w:rPrChange w:id="5351" w:author="William" w:date="2016-06-28T20:55:00Z">
              <w:rPr>
                <w:noProof/>
              </w:rPr>
            </w:rPrChange>
          </w:rPr>
          <w:fldChar w:fldCharType="separate"/>
        </w:r>
        <w:r w:rsidR="00CD5B56" w:rsidRPr="00040A07" w:rsidDel="002D46EA">
          <w:rPr>
            <w:noProof/>
          </w:rPr>
          <w:delText>5</w:delText>
        </w:r>
        <w:r w:rsidR="00753065" w:rsidRPr="00040A07" w:rsidDel="002D46EA">
          <w:rPr>
            <w:noProof/>
          </w:rPr>
          <w:fldChar w:fldCharType="end"/>
        </w:r>
        <w:r w:rsidRPr="00040A07" w:rsidDel="002D46EA">
          <w:delText xml:space="preserve"> - MER (Modelo Entidade Relacional)</w:delText>
        </w:r>
      </w:del>
    </w:p>
    <w:p w14:paraId="395271A9" w14:textId="6C0B1ECB" w:rsidR="00414756" w:rsidRPr="00946032" w:rsidDel="002D46EA" w:rsidRDefault="00414756">
      <w:pPr>
        <w:rPr>
          <w:del w:id="5352" w:author="William" w:date="2016-06-28T20:01:00Z"/>
          <w:iCs/>
          <w:color w:val="auto"/>
          <w:sz w:val="18"/>
          <w:szCs w:val="18"/>
        </w:rPr>
      </w:pPr>
    </w:p>
    <w:p w14:paraId="757AEE59" w14:textId="0709BEEE" w:rsidR="001315C0" w:rsidRPr="00946032" w:rsidDel="002D46EA" w:rsidRDefault="001315C0">
      <w:pPr>
        <w:rPr>
          <w:del w:id="5353" w:author="William" w:date="2016-06-28T20:01:00Z"/>
        </w:rPr>
        <w:pPrChange w:id="5354" w:author="Osnir Estevam" w:date="2016-08-21T12:22:00Z">
          <w:pPr>
            <w:pStyle w:val="SubtituloCapitulo"/>
            <w:numPr>
              <w:ilvl w:val="2"/>
            </w:numPr>
            <w:ind w:left="1224" w:hanging="504"/>
          </w:pPr>
        </w:pPrChange>
      </w:pPr>
      <w:del w:id="5355" w:author="William" w:date="2016-06-28T20:01:00Z">
        <w:r w:rsidRPr="009F7751" w:rsidDel="002D46EA">
          <w:delText>Big Picture (Arquitetura)</w:delText>
        </w:r>
      </w:del>
    </w:p>
    <w:p w14:paraId="0CDF4AEC" w14:textId="31DE95D8" w:rsidR="002C4656" w:rsidRPr="00946032" w:rsidDel="002D46EA" w:rsidRDefault="00673797">
      <w:pPr>
        <w:rPr>
          <w:ins w:id="5356" w:author="Dogus - William" w:date="2016-06-27T14:33:00Z"/>
          <w:del w:id="5357" w:author="William" w:date="2016-06-28T20:01:00Z"/>
        </w:rPr>
        <w:pPrChange w:id="5358" w:author="Osnir Estevam" w:date="2016-08-21T12:22:00Z">
          <w:pPr>
            <w:pStyle w:val="TextoNormal"/>
          </w:pPr>
        </w:pPrChange>
      </w:pPr>
      <w:commentRangeStart w:id="5359"/>
      <w:del w:id="5360" w:author="William" w:date="2016-06-28T20:01:00Z">
        <w:r w:rsidRPr="00946032" w:rsidDel="002D46EA">
          <w:delText>Digitar</w:delText>
        </w:r>
        <w:commentRangeEnd w:id="5359"/>
        <w:r w:rsidR="00CD5B56" w:rsidRPr="00946032" w:rsidDel="002D46EA">
          <w:rPr>
            <w:rStyle w:val="Refdecomentrio"/>
          </w:rPr>
          <w:commentReference w:id="5359"/>
        </w:r>
        <w:r w:rsidRPr="00946032" w:rsidDel="002D46EA">
          <w:delText xml:space="preserve"> texto</w:delText>
        </w:r>
      </w:del>
      <w:ins w:id="5361" w:author="Osnir Estevam [2]" w:date="2016-06-25T20:14:00Z">
        <w:del w:id="5362" w:author="William" w:date="2016-06-28T20:01:00Z">
          <w:r w:rsidR="002C4656" w:rsidRPr="00946032" w:rsidDel="002D46EA">
            <w:delText>...</w:delText>
          </w:r>
        </w:del>
      </w:ins>
      <w:ins w:id="5363" w:author="Dogus - William" w:date="2016-06-27T14:23:00Z">
        <w:del w:id="5364" w:author="William" w:date="2016-06-28T20:01:00Z">
          <w:r w:rsidR="00CC57E3" w:rsidRPr="00946032" w:rsidDel="002D46EA">
            <w:delText>Para infraestrutura da API será utilizado um serviço Cloud rodando o sistema operaci</w:delText>
          </w:r>
        </w:del>
      </w:ins>
      <w:ins w:id="5365" w:author="Dogus - William" w:date="2016-06-27T14:25:00Z">
        <w:del w:id="5366" w:author="William" w:date="2016-06-28T20:01:00Z">
          <w:r w:rsidR="00CC57E3" w:rsidRPr="00946032" w:rsidDel="002D46EA">
            <w:delText>on</w:delText>
          </w:r>
        </w:del>
      </w:ins>
      <w:ins w:id="5367" w:author="Dogus - William" w:date="2016-06-27T14:23:00Z">
        <w:del w:id="5368" w:author="William" w:date="2016-06-28T20:01:00Z">
          <w:r w:rsidR="00CC57E3" w:rsidRPr="00946032" w:rsidDel="002D46EA">
            <w:delText>al Linux (Ubuntu)</w:delText>
          </w:r>
        </w:del>
      </w:ins>
      <w:ins w:id="5369" w:author="Dogus - William" w:date="2016-06-27T14:24:00Z">
        <w:del w:id="5370" w:author="William" w:date="2016-06-28T20:01:00Z">
          <w:r w:rsidR="00CC57E3" w:rsidRPr="00946032" w:rsidDel="002D46EA">
            <w:delText>, com banco de dados MySQL, servidor de aplicaç</w:delText>
          </w:r>
        </w:del>
      </w:ins>
      <w:ins w:id="5371" w:author="Dogus - William" w:date="2016-06-27T14:25:00Z">
        <w:del w:id="5372" w:author="William" w:date="2016-06-28T20:01:00Z">
          <w:r w:rsidR="00CC57E3" w:rsidRPr="00946032" w:rsidDel="002D46EA">
            <w:delText>ões Apache,</w:delText>
          </w:r>
        </w:del>
      </w:ins>
      <w:ins w:id="5373" w:author="Dogus - William" w:date="2016-06-27T14:24:00Z">
        <w:del w:id="5374" w:author="William" w:date="2016-06-28T20:01:00Z">
          <w:r w:rsidR="00CC57E3" w:rsidRPr="00946032" w:rsidDel="002D46EA">
            <w:delText xml:space="preserve"> Python e</w:delText>
          </w:r>
        </w:del>
      </w:ins>
      <w:ins w:id="5375" w:author="Dogus - William" w:date="2016-06-27T14:25:00Z">
        <w:del w:id="5376" w:author="William" w:date="2016-06-28T20:01:00Z">
          <w:r w:rsidR="00CC57E3" w:rsidRPr="00946032" w:rsidDel="002D46EA">
            <w:delText xml:space="preserve"> PHP.</w:delText>
          </w:r>
        </w:del>
      </w:ins>
    </w:p>
    <w:p w14:paraId="718EB52B" w14:textId="3A0A43BA" w:rsidR="008F4977" w:rsidRPr="00946032" w:rsidDel="002D46EA" w:rsidRDefault="008F4977">
      <w:pPr>
        <w:rPr>
          <w:ins w:id="5377" w:author="Osnir Estevam [2]" w:date="2016-06-25T20:18:00Z"/>
          <w:del w:id="5378" w:author="William" w:date="2016-06-28T20:01:00Z"/>
        </w:rPr>
        <w:pPrChange w:id="5379" w:author="Osnir Estevam" w:date="2016-08-21T12:22:00Z">
          <w:pPr>
            <w:pStyle w:val="TextoNormal"/>
          </w:pPr>
        </w:pPrChange>
      </w:pPr>
      <w:ins w:id="5380" w:author="Dogus - William" w:date="2016-06-27T14:33:00Z">
        <w:del w:id="5381" w:author="William" w:date="2016-06-28T20:01:00Z">
          <w:r w:rsidRPr="00946032" w:rsidDel="002D46EA">
            <w:delText>Todo o tráfego das informações em XML entre o estabelecimento atacadista e o servidor será sob o protocolo HTTP, através da URL informada pelo atacadista. A API</w:delText>
          </w:r>
        </w:del>
      </w:ins>
      <w:ins w:id="5382" w:author="Dogus - William" w:date="2016-06-27T14:34:00Z">
        <w:del w:id="5383" w:author="William" w:date="2016-06-28T20:01:00Z">
          <w:r w:rsidRPr="00946032" w:rsidDel="002D46EA">
            <w:delText xml:space="preserve"> será </w:delText>
          </w:r>
        </w:del>
      </w:ins>
      <w:ins w:id="5384" w:author="Dogus - William" w:date="2016-06-27T14:43:00Z">
        <w:del w:id="5385" w:author="William" w:date="2016-06-28T20:01:00Z">
          <w:r w:rsidR="005A7427" w:rsidRPr="00946032" w:rsidDel="002D46EA">
            <w:delText>desenvolvida</w:delText>
          </w:r>
        </w:del>
      </w:ins>
      <w:ins w:id="5386" w:author="Dogus - William" w:date="2016-06-27T14:34:00Z">
        <w:del w:id="5387" w:author="William" w:date="2016-06-28T20:01:00Z">
          <w:r w:rsidRPr="00946032" w:rsidDel="002D46EA">
            <w:delText xml:space="preserve"> sob o modelo arquitetural REST, dessa maneira todas as informações tam</w:delText>
          </w:r>
        </w:del>
      </w:ins>
      <w:ins w:id="5388" w:author="Dogus - William" w:date="2016-06-27T14:35:00Z">
        <w:del w:id="5389" w:author="William" w:date="2016-06-28T20:01:00Z">
          <w:r w:rsidRPr="00946032" w:rsidDel="002D46EA">
            <w:delText>bém serão trafegadas sob o protocolo HTTP, fazendo uso dos verbos,</w:delText>
          </w:r>
        </w:del>
      </w:ins>
    </w:p>
    <w:p w14:paraId="55B523C9" w14:textId="27C12706" w:rsidR="002C4656" w:rsidRPr="00946032" w:rsidDel="002D46EA" w:rsidRDefault="00244407">
      <w:pPr>
        <w:rPr>
          <w:ins w:id="5390" w:author="Dogus - William" w:date="2016-06-27T14:30:00Z"/>
          <w:del w:id="5391" w:author="William" w:date="2016-06-28T20:01:00Z"/>
        </w:rPr>
        <w:pPrChange w:id="5392" w:author="Osnir Estevam" w:date="2016-08-21T12:22:00Z">
          <w:pPr>
            <w:pStyle w:val="TextoNormal"/>
          </w:pPr>
        </w:pPrChange>
      </w:pPr>
      <w:ins w:id="5393" w:author="Dogus - William" w:date="2016-06-27T14:25:00Z">
        <w:del w:id="5394" w:author="William" w:date="2016-06-28T20:01:00Z">
          <w:r w:rsidRPr="00946032" w:rsidDel="002D46EA">
            <w:delText>A escolha de um serviço Cloud é baseada na facilidade em escalabilidade dos recursos do servidor conforme</w:delText>
          </w:r>
        </w:del>
      </w:ins>
      <w:ins w:id="5395" w:author="Dogus - William" w:date="2016-06-27T14:26:00Z">
        <w:del w:id="5396" w:author="William" w:date="2016-06-28T20:01:00Z">
          <w:r w:rsidRPr="00946032" w:rsidDel="002D46EA">
            <w:delText xml:space="preserve"> </w:delText>
          </w:r>
        </w:del>
      </w:ins>
      <w:ins w:id="5397" w:author="Dogus - William" w:date="2016-06-27T14:25:00Z">
        <w:del w:id="5398" w:author="William" w:date="2016-06-28T20:01:00Z">
          <w:r w:rsidRPr="00946032" w:rsidDel="002D46EA">
            <w:delText>demanda</w:delText>
          </w:r>
        </w:del>
      </w:ins>
      <w:ins w:id="5399" w:author="Dogus - William" w:date="2016-06-27T14:28:00Z">
        <w:del w:id="5400" w:author="William" w:date="2016-06-28T20:01:00Z">
          <w:r w:rsidR="00FF0821" w:rsidRPr="00946032" w:rsidDel="002D46EA">
            <w:delText>, pois recursos como memória RAM, HD e processador podem receber um upgrade em pouco tempo, reduzindo a quantidade de horas</w:delText>
          </w:r>
        </w:del>
      </w:ins>
      <w:ins w:id="5401" w:author="Dogus - William" w:date="2016-06-27T14:29:00Z">
        <w:del w:id="5402" w:author="William" w:date="2016-06-28T20:01:00Z">
          <w:r w:rsidR="00FF0821" w:rsidRPr="00946032" w:rsidDel="002D46EA">
            <w:delText xml:space="preserve"> que a aplicação</w:delText>
          </w:r>
        </w:del>
      </w:ins>
      <w:ins w:id="5403" w:author="Dogus - William" w:date="2016-06-27T14:30:00Z">
        <w:del w:id="5404" w:author="William" w:date="2016-06-28T20:01:00Z">
          <w:r w:rsidR="00FF0821" w:rsidRPr="00946032" w:rsidDel="002D46EA">
            <w:delText xml:space="preserve"> teria que ficar fora do ar</w:delText>
          </w:r>
        </w:del>
      </w:ins>
      <w:ins w:id="5405" w:author="Dogus - William" w:date="2016-06-27T14:28:00Z">
        <w:del w:id="5406" w:author="William" w:date="2016-06-28T20:01:00Z">
          <w:r w:rsidR="00FF0821" w:rsidRPr="00946032" w:rsidDel="002D46EA">
            <w:delText xml:space="preserve">. </w:delText>
          </w:r>
        </w:del>
      </w:ins>
    </w:p>
    <w:p w14:paraId="41FC2305" w14:textId="16CE008E" w:rsidR="001900E0" w:rsidRPr="00946032" w:rsidDel="002D46EA" w:rsidRDefault="001900E0">
      <w:pPr>
        <w:rPr>
          <w:ins w:id="5407" w:author="Dogus - William" w:date="2016-06-27T14:32:00Z"/>
          <w:del w:id="5408" w:author="William" w:date="2016-06-28T20:01:00Z"/>
        </w:rPr>
        <w:pPrChange w:id="5409" w:author="Osnir Estevam" w:date="2016-08-21T12:22:00Z">
          <w:pPr>
            <w:pStyle w:val="TextoNormal"/>
          </w:pPr>
        </w:pPrChange>
      </w:pPr>
      <w:ins w:id="5410" w:author="Dogus - William" w:date="2016-06-27T14:30:00Z">
        <w:del w:id="5411" w:author="William" w:date="2016-06-28T20:01:00Z">
          <w:r w:rsidRPr="00946032" w:rsidDel="002D46EA">
            <w:delText>O sistema operacional Ubuntu possui excelente estabilidade</w:delText>
          </w:r>
        </w:del>
      </w:ins>
      <w:ins w:id="5412" w:author="Dogus - William" w:date="2016-06-27T14:31:00Z">
        <w:del w:id="5413" w:author="William" w:date="2016-06-28T20:01:00Z">
          <w:r w:rsidRPr="00946032" w:rsidDel="002D46EA">
            <w:delText xml:space="preserve"> e segurança</w:delText>
          </w:r>
        </w:del>
      </w:ins>
      <w:ins w:id="5414" w:author="Dogus - William" w:date="2016-06-27T14:30:00Z">
        <w:del w:id="5415" w:author="William" w:date="2016-06-28T20:01:00Z">
          <w:r w:rsidRPr="00946032" w:rsidDel="002D46EA">
            <w:delText>, a</w:delText>
          </w:r>
        </w:del>
      </w:ins>
      <w:ins w:id="5416" w:author="Dogus - William" w:date="2016-06-27T14:31:00Z">
        <w:del w:id="5417" w:author="William" w:date="2016-06-28T20:01:00Z">
          <w:r w:rsidRPr="00946032" w:rsidDel="002D46EA">
            <w:delText xml:space="preserve">lém de receber atualizações em seus pacotes constantemente, principalmente para versões LTS. Como </w:delText>
          </w:r>
        </w:del>
      </w:ins>
      <w:ins w:id="5418" w:author="Dogus - William" w:date="2016-06-27T14:35:00Z">
        <w:del w:id="5419" w:author="William" w:date="2016-06-28T20:01:00Z">
          <w:r w:rsidR="0005629E" w:rsidRPr="00946032" w:rsidDel="002D46EA">
            <w:delText>as distribuições</w:delText>
          </w:r>
        </w:del>
      </w:ins>
      <w:ins w:id="5420" w:author="Dogus - William" w:date="2016-06-27T14:31:00Z">
        <w:del w:id="5421" w:author="William" w:date="2016-06-28T20:01:00Z">
          <w:r w:rsidRPr="00946032" w:rsidDel="002D46EA">
            <w:delText xml:space="preserve"> Linux, </w:delText>
          </w:r>
        </w:del>
      </w:ins>
      <w:ins w:id="5422" w:author="Dogus - William" w:date="2016-06-27T14:32:00Z">
        <w:del w:id="5423" w:author="William" w:date="2016-06-28T20:01:00Z">
          <w:r w:rsidRPr="00946032" w:rsidDel="002D46EA">
            <w:delText>o Ubuntu</w:delText>
          </w:r>
        </w:del>
      </w:ins>
      <w:ins w:id="5424" w:author="Dogus - William" w:date="2016-06-27T14:31:00Z">
        <w:del w:id="5425" w:author="William" w:date="2016-06-28T20:01:00Z">
          <w:r w:rsidRPr="00946032" w:rsidDel="002D46EA">
            <w:delText xml:space="preserve"> possui uma gama de ferramentas para monitoramento dos recursos do servidor.</w:delText>
          </w:r>
        </w:del>
      </w:ins>
    </w:p>
    <w:p w14:paraId="2757E23B" w14:textId="6BEBCB65" w:rsidR="008F4977" w:rsidRPr="00946032" w:rsidDel="002D46EA" w:rsidRDefault="002427C3">
      <w:pPr>
        <w:rPr>
          <w:ins w:id="5426" w:author="Dogus - William" w:date="2016-06-27T14:39:00Z"/>
          <w:del w:id="5427" w:author="William" w:date="2016-06-28T20:01:00Z"/>
        </w:rPr>
        <w:pPrChange w:id="5428" w:author="Osnir Estevam" w:date="2016-08-21T12:22:00Z">
          <w:pPr>
            <w:pStyle w:val="TextoNormal"/>
          </w:pPr>
        </w:pPrChange>
      </w:pPr>
      <w:ins w:id="5429" w:author="Dogus - William" w:date="2016-06-27T14:36:00Z">
        <w:del w:id="5430" w:author="William" w:date="2016-06-28T20:01:00Z">
          <w:r w:rsidRPr="00946032" w:rsidDel="002D46EA">
            <w:delText>Para monitorar os agendamentos</w:delText>
          </w:r>
        </w:del>
      </w:ins>
      <w:ins w:id="5431" w:author="Dogus - William" w:date="2016-06-27T14:39:00Z">
        <w:del w:id="5432" w:author="William" w:date="2016-06-28T20:01:00Z">
          <w:r w:rsidR="00644543" w:rsidRPr="00946032" w:rsidDel="002D46EA">
            <w:delText xml:space="preserve"> para importação dos XMLs de produtos</w:delText>
          </w:r>
        </w:del>
      </w:ins>
      <w:ins w:id="5433" w:author="Dogus - William" w:date="2016-06-27T14:38:00Z">
        <w:del w:id="5434" w:author="William" w:date="2016-06-28T20:01:00Z">
          <w:r w:rsidR="00644543" w:rsidRPr="00946032" w:rsidDel="002D46EA">
            <w:delText xml:space="preserve"> </w:delText>
          </w:r>
        </w:del>
      </w:ins>
      <w:ins w:id="5435" w:author="Dogus - William" w:date="2016-06-27T14:36:00Z">
        <w:del w:id="5436" w:author="William" w:date="2016-06-28T20:01:00Z">
          <w:r w:rsidRPr="00946032" w:rsidDel="002D46EA">
            <w:delText>será utilizado uma aplicaç</w:delText>
          </w:r>
        </w:del>
      </w:ins>
      <w:ins w:id="5437" w:author="Dogus - William" w:date="2016-06-27T14:37:00Z">
        <w:del w:id="5438" w:author="William" w:date="2016-06-28T20:01:00Z">
          <w:r w:rsidRPr="00946032" w:rsidDel="002D46EA">
            <w:delText>ão escrita na linguagem</w:delText>
          </w:r>
        </w:del>
      </w:ins>
      <w:ins w:id="5439" w:author="Dogus - William" w:date="2016-06-27T14:36:00Z">
        <w:del w:id="5440" w:author="William" w:date="2016-06-28T20:01:00Z">
          <w:r w:rsidRPr="00946032" w:rsidDel="002D46EA">
            <w:delText xml:space="preserve"> Python, pois a </w:delText>
          </w:r>
        </w:del>
      </w:ins>
      <w:ins w:id="5441" w:author="Dogus - William" w:date="2016-06-27T14:37:00Z">
        <w:del w:id="5442" w:author="William" w:date="2016-06-28T20:01:00Z">
          <w:r w:rsidRPr="00946032" w:rsidDel="002D46EA">
            <w:delText>mesma</w:delText>
          </w:r>
        </w:del>
      </w:ins>
      <w:ins w:id="5443" w:author="Dogus - William" w:date="2016-06-27T14:36:00Z">
        <w:del w:id="5444" w:author="William" w:date="2016-06-28T20:01:00Z">
          <w:r w:rsidRPr="00946032" w:rsidDel="002D46EA">
            <w:delText xml:space="preserve"> deverá rodar </w:delText>
          </w:r>
        </w:del>
      </w:ins>
      <w:ins w:id="5445" w:author="Dogus - William" w:date="2016-06-27T14:38:00Z">
        <w:del w:id="5446" w:author="William" w:date="2016-06-28T20:01:00Z">
          <w:r w:rsidRPr="00946032" w:rsidDel="002D46EA">
            <w:delText>em backgroud no servidor</w:delText>
          </w:r>
        </w:del>
      </w:ins>
      <w:ins w:id="5447" w:author="Dogus - William" w:date="2016-06-27T14:36:00Z">
        <w:del w:id="5448" w:author="William" w:date="2016-06-28T20:01:00Z">
          <w:r w:rsidRPr="00946032" w:rsidDel="002D46EA">
            <w:delText>, essa característica impossibilita usar uma aplicaç</w:delText>
          </w:r>
        </w:del>
      </w:ins>
      <w:ins w:id="5449" w:author="Dogus - William" w:date="2016-06-27T14:37:00Z">
        <w:del w:id="5450" w:author="William" w:date="2016-06-28T20:01:00Z">
          <w:r w:rsidRPr="00946032" w:rsidDel="002D46EA">
            <w:delText xml:space="preserve">ão </w:delText>
          </w:r>
        </w:del>
      </w:ins>
      <w:ins w:id="5451" w:author="Dogus - William" w:date="2016-06-27T14:38:00Z">
        <w:del w:id="5452" w:author="William" w:date="2016-06-28T20:01:00Z">
          <w:r w:rsidRPr="00946032" w:rsidDel="002D46EA">
            <w:delText xml:space="preserve">escrita </w:delText>
          </w:r>
        </w:del>
      </w:ins>
      <w:ins w:id="5453" w:author="Dogus - William" w:date="2016-06-27T14:37:00Z">
        <w:del w:id="5454" w:author="William" w:date="2016-06-28T20:01:00Z">
          <w:r w:rsidRPr="00946032" w:rsidDel="002D46EA">
            <w:delText>em PHP para monitorar os agendamentos.</w:delText>
          </w:r>
        </w:del>
      </w:ins>
    </w:p>
    <w:p w14:paraId="03F9D9B6" w14:textId="27BA3032" w:rsidR="00644543" w:rsidRPr="00946032" w:rsidRDefault="00644543">
      <w:pPr>
        <w:rPr>
          <w:ins w:id="5455" w:author="Osnir Estevam [2]" w:date="2016-06-25T20:18:00Z"/>
        </w:rPr>
        <w:pPrChange w:id="5456" w:author="Osnir Estevam" w:date="2016-08-21T12:22:00Z">
          <w:pPr>
            <w:pStyle w:val="TextoNormal"/>
          </w:pPr>
        </w:pPrChange>
      </w:pPr>
      <w:ins w:id="5457" w:author="Dogus - William" w:date="2016-06-27T14:39:00Z">
        <w:del w:id="5458" w:author="William" w:date="2016-06-28T20:01:00Z">
          <w:r w:rsidRPr="00946032" w:rsidDel="002D46EA">
            <w:delText>A API será construída utilizando a linguagem PHP</w:delText>
          </w:r>
        </w:del>
      </w:ins>
      <w:ins w:id="5459" w:author="Dogus - William" w:date="2016-06-27T14:40:00Z">
        <w:del w:id="5460" w:author="William" w:date="2016-06-28T20:01:00Z">
          <w:r w:rsidRPr="00946032" w:rsidDel="002D46EA">
            <w:delText xml:space="preserve">, </w:delText>
          </w:r>
        </w:del>
      </w:ins>
      <w:ins w:id="5461" w:author="Dogus - William" w:date="2016-06-27T14:42:00Z">
        <w:del w:id="5462" w:author="William" w:date="2016-06-28T20:01:00Z">
          <w:r w:rsidR="00BA13B8" w:rsidRPr="00946032" w:rsidDel="002D46EA">
            <w:delText xml:space="preserve">pois possui boa aderência com o banco de dados MySQL e </w:delText>
          </w:r>
        </w:del>
      </w:ins>
      <w:ins w:id="5463" w:author="Dogus - William" w:date="2016-06-27T14:43:00Z">
        <w:del w:id="5464" w:author="William" w:date="2016-06-28T20:01:00Z">
          <w:r w:rsidR="00BA13B8" w:rsidRPr="00946032" w:rsidDel="002D46EA">
            <w:delText xml:space="preserve">também possui funções nativas para </w:delText>
          </w:r>
        </w:del>
      </w:ins>
      <w:ins w:id="5465" w:author="Dogus - William" w:date="2016-06-27T14:42:00Z">
        <w:del w:id="5466" w:author="William" w:date="2016-06-28T20:01:00Z">
          <w:r w:rsidR="00BA13B8" w:rsidRPr="00946032" w:rsidDel="002D46EA">
            <w:delText>trabalha</w:delText>
          </w:r>
        </w:del>
      </w:ins>
      <w:ins w:id="5467" w:author="Dogus - William" w:date="2016-06-27T14:43:00Z">
        <w:del w:id="5468" w:author="William" w:date="2016-06-28T20:01:00Z">
          <w:r w:rsidR="00BA13B8" w:rsidRPr="00946032" w:rsidDel="002D46EA">
            <w:delText>r</w:delText>
          </w:r>
        </w:del>
      </w:ins>
      <w:ins w:id="5469" w:author="Dogus - William" w:date="2016-06-27T14:42:00Z">
        <w:del w:id="5470" w:author="William" w:date="2016-06-28T20:01:00Z">
          <w:r w:rsidR="00BA13B8" w:rsidRPr="00946032" w:rsidDel="002D46EA">
            <w:delText xml:space="preserve"> com </w:delText>
          </w:r>
        </w:del>
      </w:ins>
      <w:ins w:id="5471" w:author="Dogus - William" w:date="2016-06-27T14:40:00Z">
        <w:del w:id="5472" w:author="William" w:date="2016-06-28T20:01:00Z">
          <w:r w:rsidRPr="00946032" w:rsidDel="002D46EA">
            <w:delText>o formato JSON</w:delText>
          </w:r>
        </w:del>
      </w:ins>
      <w:ins w:id="5473" w:author="Dogus - William" w:date="2016-06-27T14:43:00Z">
        <w:del w:id="5474" w:author="William" w:date="2016-06-28T20:01:00Z">
          <w:r w:rsidR="00BA13B8" w:rsidRPr="00946032" w:rsidDel="002D46EA">
            <w:delText>, esse formato</w:delText>
          </w:r>
        </w:del>
      </w:ins>
      <w:ins w:id="5475" w:author="Dogus - William" w:date="2016-06-27T14:40:00Z">
        <w:del w:id="5476" w:author="William" w:date="2016-06-28T20:01:00Z">
          <w:r w:rsidRPr="00946032" w:rsidDel="002D46EA">
            <w:delText xml:space="preserve"> ser</w:delText>
          </w:r>
        </w:del>
      </w:ins>
      <w:ins w:id="5477" w:author="Dogus - William" w:date="2016-06-27T14:43:00Z">
        <w:del w:id="5478" w:author="William" w:date="2016-06-28T20:01:00Z">
          <w:r w:rsidR="00BA13B8" w:rsidRPr="00946032" w:rsidDel="002D46EA">
            <w:delText>á</w:delText>
          </w:r>
        </w:del>
      </w:ins>
      <w:ins w:id="5479" w:author="Dogus - William" w:date="2016-06-27T14:40:00Z">
        <w:del w:id="5480" w:author="William" w:date="2016-06-28T20:01:00Z">
          <w:r w:rsidRPr="00946032" w:rsidDel="002D46EA">
            <w:delText xml:space="preserve"> utilizado para troca de informaç</w:delText>
          </w:r>
        </w:del>
      </w:ins>
      <w:ins w:id="5481" w:author="Dogus - William" w:date="2016-06-27T14:41:00Z">
        <w:del w:id="5482" w:author="William" w:date="2016-06-28T20:01:00Z">
          <w:r w:rsidRPr="00946032" w:rsidDel="002D46EA">
            <w:delText>ões entre aplicações de terceiros e a API</w:delText>
          </w:r>
        </w:del>
      </w:ins>
      <w:ins w:id="5483" w:author="Dogus - William" w:date="2016-06-27T14:43:00Z">
        <w:del w:id="5484" w:author="William" w:date="2016-06-28T20:01:00Z">
          <w:r w:rsidR="00BA13B8" w:rsidRPr="00946032" w:rsidDel="002D46EA">
            <w:delText>.</w:delText>
          </w:r>
        </w:del>
      </w:ins>
    </w:p>
    <w:p w14:paraId="13A17B1B" w14:textId="77777777" w:rsidR="004A005D" w:rsidRDefault="004A005D" w:rsidP="004A005D">
      <w:pPr>
        <w:pStyle w:val="TextoNormal"/>
        <w:ind w:firstLine="0"/>
        <w:rPr>
          <w:sz w:val="20"/>
        </w:rPr>
      </w:pPr>
    </w:p>
    <w:p w14:paraId="79DB125B" w14:textId="77777777" w:rsidR="004A005D" w:rsidRDefault="004A005D" w:rsidP="004A005D">
      <w:pPr>
        <w:pStyle w:val="TextoNormal"/>
        <w:ind w:firstLine="0"/>
        <w:rPr>
          <w:sz w:val="20"/>
        </w:rPr>
      </w:pPr>
    </w:p>
    <w:p w14:paraId="0C4A0832" w14:textId="4C0F1666" w:rsidR="002C4656" w:rsidRPr="00946032" w:rsidDel="002D46EA" w:rsidRDefault="00EA2C49">
      <w:pPr>
        <w:pStyle w:val="TextoNormal"/>
        <w:ind w:firstLine="0"/>
        <w:rPr>
          <w:ins w:id="5485" w:author="Osnir Estevam [2]" w:date="2016-06-25T20:18:00Z"/>
          <w:del w:id="5486" w:author="William" w:date="2016-06-28T20:01:00Z"/>
          <w:sz w:val="20"/>
          <w:rPrChange w:id="5487" w:author="William" w:date="2016-06-28T20:55:00Z">
            <w:rPr>
              <w:ins w:id="5488" w:author="Osnir Estevam [2]" w:date="2016-06-25T20:18:00Z"/>
              <w:del w:id="5489" w:author="William" w:date="2016-06-28T20:01:00Z"/>
            </w:rPr>
          </w:rPrChange>
        </w:rPr>
        <w:pPrChange w:id="5490" w:author="William" w:date="2016-06-28T20:01:00Z">
          <w:pPr>
            <w:pStyle w:val="TextoNormal"/>
          </w:pPr>
        </w:pPrChange>
      </w:pPr>
      <w:del w:id="5491" w:author="William" w:date="2016-06-28T20:01:00Z">
        <w:r w:rsidRPr="009F7751" w:rsidDel="002D46EA">
          <w:rPr>
            <w:noProof/>
            <w:sz w:val="20"/>
          </w:rPr>
          <mc:AlternateContent>
            <mc:Choice Requires="wpg">
              <w:drawing>
                <wp:anchor distT="0" distB="0" distL="114300" distR="114300" simplePos="0" relativeHeight="251680768" behindDoc="0" locked="0" layoutInCell="1" allowOverlap="1" wp14:anchorId="5960332D" wp14:editId="4E6DE3F7">
                  <wp:simplePos x="0" y="0"/>
                  <wp:positionH relativeFrom="column">
                    <wp:posOffset>282956</wp:posOffset>
                  </wp:positionH>
                  <wp:positionV relativeFrom="paragraph">
                    <wp:posOffset>223520</wp:posOffset>
                  </wp:positionV>
                  <wp:extent cx="5504688" cy="2679192"/>
                  <wp:effectExtent l="0" t="0" r="1270" b="6985"/>
                  <wp:wrapSquare wrapText="bothSides"/>
                  <wp:docPr id="36" name="Grupo 36"/>
                  <wp:cNvGraphicFramePr/>
                  <a:graphic xmlns:a="http://schemas.openxmlformats.org/drawingml/2006/main">
                    <a:graphicData uri="http://schemas.microsoft.com/office/word/2010/wordprocessingGroup">
                      <wpg:wgp>
                        <wpg:cNvGrpSpPr/>
                        <wpg:grpSpPr>
                          <a:xfrm>
                            <a:off x="0" y="0"/>
                            <a:ext cx="5504688" cy="2679192"/>
                            <a:chOff x="0" y="0"/>
                            <a:chExt cx="5504688" cy="2679192"/>
                          </a:xfrm>
                        </wpg:grpSpPr>
                        <pic:pic xmlns:pic="http://schemas.openxmlformats.org/drawingml/2006/picture">
                          <pic:nvPicPr>
                            <pic:cNvPr id="25" name="image15.png"/>
                            <pic:cNvPicPr/>
                          </pic:nvPicPr>
                          <pic:blipFill>
                            <a:blip r:embed="rId24">
                              <a:extLst>
                                <a:ext uri="{28A0092B-C50C-407E-A947-70E740481C1C}">
                                  <a14:useLocalDpi xmlns:a14="http://schemas.microsoft.com/office/drawing/2010/main" val="0"/>
                                </a:ext>
                              </a:extLst>
                            </a:blip>
                            <a:stretch>
                              <a:fillRect/>
                            </a:stretch>
                          </pic:blipFill>
                          <pic:spPr>
                            <a:xfrm>
                              <a:off x="9144" y="192024"/>
                              <a:ext cx="5495544" cy="2487168"/>
                            </a:xfrm>
                            <a:prstGeom prst="rect">
                              <a:avLst/>
                            </a:prstGeom>
                            <a:ln/>
                          </pic:spPr>
                        </pic:pic>
                        <wps:wsp>
                          <wps:cNvPr id="32" name="Caixa de texto 32"/>
                          <wps:cNvSpPr txBox="1"/>
                          <wps:spPr>
                            <a:xfrm>
                              <a:off x="0" y="0"/>
                              <a:ext cx="5493385" cy="180975"/>
                            </a:xfrm>
                            <a:prstGeom prst="rect">
                              <a:avLst/>
                            </a:prstGeom>
                            <a:solidFill>
                              <a:prstClr val="white"/>
                            </a:solidFill>
                            <a:ln>
                              <a:noFill/>
                            </a:ln>
                            <a:effectLst/>
                          </wps:spPr>
                          <wps:txbx>
                            <w:txbxContent>
                              <w:p w14:paraId="01CC93BA" w14:textId="4E931751" w:rsidR="006B3F7C" w:rsidRPr="00BB149B" w:rsidRDefault="006B3F7C">
                                <w:pPr>
                                  <w:pStyle w:val="Legenda"/>
                                  <w:rPr>
                                    <w:noProof/>
                                  </w:rPr>
                                  <w:pPrChange w:id="5492" w:author="WILLIAM FRANCISCO LEITE" w:date="2016-06-27T21:52:00Z">
                                    <w:pPr>
                                      <w:pStyle w:val="TextoNormal"/>
                                    </w:pPr>
                                  </w:pPrChange>
                                </w:pPr>
                                <w:bookmarkStart w:id="5493" w:name="_Toc459571356"/>
                                <w:ins w:id="5494" w:author="WILLIAM FRANCISCO LEITE" w:date="2016-06-27T21:52:00Z">
                                  <w:r>
                                    <w:t xml:space="preserve">Figura </w:t>
                                  </w:r>
                                  <w:r>
                                    <w:fldChar w:fldCharType="begin"/>
                                  </w:r>
                                  <w:r>
                                    <w:instrText xml:space="preserve"> SEQ Figura \* ARABIC </w:instrText>
                                  </w:r>
                                </w:ins>
                                <w:r>
                                  <w:fldChar w:fldCharType="separate"/>
                                </w:r>
                                <w:ins w:id="5495" w:author="Osnir Estevam" w:date="2016-08-20T16:26:00Z">
                                  <w:r>
                                    <w:rPr>
                                      <w:noProof/>
                                    </w:rPr>
                                    <w:t>8</w:t>
                                  </w:r>
                                </w:ins>
                                <w:ins w:id="5496" w:author="WILLIAM FRANCISCO LEITE" w:date="2016-06-27T21:52:00Z">
                                  <w:del w:id="5497" w:author="Osnir Estevam" w:date="2016-08-20T16:26:00Z">
                                    <w:r w:rsidDel="0066637F">
                                      <w:rPr>
                                        <w:noProof/>
                                      </w:rPr>
                                      <w:delText>9</w:delText>
                                    </w:r>
                                  </w:del>
                                  <w:r>
                                    <w:fldChar w:fldCharType="end"/>
                                  </w:r>
                                  <w:r>
                                    <w:t xml:space="preserve"> - </w:t>
                                  </w:r>
                                  <w:r w:rsidRPr="00212D1B">
                                    <w:t>Big Picture (Arquitetura)</w:t>
                                  </w:r>
                                </w:ins>
                                <w:bookmarkEnd w:id="54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960332D" id="Grupo 36" o:spid="_x0000_s1031" style="position:absolute;left:0;text-align:left;margin-left:22.3pt;margin-top:17.6pt;width:433.45pt;height:210.95pt;z-index:251680768" coordsize="55046,267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5.png" o:spid="_x0000_s1032" type="#_x0000_t75" style="position:absolute;left:91;top:1920;width:54955;height:24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">
                    <v:imagedata r:id="rId25" o:title=""/>
                  </v:shape>
                  <v:shape id="Caixa de texto 32" o:spid="_x0000_s1033" type="#_x0000_t202" style="position:absolute;width:54933;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01CC93BA" w14:textId="4E931751" w:rsidR="006B3F7C" w:rsidRPr="00BB149B" w:rsidRDefault="006B3F7C">
                          <w:pPr>
                            <w:pStyle w:val="Legenda"/>
                            <w:rPr>
                              <w:noProof/>
                            </w:rPr>
                            <w:pPrChange w:id="5498" w:author="WILLIAM FRANCISCO LEITE" w:date="2016-06-27T21:52:00Z">
                              <w:pPr>
                                <w:pStyle w:val="TextoNormal"/>
                              </w:pPr>
                            </w:pPrChange>
                          </w:pPr>
                          <w:bookmarkStart w:id="5499" w:name="_Toc459571356"/>
                          <w:ins w:id="5500" w:author="WILLIAM FRANCISCO LEITE" w:date="2016-06-27T21:52:00Z">
                            <w:r>
                              <w:t xml:space="preserve">Figura </w:t>
                            </w:r>
                            <w:r>
                              <w:fldChar w:fldCharType="begin"/>
                            </w:r>
                            <w:r>
                              <w:instrText xml:space="preserve"> SEQ Figura \* ARABIC </w:instrText>
                            </w:r>
                          </w:ins>
                          <w:r>
                            <w:fldChar w:fldCharType="separate"/>
                          </w:r>
                          <w:ins w:id="5501" w:author="Osnir Estevam" w:date="2016-08-20T16:26:00Z">
                            <w:r>
                              <w:rPr>
                                <w:noProof/>
                              </w:rPr>
                              <w:t>8</w:t>
                            </w:r>
                          </w:ins>
                          <w:ins w:id="5502" w:author="WILLIAM FRANCISCO LEITE" w:date="2016-06-27T21:52:00Z">
                            <w:del w:id="5503" w:author="Osnir Estevam" w:date="2016-08-20T16:26:00Z">
                              <w:r w:rsidDel="0066637F">
                                <w:rPr>
                                  <w:noProof/>
                                </w:rPr>
                                <w:delText>9</w:delText>
                              </w:r>
                            </w:del>
                            <w:r>
                              <w:fldChar w:fldCharType="end"/>
                            </w:r>
                            <w:r>
                              <w:t xml:space="preserve"> - </w:t>
                            </w:r>
                            <w:r w:rsidRPr="00212D1B">
                              <w:t>Big Picture (Arquitetura)</w:t>
                            </w:r>
                          </w:ins>
                          <w:bookmarkEnd w:id="5499"/>
                        </w:p>
                      </w:txbxContent>
                    </v:textbox>
                  </v:shape>
                  <w10:wrap type="square"/>
                </v:group>
              </w:pict>
            </mc:Fallback>
          </mc:AlternateContent>
        </w:r>
      </w:del>
      <w:ins w:id="5504" w:author="Osnir Estevam [2]" w:date="2016-06-25T20:12:00Z">
        <w:del w:id="5505" w:author="WILLIAM FRANCISCO LEITE" w:date="2016-06-27T21:51:00Z">
          <w:r w:rsidR="00D158B6" w:rsidRPr="00946032" w:rsidDel="00F649F3">
            <w:rPr>
              <w:noProof/>
              <w:sz w:val="20"/>
              <w:rPrChange w:id="5506" w:author="William" w:date="2016-06-28T20:55:00Z">
                <w:rPr>
                  <w:noProof/>
                </w:rPr>
              </w:rPrChange>
            </w:rPr>
            <mc:AlternateContent>
              <mc:Choice Requires="wps">
                <w:drawing>
                  <wp:anchor distT="0" distB="0" distL="114300" distR="114300" simplePos="0" relativeHeight="251639808" behindDoc="0" locked="0" layoutInCell="1" allowOverlap="1" wp14:anchorId="5CBD7FE6" wp14:editId="185D852A">
                    <wp:simplePos x="0" y="0"/>
                    <wp:positionH relativeFrom="margin">
                      <wp:posOffset>285750</wp:posOffset>
                    </wp:positionH>
                    <wp:positionV relativeFrom="paragraph">
                      <wp:posOffset>472440</wp:posOffset>
                    </wp:positionV>
                    <wp:extent cx="5760720" cy="166370"/>
                    <wp:effectExtent l="0" t="0" r="0" b="5080"/>
                    <wp:wrapSquare wrapText="bothSides"/>
                    <wp:docPr id="24" name="Caixa de Texto 24"/>
                    <wp:cNvGraphicFramePr/>
                    <a:graphic xmlns:a="http://schemas.openxmlformats.org/drawingml/2006/main">
                      <a:graphicData uri="http://schemas.microsoft.com/office/word/2010/wordprocessingShape">
                        <wps:wsp>
                          <wps:cNvSpPr txBox="1"/>
                          <wps:spPr>
                            <a:xfrm>
                              <a:off x="0" y="0"/>
                              <a:ext cx="5760720" cy="166370"/>
                            </a:xfrm>
                            <a:prstGeom prst="rect">
                              <a:avLst/>
                            </a:prstGeom>
                            <a:solidFill>
                              <a:prstClr val="white"/>
                            </a:solidFill>
                            <a:ln>
                              <a:noFill/>
                            </a:ln>
                          </wps:spPr>
                          <wps:txbx>
                            <w:txbxContent>
                              <w:p w14:paraId="5A62EF68" w14:textId="04093EF0" w:rsidR="006B3F7C" w:rsidRPr="00114844" w:rsidRDefault="006B3F7C">
                                <w:pPr>
                                  <w:pStyle w:val="Legenda"/>
                                  <w:pPrChange w:id="5507" w:author="Osnir Estevam [2]" w:date="2016-06-25T20:12:00Z">
                                    <w:pPr>
                                      <w:pStyle w:val="TextoNormal"/>
                                    </w:pPr>
                                  </w:pPrChange>
                                </w:pPr>
                                <w:ins w:id="5508" w:author="Osnir Estevam [2]" w:date="2016-06-25T20:12:00Z">
                                  <w:del w:id="5509" w:author="WILLIAM FRANCISCO LEITE" w:date="2016-06-27T21:51:00Z">
                                    <w:r w:rsidDel="00F649F3">
                                      <w:delText xml:space="preserve">Figura </w:delText>
                                    </w:r>
                                  </w:del>
                                </w:ins>
                                <w:ins w:id="5510" w:author="Dogus - William" w:date="2016-06-27T13:52:00Z">
                                  <w:del w:id="5511" w:author="WILLIAM FRANCISCO LEITE" w:date="2016-06-27T21:51:00Z">
                                    <w:r w:rsidDel="00F649F3">
                                      <w:fldChar w:fldCharType="begin"/>
                                    </w:r>
                                    <w:r w:rsidDel="00F649F3">
                                      <w:delInstrText xml:space="preserve"> SEQ Figura \* ARABIC </w:delInstrText>
                                    </w:r>
                                  </w:del>
                                </w:ins>
                                <w:del w:id="5512" w:author="WILLIAM FRANCISCO LEITE" w:date="2016-06-27T21:51:00Z">
                                  <w:r w:rsidDel="00F649F3">
                                    <w:fldChar w:fldCharType="separate"/>
                                  </w:r>
                                </w:del>
                                <w:ins w:id="5513" w:author="Dogus - William" w:date="2016-06-27T13:52:00Z">
                                  <w:del w:id="5514" w:author="WILLIAM FRANCISCO LEITE" w:date="2016-06-27T21:51:00Z">
                                    <w:r w:rsidDel="00F649F3">
                                      <w:rPr>
                                        <w:noProof/>
                                      </w:rPr>
                                      <w:delText>9</w:delText>
                                    </w:r>
                                    <w:r w:rsidDel="00F649F3">
                                      <w:fldChar w:fldCharType="end"/>
                                    </w:r>
                                  </w:del>
                                </w:ins>
                                <w:ins w:id="5515" w:author="William" w:date="2016-06-26T18:41:00Z">
                                  <w:del w:id="5516" w:author="WILLIAM FRANCISCO LEITE" w:date="2016-06-27T21:51:00Z">
                                    <w:r w:rsidDel="00F649F3">
                                      <w:fldChar w:fldCharType="begin"/>
                                    </w:r>
                                    <w:r w:rsidDel="00F649F3">
                                      <w:delInstrText xml:space="preserve"> SEQ Figura \* ARABIC </w:delInstrText>
                                    </w:r>
                                  </w:del>
                                </w:ins>
                                <w:del w:id="5517" w:author="WILLIAM FRANCISCO LEITE" w:date="2016-06-27T21:51:00Z">
                                  <w:r w:rsidDel="00F649F3">
                                    <w:fldChar w:fldCharType="separate"/>
                                  </w:r>
                                </w:del>
                                <w:ins w:id="5518" w:author="William" w:date="2016-06-26T18:41:00Z">
                                  <w:del w:id="5519" w:author="WILLIAM FRANCISCO LEITE" w:date="2016-06-27T21:51:00Z">
                                    <w:r w:rsidDel="00F649F3">
                                      <w:rPr>
                                        <w:noProof/>
                                      </w:rPr>
                                      <w:delText>7</w:delText>
                                    </w:r>
                                    <w:r w:rsidDel="00F649F3">
                                      <w:fldChar w:fldCharType="end"/>
                                    </w:r>
                                  </w:del>
                                </w:ins>
                                <w:ins w:id="5520" w:author="Osnir Estevam [2]" w:date="2016-06-25T20:12:00Z">
                                  <w:del w:id="5521" w:author="WILLIAM FRANCISCO LEITE" w:date="2016-06-27T21:51:00Z">
                                    <w:r w:rsidDel="00F649F3">
                                      <w:fldChar w:fldCharType="begin"/>
                                    </w:r>
                                    <w:r w:rsidDel="00F649F3">
                                      <w:delInstrText xml:space="preserve"> SEQ Figura \* ARABIC </w:delInstrText>
                                    </w:r>
                                  </w:del>
                                </w:ins>
                                <w:del w:id="5522" w:author="WILLIAM FRANCISCO LEITE" w:date="2016-06-27T21:51:00Z">
                                  <w:r w:rsidDel="00F649F3">
                                    <w:fldChar w:fldCharType="separate"/>
                                  </w:r>
                                </w:del>
                                <w:ins w:id="5523" w:author="Osnir Estevam [2]" w:date="2016-06-25T20:12:00Z">
                                  <w:del w:id="5524" w:author="WILLIAM FRANCISCO LEITE" w:date="2016-06-27T21:51:00Z">
                                    <w:r w:rsidDel="00F649F3">
                                      <w:rPr>
                                        <w:noProof/>
                                      </w:rPr>
                                      <w:delText>5</w:delText>
                                    </w:r>
                                    <w:r w:rsidDel="00F649F3">
                                      <w:fldChar w:fldCharType="end"/>
                                    </w:r>
                                    <w:r w:rsidRPr="00543F86" w:rsidDel="00F649F3">
                                      <w:delText xml:space="preserve"> - Big Picture (Arquitetura)</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BD7FE6" id="Caixa de Texto 24" o:spid="_x0000_s1034" type="#_x0000_t202" style="position:absolute;left:0;text-align:left;margin-left:22.5pt;margin-top:37.2pt;width:453.6pt;height:13.1pt;z-index:251639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" stroked="f">
                    <v:textbox inset="0,0,0,0">
                      <w:txbxContent>
                        <w:p w14:paraId="5A62EF68" w14:textId="04093EF0" w:rsidR="006B3F7C" w:rsidRPr="00114844" w:rsidRDefault="006B3F7C">
                          <w:pPr>
                            <w:pStyle w:val="Legenda"/>
                            <w:pPrChange w:id="5525" w:author="Osnir Estevam [2]" w:date="2016-06-25T20:12:00Z">
                              <w:pPr>
                                <w:pStyle w:val="TextoNormal"/>
                              </w:pPr>
                            </w:pPrChange>
                          </w:pPr>
                          <w:ins w:id="5526" w:author="Osnir Estevam [2]" w:date="2016-06-25T20:12:00Z">
                            <w:del w:id="5527" w:author="WILLIAM FRANCISCO LEITE" w:date="2016-06-27T21:51:00Z">
                              <w:r w:rsidDel="00F649F3">
                                <w:delText xml:space="preserve">Figura </w:delText>
                              </w:r>
                            </w:del>
                          </w:ins>
                          <w:ins w:id="5528" w:author="Dogus - William" w:date="2016-06-27T13:52:00Z">
                            <w:del w:id="5529" w:author="WILLIAM FRANCISCO LEITE" w:date="2016-06-27T21:51:00Z">
                              <w:r w:rsidDel="00F649F3">
                                <w:fldChar w:fldCharType="begin"/>
                              </w:r>
                              <w:r w:rsidDel="00F649F3">
                                <w:delInstrText xml:space="preserve"> SEQ Figura \* ARABIC </w:delInstrText>
                              </w:r>
                            </w:del>
                          </w:ins>
                          <w:del w:id="5530" w:author="WILLIAM FRANCISCO LEITE" w:date="2016-06-27T21:51:00Z">
                            <w:r w:rsidDel="00F649F3">
                              <w:fldChar w:fldCharType="separate"/>
                            </w:r>
                          </w:del>
                          <w:ins w:id="5531" w:author="Dogus - William" w:date="2016-06-27T13:52:00Z">
                            <w:del w:id="5532" w:author="WILLIAM FRANCISCO LEITE" w:date="2016-06-27T21:51:00Z">
                              <w:r w:rsidDel="00F649F3">
                                <w:rPr>
                                  <w:noProof/>
                                </w:rPr>
                                <w:delText>9</w:delText>
                              </w:r>
                              <w:r w:rsidDel="00F649F3">
                                <w:fldChar w:fldCharType="end"/>
                              </w:r>
                            </w:del>
                          </w:ins>
                          <w:ins w:id="5533" w:author="William" w:date="2016-06-26T18:41:00Z">
                            <w:del w:id="5534" w:author="WILLIAM FRANCISCO LEITE" w:date="2016-06-27T21:51:00Z">
                              <w:r w:rsidDel="00F649F3">
                                <w:fldChar w:fldCharType="begin"/>
                              </w:r>
                              <w:r w:rsidDel="00F649F3">
                                <w:delInstrText xml:space="preserve"> SEQ Figura \* ARABIC </w:delInstrText>
                              </w:r>
                            </w:del>
                          </w:ins>
                          <w:del w:id="5535" w:author="WILLIAM FRANCISCO LEITE" w:date="2016-06-27T21:51:00Z">
                            <w:r w:rsidDel="00F649F3">
                              <w:fldChar w:fldCharType="separate"/>
                            </w:r>
                          </w:del>
                          <w:ins w:id="5536" w:author="William" w:date="2016-06-26T18:41:00Z">
                            <w:del w:id="5537" w:author="WILLIAM FRANCISCO LEITE" w:date="2016-06-27T21:51:00Z">
                              <w:r w:rsidDel="00F649F3">
                                <w:rPr>
                                  <w:noProof/>
                                </w:rPr>
                                <w:delText>7</w:delText>
                              </w:r>
                              <w:r w:rsidDel="00F649F3">
                                <w:fldChar w:fldCharType="end"/>
                              </w:r>
                            </w:del>
                          </w:ins>
                          <w:ins w:id="5538" w:author="Osnir Estevam [2]" w:date="2016-06-25T20:12:00Z">
                            <w:del w:id="5539" w:author="WILLIAM FRANCISCO LEITE" w:date="2016-06-27T21:51:00Z">
                              <w:r w:rsidDel="00F649F3">
                                <w:fldChar w:fldCharType="begin"/>
                              </w:r>
                              <w:r w:rsidDel="00F649F3">
                                <w:delInstrText xml:space="preserve"> SEQ Figura \* ARABIC </w:delInstrText>
                              </w:r>
                            </w:del>
                          </w:ins>
                          <w:del w:id="5540" w:author="WILLIAM FRANCISCO LEITE" w:date="2016-06-27T21:51:00Z">
                            <w:r w:rsidDel="00F649F3">
                              <w:fldChar w:fldCharType="separate"/>
                            </w:r>
                          </w:del>
                          <w:ins w:id="5541" w:author="Osnir Estevam [2]" w:date="2016-06-25T20:12:00Z">
                            <w:del w:id="5542" w:author="WILLIAM FRANCISCO LEITE" w:date="2016-06-27T21:51:00Z">
                              <w:r w:rsidDel="00F649F3">
                                <w:rPr>
                                  <w:noProof/>
                                </w:rPr>
                                <w:delText>5</w:delText>
                              </w:r>
                              <w:r w:rsidDel="00F649F3">
                                <w:fldChar w:fldCharType="end"/>
                              </w:r>
                              <w:r w:rsidRPr="00543F86" w:rsidDel="00F649F3">
                                <w:delText xml:space="preserve"> - Big Picture (Arquitetura)</w:delText>
                              </w:r>
                            </w:del>
                          </w:ins>
                        </w:p>
                      </w:txbxContent>
                    </v:textbox>
                    <w10:wrap type="square" anchorx="margin"/>
                  </v:shape>
                </w:pict>
              </mc:Fallback>
            </mc:AlternateContent>
          </w:r>
        </w:del>
      </w:ins>
    </w:p>
    <w:p w14:paraId="13CCC934" w14:textId="69914BEE" w:rsidR="002C4656" w:rsidRPr="007628D6" w:rsidDel="00DC771E" w:rsidRDefault="00D158B6">
      <w:pPr>
        <w:pStyle w:val="TextoNormal"/>
        <w:ind w:firstLine="0"/>
        <w:rPr>
          <w:ins w:id="5543" w:author="Osnir Estevam [2]" w:date="2016-06-25T20:18:00Z"/>
          <w:del w:id="5544" w:author="Osnir Estevam" w:date="2016-08-21T12:22:00Z"/>
        </w:rPr>
        <w:pPrChange w:id="5545" w:author="William" w:date="2016-06-28T20:01:00Z">
          <w:pPr>
            <w:pStyle w:val="Legenda"/>
          </w:pPr>
        </w:pPrChange>
      </w:pPr>
      <w:ins w:id="5546" w:author="WILLIAM FRANCISCO LEITE" w:date="2016-06-27T21:26:00Z">
        <w:del w:id="5547" w:author="William" w:date="2016-06-28T20:01:00Z">
          <w:r w:rsidRPr="009F7751" w:rsidDel="002D46EA">
            <w:delText xml:space="preserve">         </w:delText>
          </w:r>
        </w:del>
      </w:ins>
      <w:ins w:id="5548" w:author="WILLIAM FRANCISCO LEITE" w:date="2016-06-27T21:53:00Z">
        <w:del w:id="5549" w:author="William" w:date="2016-06-28T20:01:00Z">
          <w:r w:rsidR="00F649F3" w:rsidRPr="009F7751" w:rsidDel="002D46EA">
            <w:rPr>
              <w:sz w:val="20"/>
            </w:rPr>
            <w:delText>Fonte: Autoria Própria (2016)</w:delText>
          </w:r>
        </w:del>
      </w:ins>
      <w:ins w:id="5550" w:author="Osnir Estevam [2]" w:date="2016-06-25T20:18:00Z">
        <w:del w:id="5551" w:author="William" w:date="2016-06-28T20:01:00Z">
          <w:r w:rsidR="002C4656" w:rsidRPr="009F7751" w:rsidDel="002D46EA">
            <w:delText>Fonte: FULANO</w:delText>
          </w:r>
        </w:del>
      </w:ins>
      <w:ins w:id="5552" w:author="Dogus - William" w:date="2016-06-27T14:20:00Z">
        <w:del w:id="5553" w:author="William" w:date="2016-06-28T20:01:00Z">
          <w:r w:rsidR="00923273" w:rsidRPr="009F7751" w:rsidDel="002D46EA">
            <w:delText>Autoria Própria</w:delText>
          </w:r>
        </w:del>
      </w:ins>
      <w:ins w:id="5554" w:author="Osnir Estevam [2]" w:date="2016-06-25T20:18:00Z">
        <w:del w:id="5555" w:author="William" w:date="2016-06-28T20:01:00Z">
          <w:r w:rsidR="002C4656" w:rsidRPr="002F79AB" w:rsidDel="002D46EA">
            <w:delText xml:space="preserve"> (20</w:delText>
          </w:r>
        </w:del>
      </w:ins>
      <w:ins w:id="5556" w:author="Dogus - William" w:date="2016-06-27T14:20:00Z">
        <w:del w:id="5557" w:author="William" w:date="2016-06-28T20:01:00Z">
          <w:r w:rsidR="00923273" w:rsidRPr="00CD4559" w:rsidDel="002D46EA">
            <w:delText>16</w:delText>
          </w:r>
        </w:del>
      </w:ins>
      <w:ins w:id="5558" w:author="Osnir Estevam [2]" w:date="2016-06-25T20:18:00Z">
        <w:del w:id="5559" w:author="William" w:date="2016-06-28T20:01:00Z">
          <w:r w:rsidR="002C4656" w:rsidRPr="00CB05C3" w:rsidDel="002D46EA">
            <w:delText>XX)</w:delText>
          </w:r>
        </w:del>
      </w:ins>
    </w:p>
    <w:p w14:paraId="4164AA59" w14:textId="77777777" w:rsidR="00CB353A" w:rsidRPr="00946032" w:rsidDel="00DC771E" w:rsidRDefault="00CB353A" w:rsidP="00EF2153">
      <w:pPr>
        <w:pStyle w:val="TextoNormal"/>
        <w:rPr>
          <w:ins w:id="5560" w:author="WILLIAM FRANCISCO LEITE" w:date="2016-06-27T21:53:00Z"/>
          <w:del w:id="5561" w:author="Osnir Estevam" w:date="2016-08-21T12:22:00Z"/>
        </w:rPr>
      </w:pPr>
    </w:p>
    <w:p w14:paraId="2C2F04B7" w14:textId="54CF06A0" w:rsidR="00CB353A" w:rsidRDefault="00CB353A" w:rsidP="00EF2153">
      <w:pPr>
        <w:pStyle w:val="TextoNormal"/>
      </w:pPr>
    </w:p>
    <w:p w14:paraId="253E160C" w14:textId="77777777" w:rsidR="004A005D" w:rsidRPr="00946032" w:rsidRDefault="004A005D" w:rsidP="00EF2153">
      <w:pPr>
        <w:pStyle w:val="TextoNormal"/>
        <w:rPr>
          <w:ins w:id="5562" w:author="WILLIAM FRANCISCO LEITE" w:date="2016-06-27T21:53:00Z"/>
        </w:rPr>
      </w:pPr>
    </w:p>
    <w:p w14:paraId="22D4B53A" w14:textId="77777777" w:rsidR="00CB353A" w:rsidRPr="00946032" w:rsidRDefault="00CB353A" w:rsidP="00EF2153">
      <w:pPr>
        <w:pStyle w:val="TextoNormal"/>
        <w:rPr>
          <w:ins w:id="5563" w:author="WILLIAM FRANCISCO LEITE" w:date="2016-06-27T21:53:00Z"/>
        </w:rPr>
      </w:pPr>
    </w:p>
    <w:p w14:paraId="55393641" w14:textId="77777777" w:rsidR="00CB353A" w:rsidRPr="00946032" w:rsidRDefault="00CB353A" w:rsidP="00EF2153">
      <w:pPr>
        <w:pStyle w:val="TextoNormal"/>
        <w:rPr>
          <w:ins w:id="5564" w:author="WILLIAM FRANCISCO LEITE" w:date="2016-06-27T21:53:00Z"/>
        </w:rPr>
      </w:pPr>
    </w:p>
    <w:p w14:paraId="0EE340B2" w14:textId="77777777" w:rsidR="00CB353A" w:rsidRPr="00946032" w:rsidRDefault="00CB353A" w:rsidP="00EF2153">
      <w:pPr>
        <w:pStyle w:val="TextoNormal"/>
        <w:rPr>
          <w:ins w:id="5565" w:author="WILLIAM FRANCISCO LEITE" w:date="2016-06-27T21:53:00Z"/>
        </w:rPr>
      </w:pPr>
    </w:p>
    <w:p w14:paraId="3F35A16A" w14:textId="77777777" w:rsidR="00CB353A" w:rsidRPr="00946032" w:rsidRDefault="00CB353A" w:rsidP="00EF2153">
      <w:pPr>
        <w:pStyle w:val="TextoNormal"/>
        <w:rPr>
          <w:ins w:id="5566" w:author="WILLIAM FRANCISCO LEITE" w:date="2016-06-27T21:53:00Z"/>
        </w:rPr>
      </w:pPr>
    </w:p>
    <w:p w14:paraId="077E348E" w14:textId="77777777" w:rsidR="00CB353A" w:rsidRPr="00946032" w:rsidRDefault="00CB353A" w:rsidP="00EF2153">
      <w:pPr>
        <w:pStyle w:val="TextoNormal"/>
        <w:rPr>
          <w:ins w:id="5567" w:author="WILLIAM FRANCISCO LEITE" w:date="2016-06-27T21:53:00Z"/>
        </w:rPr>
      </w:pPr>
    </w:p>
    <w:p w14:paraId="0FB2E549" w14:textId="77777777" w:rsidR="00CB353A" w:rsidRPr="00946032" w:rsidRDefault="00CB353A" w:rsidP="00EF2153">
      <w:pPr>
        <w:pStyle w:val="TextoNormal"/>
        <w:rPr>
          <w:ins w:id="5568" w:author="WILLIAM FRANCISCO LEITE" w:date="2016-06-27T21:53:00Z"/>
        </w:rPr>
      </w:pPr>
    </w:p>
    <w:p w14:paraId="5D12CFC0" w14:textId="77777777" w:rsidR="00CB353A" w:rsidRPr="00946032" w:rsidDel="009C11C3" w:rsidRDefault="00CB353A" w:rsidP="00EF2153">
      <w:pPr>
        <w:pStyle w:val="TextoNormal"/>
        <w:rPr>
          <w:ins w:id="5569" w:author="WILLIAM FRANCISCO LEITE" w:date="2016-06-27T21:53:00Z"/>
          <w:del w:id="5570" w:author="William" w:date="2016-06-28T19:36:00Z"/>
        </w:rPr>
      </w:pPr>
    </w:p>
    <w:p w14:paraId="35B8D55D" w14:textId="2A928C58" w:rsidR="00CB353A" w:rsidRPr="00946032" w:rsidDel="009C11C3" w:rsidRDefault="00CB353A">
      <w:pPr>
        <w:pStyle w:val="TextoNormal"/>
        <w:ind w:firstLine="0"/>
        <w:rPr>
          <w:ins w:id="5571" w:author="WILLIAM FRANCISCO LEITE" w:date="2016-06-27T21:53:00Z"/>
          <w:del w:id="5572" w:author="William" w:date="2016-06-28T19:36:00Z"/>
        </w:rPr>
        <w:pPrChange w:id="5573" w:author="William" w:date="2016-06-28T19:36:00Z">
          <w:pPr>
            <w:pStyle w:val="TextoNormal"/>
          </w:pPr>
        </w:pPrChange>
      </w:pPr>
    </w:p>
    <w:p w14:paraId="0EDE17BF" w14:textId="531ECBF5" w:rsidR="00CB353A" w:rsidRPr="00946032" w:rsidDel="009C11C3" w:rsidRDefault="00CB353A">
      <w:pPr>
        <w:pStyle w:val="TextoNormal"/>
        <w:ind w:firstLine="0"/>
        <w:rPr>
          <w:ins w:id="5574" w:author="WILLIAM FRANCISCO LEITE" w:date="2016-06-27T21:53:00Z"/>
          <w:del w:id="5575" w:author="William" w:date="2016-06-28T19:36:00Z"/>
        </w:rPr>
        <w:pPrChange w:id="5576" w:author="William" w:date="2016-06-28T19:36:00Z">
          <w:pPr>
            <w:pStyle w:val="TextoNormal"/>
          </w:pPr>
        </w:pPrChange>
      </w:pPr>
    </w:p>
    <w:p w14:paraId="7941AE62" w14:textId="5F83547D" w:rsidR="00CB353A" w:rsidRPr="00946032" w:rsidDel="009C11C3" w:rsidRDefault="00CB353A">
      <w:pPr>
        <w:pStyle w:val="TextoNormal"/>
        <w:ind w:firstLine="0"/>
        <w:rPr>
          <w:ins w:id="5577" w:author="WILLIAM FRANCISCO LEITE" w:date="2016-06-27T21:53:00Z"/>
          <w:del w:id="5578" w:author="William" w:date="2016-06-28T19:36:00Z"/>
        </w:rPr>
        <w:pPrChange w:id="5579" w:author="William" w:date="2016-06-28T19:36:00Z">
          <w:pPr>
            <w:pStyle w:val="TextoNormal"/>
          </w:pPr>
        </w:pPrChange>
      </w:pPr>
    </w:p>
    <w:p w14:paraId="67CBE80D" w14:textId="77777777" w:rsidR="00CB353A" w:rsidRPr="00946032" w:rsidDel="009C11C3" w:rsidRDefault="00CB353A">
      <w:pPr>
        <w:pStyle w:val="TextoNormal"/>
        <w:ind w:firstLine="0"/>
        <w:rPr>
          <w:ins w:id="5580" w:author="WILLIAM FRANCISCO LEITE" w:date="2016-06-27T21:53:00Z"/>
          <w:del w:id="5581" w:author="William" w:date="2016-06-28T19:36:00Z"/>
        </w:rPr>
        <w:pPrChange w:id="5582" w:author="William" w:date="2016-06-28T19:36:00Z">
          <w:pPr>
            <w:pStyle w:val="TextoNormal"/>
          </w:pPr>
        </w:pPrChange>
      </w:pPr>
    </w:p>
    <w:p w14:paraId="11BE304D" w14:textId="14921DB5" w:rsidR="001315C0" w:rsidRPr="00946032" w:rsidRDefault="00AE188A">
      <w:pPr>
        <w:pStyle w:val="TextoNormal"/>
        <w:ind w:firstLine="0"/>
        <w:pPrChange w:id="5583" w:author="William" w:date="2016-06-28T19:36:00Z">
          <w:pPr>
            <w:pStyle w:val="TextoNormal"/>
          </w:pPr>
        </w:pPrChange>
      </w:pPr>
      <w:del w:id="5584" w:author="Osnir Estevam [2]" w:date="2016-06-25T20:14:00Z">
        <w:r w:rsidRPr="00946032" w:rsidDel="002C4656">
          <w:delText>..</w:delText>
        </w:r>
      </w:del>
      <w:del w:id="5585" w:author="Osnir Estevam [2]" w:date="2016-06-25T20:12:00Z">
        <w:r w:rsidR="00414756" w:rsidRPr="009F7751" w:rsidDel="002C4656">
          <w:rPr>
            <w:noProof/>
          </w:rPr>
          <mc:AlternateContent>
            <mc:Choice Requires="wps">
              <w:drawing>
                <wp:anchor distT="0" distB="0" distL="114300" distR="114300" simplePos="0" relativeHeight="251645952" behindDoc="0" locked="0" layoutInCell="1" allowOverlap="1" wp14:anchorId="3A789BEE" wp14:editId="4C76EC5B">
                  <wp:simplePos x="0" y="0"/>
                  <wp:positionH relativeFrom="column">
                    <wp:posOffset>0</wp:posOffset>
                  </wp:positionH>
                  <wp:positionV relativeFrom="paragraph">
                    <wp:posOffset>3074035</wp:posOffset>
                  </wp:positionV>
                  <wp:extent cx="5760720" cy="635"/>
                  <wp:effectExtent l="0" t="0" r="0"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6BF4610C" w14:textId="0FDF0D6A" w:rsidR="006B3F7C" w:rsidRPr="00244431" w:rsidRDefault="006B3F7C" w:rsidP="00414756">
                              <w:pPr>
                                <w:pStyle w:val="Legenda"/>
                                <w:spacing w:before="120" w:after="0"/>
                                <w:jc w:val="center"/>
                                <w:rPr>
                                  <w:rFonts w:ascii="Times New Roman" w:hAnsi="Times New Roman" w:cs="Times New Roman"/>
                                  <w:b/>
                                  <w:noProof/>
                                  <w:color w:val="000000"/>
                                  <w:sz w:val="24"/>
                                  <w:szCs w:val="20"/>
                                </w:rPr>
                              </w:pPr>
                              <w:del w:id="5586" w:author="Osnir Estevam [2]" w:date="2016-06-25T20:12:00Z">
                                <w:r w:rsidDel="00A5658A">
                                  <w:delText xml:space="preserve">Figura </w:delText>
                                </w:r>
                              </w:del>
                              <w:del w:id="5587" w:author="Osnir Estevam [2]" w:date="2016-06-25T19:00:00Z">
                                <w:r w:rsidDel="004F557E">
                                  <w:fldChar w:fldCharType="begin"/>
                                </w:r>
                                <w:r w:rsidDel="004F557E">
                                  <w:delInstrText xml:space="preserve"> SEQ Figura \* ARABIC </w:delInstrText>
                                </w:r>
                                <w:r w:rsidDel="004F557E">
                                  <w:fldChar w:fldCharType="separate"/>
                                </w:r>
                                <w:r w:rsidDel="004F557E">
                                  <w:rPr>
                                    <w:noProof/>
                                  </w:rPr>
                                  <w:delText>6</w:delText>
                                </w:r>
                                <w:r w:rsidDel="004F557E">
                                  <w:rPr>
                                    <w:noProof/>
                                  </w:rPr>
                                  <w:fldChar w:fldCharType="end"/>
                                </w:r>
                              </w:del>
                              <w:del w:id="5588" w:author="Osnir Estevam [2]" w:date="2016-06-25T20:12:00Z">
                                <w:r w:rsidDel="00A5658A">
                                  <w:delText xml:space="preserve"> - </w:delText>
                                </w:r>
                                <w:r w:rsidRPr="009B0774" w:rsidDel="00A5658A">
                                  <w:delText>Big Picture (Arquitetura)</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89BEE" id="Caixa de texto 19" o:spid="_x0000_s1035" type="#_x0000_t202" style="position:absolute;left:0;text-align:left;margin-left:0;margin-top:242.05pt;width:453.6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" stroked="f">
                  <v:textbox style="mso-fit-shape-to-text:t" inset="0,0,0,0">
                    <w:txbxContent>
                      <w:p w14:paraId="6BF4610C" w14:textId="0FDF0D6A" w:rsidR="006B3F7C" w:rsidRPr="00244431" w:rsidRDefault="006B3F7C" w:rsidP="00414756">
                        <w:pPr>
                          <w:pStyle w:val="Legenda"/>
                          <w:spacing w:before="120" w:after="0"/>
                          <w:jc w:val="center"/>
                          <w:rPr>
                            <w:rFonts w:ascii="Times New Roman" w:hAnsi="Times New Roman" w:cs="Times New Roman"/>
                            <w:b/>
                            <w:noProof/>
                            <w:color w:val="000000"/>
                            <w:sz w:val="24"/>
                            <w:szCs w:val="20"/>
                          </w:rPr>
                        </w:pPr>
                        <w:del w:id="5589" w:author="Osnir Estevam [2]" w:date="2016-06-25T20:12:00Z">
                          <w:r w:rsidDel="00A5658A">
                            <w:delText xml:space="preserve">Figura </w:delText>
                          </w:r>
                        </w:del>
                        <w:del w:id="5590" w:author="Osnir Estevam [2]" w:date="2016-06-25T19:00:00Z">
                          <w:r w:rsidDel="004F557E">
                            <w:fldChar w:fldCharType="begin"/>
                          </w:r>
                          <w:r w:rsidDel="004F557E">
                            <w:delInstrText xml:space="preserve"> SEQ Figura \* ARABIC </w:delInstrText>
                          </w:r>
                          <w:r w:rsidDel="004F557E">
                            <w:fldChar w:fldCharType="separate"/>
                          </w:r>
                          <w:r w:rsidDel="004F557E">
                            <w:rPr>
                              <w:noProof/>
                            </w:rPr>
                            <w:delText>6</w:delText>
                          </w:r>
                          <w:r w:rsidDel="004F557E">
                            <w:rPr>
                              <w:noProof/>
                            </w:rPr>
                            <w:fldChar w:fldCharType="end"/>
                          </w:r>
                        </w:del>
                        <w:del w:id="5591" w:author="Osnir Estevam [2]" w:date="2016-06-25T20:12:00Z">
                          <w:r w:rsidDel="00A5658A">
                            <w:delText xml:space="preserve"> - </w:delText>
                          </w:r>
                          <w:r w:rsidRPr="009B0774" w:rsidDel="00A5658A">
                            <w:delText>Big Picture (Arquitetura)</w:delText>
                          </w:r>
                        </w:del>
                      </w:p>
                    </w:txbxContent>
                  </v:textbox>
                  <w10:wrap type="square"/>
                </v:shape>
              </w:pict>
            </mc:Fallback>
          </mc:AlternateContent>
        </w:r>
      </w:del>
      <w:del w:id="5592" w:author="Osnir Estevam [2]" w:date="2016-06-25T20:17:00Z">
        <w:r w:rsidR="00414756" w:rsidRPr="004A005D" w:rsidDel="002C4656">
          <w:rPr>
            <w:noProof/>
          </w:rPr>
          <w:drawing>
            <wp:anchor distT="114300" distB="114300" distL="114300" distR="114300" simplePos="0" relativeHeight="251636736" behindDoc="0" locked="0" layoutInCell="0" hidden="0" allowOverlap="1" wp14:anchorId="5C40C0D7" wp14:editId="095644E4">
              <wp:simplePos x="0" y="0"/>
              <wp:positionH relativeFrom="margin">
                <wp:posOffset>0</wp:posOffset>
              </wp:positionH>
              <wp:positionV relativeFrom="paragraph">
                <wp:posOffset>527685</wp:posOffset>
              </wp:positionV>
              <wp:extent cx="5761045" cy="2489200"/>
              <wp:effectExtent l="0" t="0" r="0" b="0"/>
              <wp:wrapSquare wrapText="bothSides" distT="114300" distB="114300" distL="114300" distR="114300"/>
              <wp:docPr id="1" name="image15.png" descr="Network Diagram.png"/>
              <wp:cNvGraphicFramePr/>
              <a:graphic xmlns:a="http://schemas.openxmlformats.org/drawingml/2006/main">
                <a:graphicData uri="http://schemas.openxmlformats.org/drawingml/2006/picture">
                  <pic:pic xmlns:pic="http://schemas.openxmlformats.org/drawingml/2006/picture">
                    <pic:nvPicPr>
                      <pic:cNvPr id="0" name="image15.png" descr="Network Diagram.png"/>
                      <pic:cNvPicPr preferRelativeResize="0"/>
                    </pic:nvPicPr>
                    <pic:blipFill>
                      <a:blip r:embed="rId26"/>
                      <a:srcRect/>
                      <a:stretch>
                        <a:fillRect/>
                      </a:stretch>
                    </pic:blipFill>
                    <pic:spPr>
                      <a:xfrm>
                        <a:off x="0" y="0"/>
                        <a:ext cx="5761045" cy="2489200"/>
                      </a:xfrm>
                      <a:prstGeom prst="rect">
                        <a:avLst/>
                      </a:prstGeom>
                      <a:ln/>
                    </pic:spPr>
                  </pic:pic>
                </a:graphicData>
              </a:graphic>
            </wp:anchor>
          </w:drawing>
        </w:r>
      </w:del>
    </w:p>
    <w:p w14:paraId="2933AC42" w14:textId="2F26D0FA" w:rsidR="001315C0" w:rsidRPr="009F7751" w:rsidRDefault="00153703">
      <w:pPr>
        <w:pStyle w:val="TituloCapitulo"/>
        <w:numPr>
          <w:ilvl w:val="0"/>
          <w:numId w:val="1"/>
        </w:numPr>
        <w:rPr>
          <w:ins w:id="5593" w:author="William" w:date="2016-06-28T19:39:00Z"/>
        </w:rPr>
        <w:pPrChange w:id="5594" w:author="WILLIAM FRANCISCO LEITE" w:date="2016-06-27T20:45:00Z">
          <w:pPr>
            <w:pStyle w:val="PargrafodaLista"/>
            <w:numPr>
              <w:ilvl w:val="3"/>
              <w:numId w:val="1"/>
            </w:numPr>
            <w:ind w:left="1728" w:hanging="648"/>
          </w:pPr>
        </w:pPrChange>
      </w:pPr>
      <w:bookmarkStart w:id="5595" w:name="_Toc459474873"/>
      <w:r w:rsidRPr="00946032">
        <w:rPr>
          <w:rFonts w:ascii="Arial" w:hAnsi="Arial" w:cs="Arial"/>
        </w:rPr>
        <w:lastRenderedPageBreak/>
        <w:t xml:space="preserve">DESENVOLVIMENTO </w:t>
      </w:r>
      <w:ins w:id="5596" w:author="Dogus - William" w:date="2016-06-28T13:38:00Z">
        <w:r w:rsidRPr="00946032">
          <w:rPr>
            <w:rFonts w:ascii="Arial" w:hAnsi="Arial" w:cs="Arial"/>
          </w:rPr>
          <w:t xml:space="preserve">DA </w:t>
        </w:r>
      </w:ins>
      <w:r w:rsidRPr="00946032">
        <w:rPr>
          <w:rFonts w:ascii="Arial" w:hAnsi="Arial" w:cs="Arial"/>
        </w:rPr>
        <w:t>API</w:t>
      </w:r>
      <w:ins w:id="5597" w:author="Dogus - William" w:date="2016-06-28T13:37:00Z">
        <w:r w:rsidRPr="00946032">
          <w:rPr>
            <w:rFonts w:ascii="Arial" w:hAnsi="Arial" w:cs="Arial"/>
          </w:rPr>
          <w:t xml:space="preserve"> PARA COTAÇ</w:t>
        </w:r>
      </w:ins>
      <w:ins w:id="5598" w:author="Dogus - William" w:date="2016-06-28T13:38:00Z">
        <w:r w:rsidRPr="00946032">
          <w:rPr>
            <w:rFonts w:ascii="Arial" w:hAnsi="Arial" w:cs="Arial"/>
          </w:rPr>
          <w:t>ÃO DOS PRODUTOS</w:t>
        </w:r>
      </w:ins>
      <w:bookmarkEnd w:id="5595"/>
    </w:p>
    <w:p w14:paraId="0251255B" w14:textId="515CDD25" w:rsidR="00BB1295" w:rsidRPr="009F7751" w:rsidRDefault="00BB1295">
      <w:pPr>
        <w:pStyle w:val="SubtituloCapitulo"/>
        <w:rPr>
          <w:ins w:id="5599" w:author="William" w:date="2016-06-28T19:45:00Z"/>
        </w:rPr>
        <w:pPrChange w:id="5600" w:author="William" w:date="2016-06-28T19:39:00Z">
          <w:pPr>
            <w:pStyle w:val="PargrafodaLista"/>
            <w:numPr>
              <w:ilvl w:val="3"/>
              <w:numId w:val="1"/>
            </w:numPr>
            <w:ind w:left="1728" w:hanging="648"/>
          </w:pPr>
        </w:pPrChange>
      </w:pPr>
      <w:bookmarkStart w:id="5601" w:name="_Toc459474874"/>
      <w:ins w:id="5602" w:author="William" w:date="2016-06-28T19:40:00Z">
        <w:r w:rsidRPr="00946032">
          <w:rPr>
            <w:rFonts w:ascii="Arial" w:hAnsi="Arial" w:cs="Arial"/>
          </w:rPr>
          <w:t xml:space="preserve">BPM (Business Process </w:t>
        </w:r>
        <w:commentRangeStart w:id="5603"/>
        <w:r w:rsidRPr="00946032">
          <w:rPr>
            <w:rFonts w:ascii="Arial" w:hAnsi="Arial" w:cs="Arial"/>
          </w:rPr>
          <w:t>Model</w:t>
        </w:r>
      </w:ins>
      <w:commentRangeEnd w:id="5603"/>
      <w:r w:rsidR="00B0261F">
        <w:rPr>
          <w:rStyle w:val="Refdecomentrio"/>
          <w:rFonts w:ascii="Arial" w:hAnsi="Arial" w:cs="Arial"/>
          <w:b w:val="0"/>
        </w:rPr>
        <w:commentReference w:id="5603"/>
      </w:r>
      <w:ins w:id="5604" w:author="William" w:date="2016-06-28T19:40:00Z">
        <w:r w:rsidRPr="00946032">
          <w:rPr>
            <w:rFonts w:ascii="Arial" w:hAnsi="Arial" w:cs="Arial"/>
          </w:rPr>
          <w:t>)</w:t>
        </w:r>
      </w:ins>
      <w:bookmarkEnd w:id="5601"/>
    </w:p>
    <w:p w14:paraId="2E0C70A7" w14:textId="77777777" w:rsidR="007115ED" w:rsidRDefault="00BB1295">
      <w:pPr>
        <w:pStyle w:val="TextoNormal"/>
        <w:rPr>
          <w:ins w:id="5605" w:author="Osnir Estevam" w:date="2016-08-21T13:44:00Z"/>
        </w:rPr>
        <w:pPrChange w:id="5606" w:author="William" w:date="2016-06-28T19:45:00Z">
          <w:pPr>
            <w:pStyle w:val="TextoNormal"/>
            <w:numPr>
              <w:numId w:val="1"/>
            </w:numPr>
            <w:ind w:left="360" w:hanging="360"/>
          </w:pPr>
        </w:pPrChange>
      </w:pPr>
      <w:ins w:id="5607" w:author="William" w:date="2016-06-28T19:45:00Z">
        <w:r w:rsidRPr="00946032">
          <w:t>O Business Process Model demonstra o fluxo dos processos e validações envolvidas em todas as requisições que forem enviadas para API, como exemplo um site (cliente) está enviando uma requisição para API processar uma consulta.</w:t>
        </w:r>
      </w:ins>
    </w:p>
    <w:p w14:paraId="2B61ACDA" w14:textId="6AC18E64" w:rsidR="00BB1295" w:rsidRPr="00946032" w:rsidRDefault="007115ED">
      <w:pPr>
        <w:pStyle w:val="TextoNormal"/>
        <w:rPr>
          <w:ins w:id="5608" w:author="William" w:date="2016-06-28T19:45:00Z"/>
        </w:rPr>
        <w:pPrChange w:id="5609" w:author="William" w:date="2016-06-28T19:45:00Z">
          <w:pPr>
            <w:pStyle w:val="TextoNormal"/>
            <w:numPr>
              <w:numId w:val="1"/>
            </w:numPr>
            <w:ind w:left="360" w:hanging="360"/>
          </w:pPr>
        </w:pPrChange>
      </w:pPr>
      <w:ins w:id="5610" w:author="Osnir Estevam" w:date="2016-08-21T13:44:00Z">
        <w:r>
          <w:rPr>
            <w:color w:val="auto"/>
          </w:rPr>
          <w:t>Será desenvolvida uma API (Application Programming Interface) com objetivo de disponibilizar recursos para serem consumidos via protocolo HTTP, retornando dados no formato JSON (JavaScript Object Notation) que podem ser consumidos por diversas plataformas de desenvolvimento. A API desenvolvida irá consumir os dados do banco de dados criado a partir das informações enviadas pelos estabelecimentos atacadistas parceiros.</w:t>
        </w:r>
      </w:ins>
      <w:ins w:id="5611" w:author="William" w:date="2016-06-28T19:45:00Z">
        <w:r w:rsidR="00BB1295" w:rsidRPr="00946032">
          <w:t xml:space="preserve"> </w:t>
        </w:r>
      </w:ins>
    </w:p>
    <w:p w14:paraId="5D30EC94" w14:textId="77777777" w:rsidR="00BB1295" w:rsidRPr="00946032" w:rsidRDefault="00BB1295">
      <w:pPr>
        <w:pStyle w:val="TextoNormal"/>
        <w:rPr>
          <w:ins w:id="5612" w:author="William" w:date="2016-06-28T19:45:00Z"/>
        </w:rPr>
        <w:pPrChange w:id="5613" w:author="William" w:date="2016-06-28T19:45:00Z">
          <w:pPr>
            <w:pStyle w:val="TextoNormal"/>
            <w:numPr>
              <w:numId w:val="1"/>
            </w:numPr>
            <w:ind w:left="360" w:hanging="360"/>
          </w:pPr>
        </w:pPrChange>
      </w:pPr>
      <w:ins w:id="5614" w:author="William" w:date="2016-06-28T19:45:00Z">
        <w:r w:rsidRPr="00946032">
          <w:t>Por segurança em todas as requisições para consumo da API deverá ser enviado o token para autenticação do cliente, essa prática é necessária pois o protocolo HTTP é stateless e não guarda estado ou session de autenticação. Caso o token não seja válido será retornado uma mensagem informando que o usuário é inválido e será finalizado o fluxo da requisição.</w:t>
        </w:r>
      </w:ins>
    </w:p>
    <w:p w14:paraId="38F0CB40" w14:textId="77777777" w:rsidR="00BB1295" w:rsidRPr="00946032" w:rsidRDefault="00BB1295">
      <w:pPr>
        <w:pStyle w:val="TextoNormal"/>
        <w:rPr>
          <w:ins w:id="5615" w:author="William" w:date="2016-06-28T19:45:00Z"/>
        </w:rPr>
        <w:pPrChange w:id="5616" w:author="William" w:date="2016-06-28T19:45:00Z">
          <w:pPr>
            <w:pStyle w:val="TextoNormal"/>
            <w:numPr>
              <w:numId w:val="1"/>
            </w:numPr>
            <w:ind w:left="360" w:hanging="360"/>
          </w:pPr>
        </w:pPrChange>
      </w:pPr>
      <w:ins w:id="5617" w:author="William" w:date="2016-06-28T19:45:00Z">
        <w:r w:rsidRPr="00946032">
          <w:t>Após validar o token do cliente o processo seguinte é validar se a quantidade dos parâmetros e o formato dos valores enviados estão de acordo com o padrão esperado pela API, caso não seja validado será retornada uma mensagem informando o erro no formato dos parâmetros e finalizado o fluxo da requisição.</w:t>
        </w:r>
      </w:ins>
    </w:p>
    <w:p w14:paraId="08B215CB" w14:textId="77777777" w:rsidR="00BB1295" w:rsidRPr="00946032" w:rsidRDefault="00BB1295">
      <w:pPr>
        <w:pStyle w:val="TextoNormal"/>
        <w:rPr>
          <w:ins w:id="5618" w:author="William" w:date="2016-06-28T19:45:00Z"/>
        </w:rPr>
        <w:pPrChange w:id="5619" w:author="William" w:date="2016-06-28T19:45:00Z">
          <w:pPr>
            <w:pStyle w:val="TextoNormal"/>
            <w:numPr>
              <w:numId w:val="1"/>
            </w:numPr>
            <w:ind w:left="360" w:hanging="360"/>
          </w:pPr>
        </w:pPrChange>
      </w:pPr>
      <w:ins w:id="5620" w:author="William" w:date="2016-06-28T19:45:00Z">
        <w:r w:rsidRPr="00946032">
          <w:t>Se o token do cliente for válido e os parâmetros enviados forem validados, o próximo passo é verificar o recurso solicitado, executar a consulta e retornar os dados no formato JSON através da requisição HTTP.</w:t>
        </w:r>
      </w:ins>
    </w:p>
    <w:p w14:paraId="6BDF796F" w14:textId="0CDAC717" w:rsidR="009F08E5" w:rsidRDefault="00BB1295" w:rsidP="009F08E5">
      <w:pPr>
        <w:pStyle w:val="TextoNormal"/>
      </w:pPr>
      <w:ins w:id="5621" w:author="William" w:date="2016-06-28T19:45:00Z">
        <w:r w:rsidRPr="00946032">
          <w:t>Aplicação do cliente verifica se houve retorno de dados, caso exista conteúdo esses dados serão renderizados no dispositivo e finaliza o fluxo da requisição.</w:t>
        </w:r>
      </w:ins>
    </w:p>
    <w:p w14:paraId="5170CBA8" w14:textId="36425B24" w:rsidR="004A005D" w:rsidRPr="00946032" w:rsidRDefault="004A005D" w:rsidP="004A005D">
      <w:pPr>
        <w:pStyle w:val="TextoNormal"/>
        <w:rPr>
          <w:ins w:id="5622" w:author="William" w:date="2016-06-28T19:45:00Z"/>
        </w:rPr>
      </w:pPr>
      <w:ins w:id="5623" w:author="William" w:date="2016-06-28T19:45:00Z">
        <w:r w:rsidRPr="009F7751">
          <w:rPr>
            <w:noProof/>
          </w:rPr>
          <w:lastRenderedPageBreak/>
          <mc:AlternateContent>
            <mc:Choice Requires="wps">
              <w:drawing>
                <wp:anchor distT="0" distB="0" distL="114300" distR="114300" simplePos="0" relativeHeight="251684864" behindDoc="0" locked="0" layoutInCell="1" allowOverlap="1" wp14:anchorId="688D2CE0" wp14:editId="69CA1BD0">
                  <wp:simplePos x="0" y="0"/>
                  <wp:positionH relativeFrom="page">
                    <wp:posOffset>866775</wp:posOffset>
                  </wp:positionH>
                  <wp:positionV relativeFrom="paragraph">
                    <wp:posOffset>2082800</wp:posOffset>
                  </wp:positionV>
                  <wp:extent cx="5760720" cy="142875"/>
                  <wp:effectExtent l="0" t="0" r="0" b="9525"/>
                  <wp:wrapSquare wrapText="bothSides"/>
                  <wp:docPr id="29" name="Caixa de texto 29"/>
                  <wp:cNvGraphicFramePr/>
                  <a:graphic xmlns:a="http://schemas.openxmlformats.org/drawingml/2006/main">
                    <a:graphicData uri="http://schemas.microsoft.com/office/word/2010/wordprocessingShape">
                      <wps:wsp>
                        <wps:cNvSpPr txBox="1"/>
                        <wps:spPr>
                          <a:xfrm>
                            <a:off x="0" y="0"/>
                            <a:ext cx="5760720" cy="142875"/>
                          </a:xfrm>
                          <a:prstGeom prst="rect">
                            <a:avLst/>
                          </a:prstGeom>
                          <a:solidFill>
                            <a:prstClr val="white"/>
                          </a:solidFill>
                          <a:ln>
                            <a:noFill/>
                          </a:ln>
                          <a:effectLst/>
                        </wps:spPr>
                        <wps:txbx>
                          <w:txbxContent>
                            <w:p w14:paraId="4DA1CA82" w14:textId="77777777" w:rsidR="006B3F7C" w:rsidRPr="00E37594" w:rsidRDefault="006B3F7C" w:rsidP="00BB1295">
                              <w:pPr>
                                <w:pStyle w:val="Legenda"/>
                                <w:rPr>
                                  <w:noProof/>
                                </w:rPr>
                              </w:pPr>
                              <w:r>
                                <w:t>Fonte: Autoria Própria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D2CE0" id="Caixa de texto 29" o:spid="_x0000_s1036" type="#_x0000_t202" style="position:absolute;left:0;text-align:left;margin-left:68.25pt;margin-top:164pt;width:453.6pt;height:11.25pt;z-index:2516848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" stroked="f">
                  <v:textbox inset="0,0,0,0">
                    <w:txbxContent>
                      <w:p w14:paraId="4DA1CA82" w14:textId="77777777" w:rsidR="006B3F7C" w:rsidRPr="00E37594" w:rsidRDefault="006B3F7C" w:rsidP="00BB1295">
                        <w:pPr>
                          <w:pStyle w:val="Legenda"/>
                          <w:rPr>
                            <w:noProof/>
                          </w:rPr>
                        </w:pPr>
                        <w:r>
                          <w:t>Fonte: Autoria Própria (2016)</w:t>
                        </w:r>
                      </w:p>
                    </w:txbxContent>
                  </v:textbox>
                  <w10:wrap type="square" anchorx="page"/>
                </v:shape>
              </w:pict>
            </mc:Fallback>
          </mc:AlternateContent>
        </w:r>
        <w:r w:rsidRPr="00CB05C3">
          <w:rPr>
            <w:noProof/>
          </w:rPr>
          <w:drawing>
            <wp:anchor distT="114300" distB="114300" distL="114300" distR="114300" simplePos="0" relativeHeight="251682816" behindDoc="0" locked="0" layoutInCell="0" hidden="0" allowOverlap="1" wp14:anchorId="080FA224" wp14:editId="2CCC9A87">
              <wp:simplePos x="0" y="0"/>
              <wp:positionH relativeFrom="margin">
                <wp:posOffset>-222250</wp:posOffset>
              </wp:positionH>
              <wp:positionV relativeFrom="paragraph">
                <wp:posOffset>247650</wp:posOffset>
              </wp:positionV>
              <wp:extent cx="5760720" cy="1752600"/>
              <wp:effectExtent l="0" t="0" r="0" b="0"/>
              <wp:wrapSquare wrapText="bothSides" distT="114300" distB="114300" distL="114300" distR="114300"/>
              <wp:docPr id="33" name="image19.png" descr="Flowchart.png"/>
              <wp:cNvGraphicFramePr/>
              <a:graphic xmlns:a="http://schemas.openxmlformats.org/drawingml/2006/main">
                <a:graphicData uri="http://schemas.openxmlformats.org/drawingml/2006/picture">
                  <pic:pic xmlns:pic="http://schemas.openxmlformats.org/drawingml/2006/picture">
                    <pic:nvPicPr>
                      <pic:cNvPr id="0" name="image19.png" descr="Flowchart.png"/>
                      <pic:cNvPicPr preferRelativeResize="0"/>
                    </pic:nvPicPr>
                    <pic:blipFill>
                      <a:blip r:embed="rId22"/>
                      <a:srcRect/>
                      <a:stretch>
                        <a:fillRect/>
                      </a:stretch>
                    </pic:blipFill>
                    <pic:spPr>
                      <a:xfrm>
                        <a:off x="0" y="0"/>
                        <a:ext cx="5760720" cy="1752600"/>
                      </a:xfrm>
                      <a:prstGeom prst="rect">
                        <a:avLst/>
                      </a:prstGeom>
                      <a:ln/>
                    </pic:spPr>
                  </pic:pic>
                </a:graphicData>
              </a:graphic>
            </wp:anchor>
          </w:drawing>
        </w:r>
        <w:r w:rsidRPr="004A005D">
          <w:rPr>
            <w:noProof/>
          </w:rPr>
          <mc:AlternateContent>
            <mc:Choice Requires="wps">
              <w:drawing>
                <wp:anchor distT="0" distB="0" distL="114300" distR="114300" simplePos="0" relativeHeight="251683840" behindDoc="0" locked="0" layoutInCell="1" allowOverlap="1" wp14:anchorId="5D672048" wp14:editId="3ECB7D83">
                  <wp:simplePos x="0" y="0"/>
                  <wp:positionH relativeFrom="page">
                    <wp:posOffset>842010</wp:posOffset>
                  </wp:positionH>
                  <wp:positionV relativeFrom="paragraph">
                    <wp:posOffset>0</wp:posOffset>
                  </wp:positionV>
                  <wp:extent cx="5760720" cy="146050"/>
                  <wp:effectExtent l="0" t="0" r="0" b="6350"/>
                  <wp:wrapSquare wrapText="bothSides"/>
                  <wp:docPr id="31" name="Caixa de Texto 23"/>
                  <wp:cNvGraphicFramePr/>
                  <a:graphic xmlns:a="http://schemas.openxmlformats.org/drawingml/2006/main">
                    <a:graphicData uri="http://schemas.microsoft.com/office/word/2010/wordprocessingShape">
                      <wps:wsp>
                        <wps:cNvSpPr txBox="1"/>
                        <wps:spPr>
                          <a:xfrm>
                            <a:off x="0" y="0"/>
                            <a:ext cx="5760720" cy="146050"/>
                          </a:xfrm>
                          <a:prstGeom prst="rect">
                            <a:avLst/>
                          </a:prstGeom>
                          <a:solidFill>
                            <a:prstClr val="white"/>
                          </a:solidFill>
                          <a:ln>
                            <a:noFill/>
                          </a:ln>
                        </wps:spPr>
                        <wps:txbx>
                          <w:txbxContent>
                            <w:p w14:paraId="60AF60A9" w14:textId="71C576ED" w:rsidR="006B3F7C" w:rsidRPr="00DC3D20" w:rsidRDefault="006B3F7C" w:rsidP="00BB1295">
                              <w:pPr>
                                <w:pStyle w:val="Legenda"/>
                                <w:spacing w:after="120"/>
                                <w:jc w:val="left"/>
                                <w:rPr>
                                  <w:noProof/>
                                  <w:lang w:val="en-US"/>
                                </w:rPr>
                              </w:pPr>
                              <w:bookmarkStart w:id="5624" w:name="_Toc459571357"/>
                              <w:r w:rsidRPr="00DC3D20">
                                <w:rPr>
                                  <w:lang w:val="en-US"/>
                                </w:rPr>
                                <w:t xml:space="preserve">Figura </w:t>
                              </w:r>
                              <w:r>
                                <w:rPr>
                                  <w:lang w:val="en-US"/>
                                </w:rPr>
                                <w:fldChar w:fldCharType="begin"/>
                              </w:r>
                              <w:r>
                                <w:rPr>
                                  <w:lang w:val="en-US"/>
                                </w:rPr>
                                <w:instrText xml:space="preserve"> SEQ Figura \* ARABIC </w:instrText>
                              </w:r>
                              <w:r>
                                <w:rPr>
                                  <w:lang w:val="en-US"/>
                                </w:rPr>
                                <w:fldChar w:fldCharType="separate"/>
                              </w:r>
                              <w:ins w:id="5625" w:author="Osnir Estevam" w:date="2016-08-20T16:26:00Z">
                                <w:r>
                                  <w:rPr>
                                    <w:noProof/>
                                    <w:lang w:val="en-US"/>
                                  </w:rPr>
                                  <w:t>9</w:t>
                                </w:r>
                              </w:ins>
                              <w:del w:id="5626" w:author="Osnir Estevam" w:date="2016-08-20T16:26:00Z">
                                <w:r w:rsidDel="0066637F">
                                  <w:rPr>
                                    <w:noProof/>
                                    <w:lang w:val="en-US"/>
                                  </w:rPr>
                                  <w:delText>7</w:delText>
                                </w:r>
                              </w:del>
                              <w:r>
                                <w:rPr>
                                  <w:lang w:val="en-US"/>
                                </w:rPr>
                                <w:fldChar w:fldCharType="end"/>
                              </w:r>
                              <w:r w:rsidRPr="00DC3D20">
                                <w:rPr>
                                  <w:lang w:val="en-US"/>
                                </w:rPr>
                                <w:t xml:space="preserve"> - BPM (Business Process Model)</w:t>
                              </w:r>
                              <w:bookmarkEnd w:id="56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72048" id="_x0000_s1037" type="#_x0000_t202" style="position:absolute;left:0;text-align:left;margin-left:66.3pt;margin-top:0;width:453.6pt;height:11.5pt;z-index:2516838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" stroked="f">
                  <v:textbox inset="0,0,0,0">
                    <w:txbxContent>
                      <w:p w14:paraId="60AF60A9" w14:textId="71C576ED" w:rsidR="006B3F7C" w:rsidRPr="00DC3D20" w:rsidRDefault="006B3F7C" w:rsidP="00BB1295">
                        <w:pPr>
                          <w:pStyle w:val="Legenda"/>
                          <w:spacing w:after="120"/>
                          <w:jc w:val="left"/>
                          <w:rPr>
                            <w:noProof/>
                            <w:lang w:val="en-US"/>
                          </w:rPr>
                        </w:pPr>
                        <w:bookmarkStart w:id="5627" w:name="_Toc459571357"/>
                        <w:r w:rsidRPr="00DC3D20">
                          <w:rPr>
                            <w:lang w:val="en-US"/>
                          </w:rPr>
                          <w:t xml:space="preserve">Figura </w:t>
                        </w:r>
                        <w:r>
                          <w:rPr>
                            <w:lang w:val="en-US"/>
                          </w:rPr>
                          <w:fldChar w:fldCharType="begin"/>
                        </w:r>
                        <w:r>
                          <w:rPr>
                            <w:lang w:val="en-US"/>
                          </w:rPr>
                          <w:instrText xml:space="preserve"> SEQ Figura \* ARABIC </w:instrText>
                        </w:r>
                        <w:r>
                          <w:rPr>
                            <w:lang w:val="en-US"/>
                          </w:rPr>
                          <w:fldChar w:fldCharType="separate"/>
                        </w:r>
                        <w:ins w:id="5628" w:author="Osnir Estevam" w:date="2016-08-20T16:26:00Z">
                          <w:r>
                            <w:rPr>
                              <w:noProof/>
                              <w:lang w:val="en-US"/>
                            </w:rPr>
                            <w:t>9</w:t>
                          </w:r>
                        </w:ins>
                        <w:del w:id="5629" w:author="Osnir Estevam" w:date="2016-08-20T16:26:00Z">
                          <w:r w:rsidDel="0066637F">
                            <w:rPr>
                              <w:noProof/>
                              <w:lang w:val="en-US"/>
                            </w:rPr>
                            <w:delText>7</w:delText>
                          </w:r>
                        </w:del>
                        <w:r>
                          <w:rPr>
                            <w:lang w:val="en-US"/>
                          </w:rPr>
                          <w:fldChar w:fldCharType="end"/>
                        </w:r>
                        <w:r w:rsidRPr="00DC3D20">
                          <w:rPr>
                            <w:lang w:val="en-US"/>
                          </w:rPr>
                          <w:t xml:space="preserve"> - BPM (Business Process Model)</w:t>
                        </w:r>
                        <w:bookmarkEnd w:id="5627"/>
                      </w:p>
                    </w:txbxContent>
                  </v:textbox>
                  <w10:wrap type="square" anchorx="page"/>
                </v:shape>
              </w:pict>
            </mc:Fallback>
          </mc:AlternateContent>
        </w:r>
      </w:ins>
    </w:p>
    <w:p w14:paraId="39B46B41" w14:textId="6FF66F35" w:rsidR="00BB1295" w:rsidRPr="009F7751" w:rsidRDefault="00BB1295">
      <w:pPr>
        <w:pStyle w:val="SubtituloCapitulo"/>
        <w:spacing w:before="360" w:after="0"/>
        <w:ind w:left="788" w:hanging="431"/>
        <w:rPr>
          <w:ins w:id="5630" w:author="William" w:date="2016-06-28T19:41:00Z"/>
        </w:rPr>
        <w:pPrChange w:id="5631" w:author="Osnir Estevam" w:date="2016-08-21T12:07:00Z">
          <w:pPr>
            <w:pStyle w:val="PargrafodaLista"/>
            <w:numPr>
              <w:ilvl w:val="3"/>
              <w:numId w:val="1"/>
            </w:numPr>
            <w:ind w:left="1728" w:hanging="648"/>
          </w:pPr>
        </w:pPrChange>
      </w:pPr>
      <w:bookmarkStart w:id="5632" w:name="_Toc459474875"/>
      <w:ins w:id="5633" w:author="William" w:date="2016-06-28T19:41:00Z">
        <w:r w:rsidRPr="00946032">
          <w:rPr>
            <w:rFonts w:ascii="Arial" w:hAnsi="Arial" w:cs="Arial"/>
          </w:rPr>
          <w:t>Requisitos</w:t>
        </w:r>
        <w:bookmarkEnd w:id="5632"/>
      </w:ins>
    </w:p>
    <w:p w14:paraId="69ED3D38" w14:textId="54CE2DBA" w:rsidR="00BB1295" w:rsidRPr="009F7751" w:rsidRDefault="00BB1295">
      <w:pPr>
        <w:pStyle w:val="SubtituloCapitulo"/>
        <w:numPr>
          <w:ilvl w:val="2"/>
          <w:numId w:val="1"/>
        </w:numPr>
        <w:rPr>
          <w:ins w:id="5634" w:author="William" w:date="2016-06-28T19:46:00Z"/>
        </w:rPr>
        <w:pPrChange w:id="5635" w:author="William" w:date="2016-06-28T19:41:00Z">
          <w:pPr>
            <w:pStyle w:val="PargrafodaLista"/>
            <w:numPr>
              <w:ilvl w:val="3"/>
              <w:numId w:val="1"/>
            </w:numPr>
            <w:ind w:left="1728" w:hanging="648"/>
          </w:pPr>
        </w:pPrChange>
      </w:pPr>
      <w:bookmarkStart w:id="5636" w:name="_Toc459474876"/>
      <w:ins w:id="5637" w:author="William" w:date="2016-06-28T19:41:00Z">
        <w:r w:rsidRPr="00946032">
          <w:rPr>
            <w:rFonts w:ascii="Arial" w:hAnsi="Arial" w:cs="Arial"/>
          </w:rPr>
          <w:t>Requisitos Funcionais</w:t>
        </w:r>
      </w:ins>
      <w:bookmarkEnd w:id="5636"/>
    </w:p>
    <w:p w14:paraId="07EAD02F" w14:textId="3ECEAA4D" w:rsidR="00040A07" w:rsidRDefault="00040A07" w:rsidP="00040A07">
      <w:pPr>
        <w:pStyle w:val="Legenda"/>
        <w:keepNext/>
      </w:pPr>
      <w:bookmarkStart w:id="5638" w:name="_Toc459570882"/>
      <w:r>
        <w:t xml:space="preserve">Tabela </w:t>
      </w:r>
      <w:fldSimple w:instr=" SEQ Tabela \* ARABIC ">
        <w:r>
          <w:rPr>
            <w:noProof/>
          </w:rPr>
          <w:t>1</w:t>
        </w:r>
      </w:fldSimple>
      <w:r>
        <w:t xml:space="preserve"> - Requisitos Funcionais</w:t>
      </w:r>
      <w:bookmarkEnd w:id="5638"/>
    </w:p>
    <w:tbl>
      <w:tblPr>
        <w:tblStyle w:val="1"/>
        <w:tblW w:w="9060" w:type="dxa"/>
        <w:tblInd w:w="-105" w:type="dxa"/>
        <w:tblLayout w:type="fixed"/>
        <w:tblLook w:val="0400" w:firstRow="0" w:lastRow="0" w:firstColumn="0" w:lastColumn="0" w:noHBand="0" w:noVBand="1"/>
      </w:tblPr>
      <w:tblGrid>
        <w:gridCol w:w="645"/>
        <w:gridCol w:w="8415"/>
      </w:tblGrid>
      <w:tr w:rsidR="00A06C3F" w:rsidRPr="00946032" w14:paraId="6189BBDF" w14:textId="77777777" w:rsidTr="00C94727">
        <w:trPr>
          <w:trHeight w:val="220"/>
          <w:ins w:id="5639" w:author="William" w:date="2016-06-28T19:46:00Z"/>
        </w:trPr>
        <w:tc>
          <w:tcPr>
            <w:tcW w:w="645"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vAlign w:val="center"/>
          </w:tcPr>
          <w:p w14:paraId="4DAA7207" w14:textId="77777777" w:rsidR="00A06C3F" w:rsidRPr="00946032" w:rsidRDefault="00A06C3F" w:rsidP="00C94727">
            <w:pPr>
              <w:spacing w:line="240" w:lineRule="auto"/>
              <w:jc w:val="center"/>
              <w:rPr>
                <w:ins w:id="5640" w:author="William" w:date="2016-06-28T19:46:00Z"/>
                <w:b/>
                <w:sz w:val="20"/>
                <w:rPrChange w:id="5641" w:author="William" w:date="2016-06-28T20:55:00Z">
                  <w:rPr>
                    <w:ins w:id="5642" w:author="William" w:date="2016-06-28T19:46:00Z"/>
                  </w:rPr>
                </w:rPrChange>
              </w:rPr>
            </w:pPr>
            <w:ins w:id="5643" w:author="William" w:date="2016-06-28T19:46:00Z">
              <w:r w:rsidRPr="00946032">
                <w:rPr>
                  <w:b/>
                  <w:sz w:val="20"/>
                </w:rPr>
                <w:t>ID</w:t>
              </w:r>
            </w:ins>
          </w:p>
        </w:tc>
        <w:tc>
          <w:tcPr>
            <w:tcW w:w="8415"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vAlign w:val="center"/>
          </w:tcPr>
          <w:p w14:paraId="1EE56613" w14:textId="38542C69" w:rsidR="00A06C3F" w:rsidRPr="00946032" w:rsidRDefault="00A06C3F" w:rsidP="00C94727">
            <w:pPr>
              <w:spacing w:line="240" w:lineRule="auto"/>
              <w:jc w:val="center"/>
              <w:rPr>
                <w:ins w:id="5644" w:author="William" w:date="2016-06-28T19:46:00Z"/>
                <w:b/>
                <w:sz w:val="20"/>
                <w:rPrChange w:id="5645" w:author="William" w:date="2016-06-28T20:55:00Z">
                  <w:rPr>
                    <w:ins w:id="5646" w:author="William" w:date="2016-06-28T19:46:00Z"/>
                  </w:rPr>
                </w:rPrChange>
              </w:rPr>
            </w:pPr>
            <w:ins w:id="5647" w:author="William" w:date="2016-06-28T19:46:00Z">
              <w:r w:rsidRPr="00946032">
                <w:rPr>
                  <w:b/>
                  <w:sz w:val="20"/>
                </w:rPr>
                <w:t>Requisito</w:t>
              </w:r>
            </w:ins>
            <w:ins w:id="5648" w:author="William" w:date="2016-06-28T19:48:00Z">
              <w:r w:rsidR="008C3991" w:rsidRPr="00946032">
                <w:rPr>
                  <w:b/>
                  <w:sz w:val="20"/>
                </w:rPr>
                <w:t xml:space="preserve"> Funcional</w:t>
              </w:r>
            </w:ins>
          </w:p>
        </w:tc>
      </w:tr>
      <w:tr w:rsidR="00A06C3F" w:rsidRPr="00946032" w14:paraId="4AAC1222" w14:textId="77777777" w:rsidTr="00C94727">
        <w:trPr>
          <w:ins w:id="5649" w:author="William" w:date="2016-06-28T19:46:00Z"/>
        </w:trPr>
        <w:tc>
          <w:tcPr>
            <w:tcW w:w="6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7BF93319" w14:textId="77777777" w:rsidR="00A06C3F" w:rsidRPr="00946032" w:rsidRDefault="00A06C3F">
            <w:pPr>
              <w:spacing w:line="240" w:lineRule="auto"/>
              <w:jc w:val="center"/>
              <w:rPr>
                <w:ins w:id="5650" w:author="William" w:date="2016-06-28T19:46:00Z"/>
                <w:sz w:val="20"/>
                <w:rPrChange w:id="5651" w:author="William" w:date="2016-06-28T20:55:00Z">
                  <w:rPr>
                    <w:ins w:id="5652" w:author="William" w:date="2016-06-28T19:46:00Z"/>
                  </w:rPr>
                </w:rPrChange>
              </w:rPr>
              <w:pPrChange w:id="5653" w:author="William" w:date="2016-06-28T19:46:00Z">
                <w:pPr>
                  <w:spacing w:line="240" w:lineRule="auto"/>
                  <w:jc w:val="left"/>
                </w:pPr>
              </w:pPrChange>
            </w:pPr>
            <w:ins w:id="5654" w:author="William" w:date="2016-06-28T19:46:00Z">
              <w:r w:rsidRPr="00946032">
                <w:rPr>
                  <w:sz w:val="20"/>
                  <w:rPrChange w:id="5655" w:author="William" w:date="2016-06-28T20:55:00Z">
                    <w:rPr>
                      <w:b/>
                      <w:sz w:val="20"/>
                    </w:rPr>
                  </w:rPrChange>
                </w:rPr>
                <w:t>RF1</w:t>
              </w:r>
            </w:ins>
          </w:p>
        </w:tc>
        <w:tc>
          <w:tcPr>
            <w:tcW w:w="84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222A452A" w14:textId="77777777" w:rsidR="00A06C3F" w:rsidRPr="00946032" w:rsidRDefault="00A06C3F">
            <w:pPr>
              <w:spacing w:line="240" w:lineRule="auto"/>
              <w:jc w:val="left"/>
              <w:rPr>
                <w:ins w:id="5656" w:author="William" w:date="2016-06-28T19:46:00Z"/>
                <w:sz w:val="20"/>
                <w:rPrChange w:id="5657" w:author="William" w:date="2016-06-28T20:55:00Z">
                  <w:rPr>
                    <w:ins w:id="5658" w:author="William" w:date="2016-06-28T19:46:00Z"/>
                  </w:rPr>
                </w:rPrChange>
              </w:rPr>
              <w:pPrChange w:id="5659" w:author="William" w:date="2016-06-28T19:47:00Z">
                <w:pPr>
                  <w:spacing w:line="240" w:lineRule="auto"/>
                </w:pPr>
              </w:pPrChange>
            </w:pPr>
            <w:ins w:id="5660" w:author="William" w:date="2016-06-28T19:46:00Z">
              <w:r w:rsidRPr="00946032">
                <w:rPr>
                  <w:sz w:val="20"/>
                </w:rPr>
                <w:t>Eu como sistema devo Importar diariamente o XML com produtos dos Atacadistas para manter o banco de dados atualizado.</w:t>
              </w:r>
            </w:ins>
          </w:p>
        </w:tc>
      </w:tr>
      <w:tr w:rsidR="00A06C3F" w:rsidRPr="00946032" w14:paraId="695270C2" w14:textId="77777777" w:rsidTr="00C94727">
        <w:trPr>
          <w:ins w:id="5661" w:author="William" w:date="2016-06-28T19:46:00Z"/>
        </w:trPr>
        <w:tc>
          <w:tcPr>
            <w:tcW w:w="6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46406CD5" w14:textId="77777777" w:rsidR="00A06C3F" w:rsidRPr="00946032" w:rsidRDefault="00A06C3F">
            <w:pPr>
              <w:spacing w:line="240" w:lineRule="auto"/>
              <w:jc w:val="center"/>
              <w:rPr>
                <w:ins w:id="5662" w:author="William" w:date="2016-06-28T19:46:00Z"/>
                <w:sz w:val="20"/>
                <w:rPrChange w:id="5663" w:author="William" w:date="2016-06-28T20:55:00Z">
                  <w:rPr>
                    <w:ins w:id="5664" w:author="William" w:date="2016-06-28T19:46:00Z"/>
                  </w:rPr>
                </w:rPrChange>
              </w:rPr>
              <w:pPrChange w:id="5665" w:author="William" w:date="2016-06-28T19:46:00Z">
                <w:pPr>
                  <w:spacing w:line="240" w:lineRule="auto"/>
                  <w:jc w:val="left"/>
                </w:pPr>
              </w:pPrChange>
            </w:pPr>
            <w:ins w:id="5666" w:author="William" w:date="2016-06-28T19:46:00Z">
              <w:r w:rsidRPr="00946032">
                <w:rPr>
                  <w:sz w:val="20"/>
                  <w:rPrChange w:id="5667" w:author="William" w:date="2016-06-28T20:55:00Z">
                    <w:rPr>
                      <w:b/>
                      <w:sz w:val="20"/>
                    </w:rPr>
                  </w:rPrChange>
                </w:rPr>
                <w:t>RF2</w:t>
              </w:r>
            </w:ins>
          </w:p>
        </w:tc>
        <w:tc>
          <w:tcPr>
            <w:tcW w:w="84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309BEFFC" w14:textId="77777777" w:rsidR="00A06C3F" w:rsidRPr="00946032" w:rsidRDefault="00A06C3F">
            <w:pPr>
              <w:spacing w:line="240" w:lineRule="auto"/>
              <w:jc w:val="left"/>
              <w:rPr>
                <w:ins w:id="5668" w:author="William" w:date="2016-06-28T19:46:00Z"/>
                <w:sz w:val="20"/>
                <w:rPrChange w:id="5669" w:author="William" w:date="2016-06-28T20:55:00Z">
                  <w:rPr>
                    <w:ins w:id="5670" w:author="William" w:date="2016-06-28T19:46:00Z"/>
                  </w:rPr>
                </w:rPrChange>
              </w:rPr>
              <w:pPrChange w:id="5671" w:author="William" w:date="2016-06-28T19:47:00Z">
                <w:pPr>
                  <w:spacing w:line="240" w:lineRule="auto"/>
                </w:pPr>
              </w:pPrChange>
            </w:pPr>
            <w:ins w:id="5672" w:author="William" w:date="2016-06-28T19:46:00Z">
              <w:r w:rsidRPr="00946032">
                <w:rPr>
                  <w:sz w:val="20"/>
                </w:rPr>
                <w:t>Eu como API devo exibir todos os Atacadistas conveniados para que o usuário selecione em qual rede deseja executar pesquisa.</w:t>
              </w:r>
            </w:ins>
          </w:p>
        </w:tc>
      </w:tr>
      <w:tr w:rsidR="00A06C3F" w:rsidRPr="00946032" w14:paraId="22AD568D" w14:textId="77777777" w:rsidTr="00C94727">
        <w:trPr>
          <w:ins w:id="5673" w:author="William" w:date="2016-06-28T19:46:00Z"/>
        </w:trPr>
        <w:tc>
          <w:tcPr>
            <w:tcW w:w="6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1ABCB6FE" w14:textId="77777777" w:rsidR="00A06C3F" w:rsidRPr="00946032" w:rsidRDefault="00A06C3F">
            <w:pPr>
              <w:spacing w:line="240" w:lineRule="auto"/>
              <w:jc w:val="center"/>
              <w:rPr>
                <w:ins w:id="5674" w:author="William" w:date="2016-06-28T19:46:00Z"/>
                <w:sz w:val="20"/>
                <w:rPrChange w:id="5675" w:author="William" w:date="2016-06-28T20:55:00Z">
                  <w:rPr>
                    <w:ins w:id="5676" w:author="William" w:date="2016-06-28T19:46:00Z"/>
                  </w:rPr>
                </w:rPrChange>
              </w:rPr>
              <w:pPrChange w:id="5677" w:author="William" w:date="2016-06-28T19:46:00Z">
                <w:pPr>
                  <w:spacing w:line="240" w:lineRule="auto"/>
                  <w:jc w:val="left"/>
                </w:pPr>
              </w:pPrChange>
            </w:pPr>
            <w:ins w:id="5678" w:author="William" w:date="2016-06-28T19:46:00Z">
              <w:r w:rsidRPr="00946032">
                <w:rPr>
                  <w:sz w:val="20"/>
                  <w:rPrChange w:id="5679" w:author="William" w:date="2016-06-28T20:55:00Z">
                    <w:rPr>
                      <w:b/>
                      <w:sz w:val="20"/>
                    </w:rPr>
                  </w:rPrChange>
                </w:rPr>
                <w:t>RF3</w:t>
              </w:r>
            </w:ins>
          </w:p>
        </w:tc>
        <w:tc>
          <w:tcPr>
            <w:tcW w:w="84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54C4F30F" w14:textId="77777777" w:rsidR="00A06C3F" w:rsidRPr="00946032" w:rsidRDefault="00A06C3F">
            <w:pPr>
              <w:spacing w:line="240" w:lineRule="auto"/>
              <w:jc w:val="left"/>
              <w:rPr>
                <w:ins w:id="5680" w:author="William" w:date="2016-06-28T19:46:00Z"/>
                <w:sz w:val="20"/>
                <w:rPrChange w:id="5681" w:author="William" w:date="2016-06-28T20:55:00Z">
                  <w:rPr>
                    <w:ins w:id="5682" w:author="William" w:date="2016-06-28T19:46:00Z"/>
                  </w:rPr>
                </w:rPrChange>
              </w:rPr>
              <w:pPrChange w:id="5683" w:author="William" w:date="2016-06-28T19:47:00Z">
                <w:pPr>
                  <w:spacing w:line="240" w:lineRule="auto"/>
                </w:pPr>
              </w:pPrChange>
            </w:pPr>
            <w:ins w:id="5684" w:author="William" w:date="2016-06-28T19:46:00Z">
              <w:r w:rsidRPr="00946032">
                <w:rPr>
                  <w:sz w:val="20"/>
                </w:rPr>
                <w:t>Eu como API devo pesquisar os atacadistas que estão dentro dos valores de raio e geolocalização (latitude e longitude) enviados pelo usuário.</w:t>
              </w:r>
            </w:ins>
          </w:p>
        </w:tc>
      </w:tr>
      <w:tr w:rsidR="00A06C3F" w:rsidRPr="00946032" w14:paraId="1F0732C3" w14:textId="77777777" w:rsidTr="00C94727">
        <w:trPr>
          <w:ins w:id="5685" w:author="William" w:date="2016-06-28T19:46:00Z"/>
        </w:trPr>
        <w:tc>
          <w:tcPr>
            <w:tcW w:w="6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6EDE195D" w14:textId="77777777" w:rsidR="00A06C3F" w:rsidRPr="00946032" w:rsidRDefault="00A06C3F">
            <w:pPr>
              <w:spacing w:line="240" w:lineRule="auto"/>
              <w:jc w:val="center"/>
              <w:rPr>
                <w:ins w:id="5686" w:author="William" w:date="2016-06-28T19:46:00Z"/>
                <w:sz w:val="20"/>
                <w:rPrChange w:id="5687" w:author="William" w:date="2016-06-28T20:55:00Z">
                  <w:rPr>
                    <w:ins w:id="5688" w:author="William" w:date="2016-06-28T19:46:00Z"/>
                  </w:rPr>
                </w:rPrChange>
              </w:rPr>
              <w:pPrChange w:id="5689" w:author="William" w:date="2016-06-28T19:46:00Z">
                <w:pPr>
                  <w:spacing w:line="240" w:lineRule="auto"/>
                  <w:jc w:val="left"/>
                </w:pPr>
              </w:pPrChange>
            </w:pPr>
            <w:ins w:id="5690" w:author="William" w:date="2016-06-28T19:46:00Z">
              <w:r w:rsidRPr="00946032">
                <w:rPr>
                  <w:sz w:val="20"/>
                  <w:rPrChange w:id="5691" w:author="William" w:date="2016-06-28T20:55:00Z">
                    <w:rPr>
                      <w:b/>
                      <w:sz w:val="20"/>
                    </w:rPr>
                  </w:rPrChange>
                </w:rPr>
                <w:t>RF4</w:t>
              </w:r>
            </w:ins>
          </w:p>
        </w:tc>
        <w:tc>
          <w:tcPr>
            <w:tcW w:w="84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59800330" w14:textId="37D3A84F" w:rsidR="00A06C3F" w:rsidRPr="00946032" w:rsidRDefault="000F7BDA">
            <w:pPr>
              <w:spacing w:line="240" w:lineRule="auto"/>
              <w:jc w:val="left"/>
              <w:rPr>
                <w:ins w:id="5692" w:author="William" w:date="2016-06-28T19:46:00Z"/>
                <w:sz w:val="20"/>
                <w:rPrChange w:id="5693" w:author="William" w:date="2016-06-28T20:55:00Z">
                  <w:rPr>
                    <w:ins w:id="5694" w:author="William" w:date="2016-06-28T19:46:00Z"/>
                  </w:rPr>
                </w:rPrChange>
              </w:rPr>
              <w:pPrChange w:id="5695" w:author="William" w:date="2016-06-28T19:47:00Z">
                <w:pPr>
                  <w:spacing w:line="240" w:lineRule="auto"/>
                </w:pPr>
              </w:pPrChange>
            </w:pPr>
            <w:ins w:id="5696" w:author="William" w:date="2016-06-28T19:46:00Z">
              <w:r>
                <w:rPr>
                  <w:sz w:val="20"/>
                </w:rPr>
                <w:t>Eu como API dev</w:t>
              </w:r>
              <w:r w:rsidR="00A06C3F" w:rsidRPr="00946032">
                <w:rPr>
                  <w:sz w:val="20"/>
                </w:rPr>
                <w:t>o exibir todas as promoções a partir do nome de um atacadista enviado pelo usuário.</w:t>
              </w:r>
            </w:ins>
          </w:p>
        </w:tc>
      </w:tr>
      <w:tr w:rsidR="00A06C3F" w:rsidRPr="00946032" w14:paraId="6E324BAB" w14:textId="77777777" w:rsidTr="00C94727">
        <w:trPr>
          <w:ins w:id="5697" w:author="William" w:date="2016-06-28T19:46:00Z"/>
        </w:trPr>
        <w:tc>
          <w:tcPr>
            <w:tcW w:w="6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72333303" w14:textId="77777777" w:rsidR="00A06C3F" w:rsidRPr="00946032" w:rsidRDefault="00A06C3F">
            <w:pPr>
              <w:spacing w:line="240" w:lineRule="auto"/>
              <w:jc w:val="center"/>
              <w:rPr>
                <w:ins w:id="5698" w:author="William" w:date="2016-06-28T19:46:00Z"/>
                <w:sz w:val="20"/>
                <w:rPrChange w:id="5699" w:author="William" w:date="2016-06-28T20:55:00Z">
                  <w:rPr>
                    <w:ins w:id="5700" w:author="William" w:date="2016-06-28T19:46:00Z"/>
                  </w:rPr>
                </w:rPrChange>
              </w:rPr>
              <w:pPrChange w:id="5701" w:author="William" w:date="2016-06-28T19:46:00Z">
                <w:pPr>
                  <w:spacing w:line="240" w:lineRule="auto"/>
                  <w:jc w:val="left"/>
                </w:pPr>
              </w:pPrChange>
            </w:pPr>
            <w:ins w:id="5702" w:author="William" w:date="2016-06-28T19:46:00Z">
              <w:r w:rsidRPr="00946032">
                <w:rPr>
                  <w:sz w:val="20"/>
                  <w:rPrChange w:id="5703" w:author="William" w:date="2016-06-28T20:55:00Z">
                    <w:rPr>
                      <w:b/>
                      <w:sz w:val="20"/>
                    </w:rPr>
                  </w:rPrChange>
                </w:rPr>
                <w:t>RF5</w:t>
              </w:r>
            </w:ins>
          </w:p>
        </w:tc>
        <w:tc>
          <w:tcPr>
            <w:tcW w:w="84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3138E191" w14:textId="77777777" w:rsidR="00A06C3F" w:rsidRPr="00946032" w:rsidRDefault="00A06C3F">
            <w:pPr>
              <w:spacing w:line="240" w:lineRule="auto"/>
              <w:jc w:val="left"/>
              <w:rPr>
                <w:ins w:id="5704" w:author="William" w:date="2016-06-28T19:46:00Z"/>
                <w:sz w:val="20"/>
                <w:rPrChange w:id="5705" w:author="William" w:date="2016-06-28T20:55:00Z">
                  <w:rPr>
                    <w:ins w:id="5706" w:author="William" w:date="2016-06-28T19:46:00Z"/>
                  </w:rPr>
                </w:rPrChange>
              </w:rPr>
              <w:pPrChange w:id="5707" w:author="William" w:date="2016-06-28T19:47:00Z">
                <w:pPr>
                  <w:spacing w:line="240" w:lineRule="auto"/>
                </w:pPr>
              </w:pPrChange>
            </w:pPr>
            <w:ins w:id="5708" w:author="William" w:date="2016-06-28T19:46:00Z">
              <w:r w:rsidRPr="00946032">
                <w:rPr>
                  <w:sz w:val="20"/>
                </w:rPr>
                <w:t>Eu como API devo executar cotação e exibir os produtos a partir de uma descrição parcial do produto enviado pelo usuário.</w:t>
              </w:r>
            </w:ins>
          </w:p>
        </w:tc>
      </w:tr>
      <w:tr w:rsidR="00A06C3F" w:rsidRPr="00946032" w14:paraId="2B63835D" w14:textId="77777777" w:rsidTr="00C94727">
        <w:trPr>
          <w:ins w:id="5709" w:author="William" w:date="2016-06-28T19:46:00Z"/>
        </w:trPr>
        <w:tc>
          <w:tcPr>
            <w:tcW w:w="6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1A8DD0B7" w14:textId="77777777" w:rsidR="00A06C3F" w:rsidRPr="00946032" w:rsidRDefault="00A06C3F">
            <w:pPr>
              <w:spacing w:line="240" w:lineRule="auto"/>
              <w:jc w:val="center"/>
              <w:rPr>
                <w:ins w:id="5710" w:author="William" w:date="2016-06-28T19:46:00Z"/>
                <w:sz w:val="20"/>
                <w:rPrChange w:id="5711" w:author="William" w:date="2016-06-28T20:55:00Z">
                  <w:rPr>
                    <w:ins w:id="5712" w:author="William" w:date="2016-06-28T19:46:00Z"/>
                  </w:rPr>
                </w:rPrChange>
              </w:rPr>
              <w:pPrChange w:id="5713" w:author="William" w:date="2016-06-28T19:46:00Z">
                <w:pPr>
                  <w:spacing w:line="240" w:lineRule="auto"/>
                  <w:jc w:val="left"/>
                </w:pPr>
              </w:pPrChange>
            </w:pPr>
            <w:ins w:id="5714" w:author="William" w:date="2016-06-28T19:46:00Z">
              <w:r w:rsidRPr="00946032">
                <w:rPr>
                  <w:sz w:val="20"/>
                  <w:rPrChange w:id="5715" w:author="William" w:date="2016-06-28T20:55:00Z">
                    <w:rPr>
                      <w:b/>
                      <w:sz w:val="20"/>
                    </w:rPr>
                  </w:rPrChange>
                </w:rPr>
                <w:t>RF6</w:t>
              </w:r>
            </w:ins>
          </w:p>
        </w:tc>
        <w:tc>
          <w:tcPr>
            <w:tcW w:w="84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4D8CBE0B" w14:textId="2B866853" w:rsidR="00A06C3F" w:rsidRPr="00946032" w:rsidRDefault="00A06C3F">
            <w:pPr>
              <w:spacing w:line="240" w:lineRule="auto"/>
              <w:jc w:val="left"/>
              <w:rPr>
                <w:ins w:id="5716" w:author="William" w:date="2016-06-28T19:46:00Z"/>
                <w:sz w:val="20"/>
                <w:rPrChange w:id="5717" w:author="William" w:date="2016-06-28T20:55:00Z">
                  <w:rPr>
                    <w:ins w:id="5718" w:author="William" w:date="2016-06-28T19:46:00Z"/>
                  </w:rPr>
                </w:rPrChange>
              </w:rPr>
              <w:pPrChange w:id="5719" w:author="William" w:date="2016-06-28T19:47:00Z">
                <w:pPr>
                  <w:spacing w:line="240" w:lineRule="auto"/>
                </w:pPr>
              </w:pPrChange>
            </w:pPr>
            <w:ins w:id="5720" w:author="William" w:date="2016-06-28T19:46:00Z">
              <w:r w:rsidRPr="00946032">
                <w:rPr>
                  <w:sz w:val="20"/>
                </w:rPr>
                <w:t xml:space="preserve">Eu como API devo exibir todos os produtos a partir de um determinado corredor e nome do </w:t>
              </w:r>
            </w:ins>
            <w:ins w:id="5721" w:author="William" w:date="2016-06-28T20:56:00Z">
              <w:r w:rsidR="000F7BDA" w:rsidRPr="00946032">
                <w:rPr>
                  <w:sz w:val="20"/>
                </w:rPr>
                <w:t>atacadista enviado pelo usuário</w:t>
              </w:r>
            </w:ins>
            <w:ins w:id="5722" w:author="William" w:date="2016-06-28T19:46:00Z">
              <w:r w:rsidRPr="00946032">
                <w:rPr>
                  <w:sz w:val="20"/>
                </w:rPr>
                <w:t>.</w:t>
              </w:r>
            </w:ins>
          </w:p>
        </w:tc>
      </w:tr>
      <w:tr w:rsidR="00A06C3F" w:rsidRPr="00946032" w14:paraId="5A39B216" w14:textId="77777777" w:rsidTr="00C94727">
        <w:trPr>
          <w:ins w:id="5723" w:author="William" w:date="2016-06-28T19:46:00Z"/>
        </w:trPr>
        <w:tc>
          <w:tcPr>
            <w:tcW w:w="6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23B358AF" w14:textId="77777777" w:rsidR="00A06C3F" w:rsidRPr="00946032" w:rsidRDefault="00A06C3F">
            <w:pPr>
              <w:spacing w:line="240" w:lineRule="auto"/>
              <w:jc w:val="center"/>
              <w:rPr>
                <w:ins w:id="5724" w:author="William" w:date="2016-06-28T19:46:00Z"/>
                <w:sz w:val="20"/>
                <w:rPrChange w:id="5725" w:author="William" w:date="2016-06-28T20:55:00Z">
                  <w:rPr>
                    <w:ins w:id="5726" w:author="William" w:date="2016-06-28T19:46:00Z"/>
                  </w:rPr>
                </w:rPrChange>
              </w:rPr>
              <w:pPrChange w:id="5727" w:author="William" w:date="2016-06-28T19:46:00Z">
                <w:pPr>
                  <w:spacing w:line="240" w:lineRule="auto"/>
                  <w:jc w:val="left"/>
                </w:pPr>
              </w:pPrChange>
            </w:pPr>
            <w:ins w:id="5728" w:author="William" w:date="2016-06-28T19:46:00Z">
              <w:r w:rsidRPr="00946032">
                <w:rPr>
                  <w:sz w:val="20"/>
                  <w:rPrChange w:id="5729" w:author="William" w:date="2016-06-28T20:55:00Z">
                    <w:rPr>
                      <w:b/>
                      <w:sz w:val="20"/>
                    </w:rPr>
                  </w:rPrChange>
                </w:rPr>
                <w:t>RF7</w:t>
              </w:r>
            </w:ins>
          </w:p>
        </w:tc>
        <w:tc>
          <w:tcPr>
            <w:tcW w:w="84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325DF982" w14:textId="77777777" w:rsidR="00A06C3F" w:rsidRPr="00946032" w:rsidRDefault="00A06C3F">
            <w:pPr>
              <w:spacing w:line="240" w:lineRule="auto"/>
              <w:jc w:val="left"/>
              <w:rPr>
                <w:ins w:id="5730" w:author="William" w:date="2016-06-28T19:46:00Z"/>
                <w:sz w:val="20"/>
                <w:rPrChange w:id="5731" w:author="William" w:date="2016-06-28T20:55:00Z">
                  <w:rPr>
                    <w:ins w:id="5732" w:author="William" w:date="2016-06-28T19:46:00Z"/>
                  </w:rPr>
                </w:rPrChange>
              </w:rPr>
              <w:pPrChange w:id="5733" w:author="William" w:date="2016-06-28T19:47:00Z">
                <w:pPr>
                  <w:keepNext/>
                  <w:spacing w:line="240" w:lineRule="auto"/>
                </w:pPr>
              </w:pPrChange>
            </w:pPr>
            <w:ins w:id="5734" w:author="William" w:date="2016-06-28T19:46:00Z">
              <w:r w:rsidRPr="00946032">
                <w:rPr>
                  <w:sz w:val="20"/>
                </w:rPr>
                <w:t>Eu como API devo pesquisar e exibir os produtos a partir do nome do atacadista e descrição parcial do produto.</w:t>
              </w:r>
            </w:ins>
          </w:p>
        </w:tc>
      </w:tr>
    </w:tbl>
    <w:p w14:paraId="7271E93B" w14:textId="4E31D210" w:rsidR="00A06C3F" w:rsidRPr="00946032" w:rsidRDefault="00040A07" w:rsidP="00A06C3F">
      <w:pPr>
        <w:pStyle w:val="Legenda"/>
        <w:spacing w:before="120" w:after="0"/>
        <w:jc w:val="left"/>
        <w:rPr>
          <w:ins w:id="5735" w:author="William" w:date="2016-06-28T19:46:00Z"/>
        </w:rPr>
      </w:pPr>
      <w:r>
        <w:t>Fonte: Autoria Própria (2016)</w:t>
      </w:r>
    </w:p>
    <w:p w14:paraId="0D051267" w14:textId="77777777" w:rsidR="00A06C3F" w:rsidRPr="00946032" w:rsidRDefault="00A06C3F">
      <w:pPr>
        <w:pStyle w:val="TextoNormal"/>
        <w:rPr>
          <w:ins w:id="5736" w:author="William" w:date="2016-06-28T19:41:00Z"/>
        </w:rPr>
        <w:pPrChange w:id="5737" w:author="William" w:date="2016-06-28T19:46:00Z">
          <w:pPr>
            <w:pStyle w:val="PargrafodaLista"/>
            <w:numPr>
              <w:ilvl w:val="3"/>
              <w:numId w:val="1"/>
            </w:numPr>
            <w:ind w:left="1728" w:hanging="648"/>
          </w:pPr>
        </w:pPrChange>
      </w:pPr>
    </w:p>
    <w:p w14:paraId="704FA516" w14:textId="4767838C" w:rsidR="00BB1295" w:rsidRPr="009F7751" w:rsidRDefault="00BB1295">
      <w:pPr>
        <w:pStyle w:val="SubtituloCapitulo"/>
        <w:numPr>
          <w:ilvl w:val="2"/>
          <w:numId w:val="1"/>
        </w:numPr>
        <w:rPr>
          <w:ins w:id="5738" w:author="William" w:date="2016-06-28T19:46:00Z"/>
        </w:rPr>
        <w:pPrChange w:id="5739" w:author="William" w:date="2016-06-28T19:41:00Z">
          <w:pPr>
            <w:pStyle w:val="PargrafodaLista"/>
            <w:numPr>
              <w:ilvl w:val="3"/>
              <w:numId w:val="1"/>
            </w:numPr>
            <w:ind w:left="1728" w:hanging="648"/>
          </w:pPr>
        </w:pPrChange>
      </w:pPr>
      <w:bookmarkStart w:id="5740" w:name="_Toc459474877"/>
      <w:ins w:id="5741" w:author="William" w:date="2016-06-28T19:41:00Z">
        <w:r w:rsidRPr="00946032">
          <w:rPr>
            <w:rFonts w:ascii="Arial" w:hAnsi="Arial" w:cs="Arial"/>
          </w:rPr>
          <w:t>Requisitos Não Funcionais</w:t>
        </w:r>
      </w:ins>
      <w:bookmarkEnd w:id="5740"/>
    </w:p>
    <w:p w14:paraId="170514C5" w14:textId="652CA62F" w:rsidR="00040A07" w:rsidRDefault="00040A07" w:rsidP="00040A07">
      <w:pPr>
        <w:pStyle w:val="Legenda"/>
        <w:keepNext/>
      </w:pPr>
      <w:bookmarkStart w:id="5742" w:name="_Toc459570883"/>
      <w:r>
        <w:t xml:space="preserve">Tabela </w:t>
      </w:r>
      <w:fldSimple w:instr=" SEQ Tabela \* ARABIC ">
        <w:r>
          <w:rPr>
            <w:noProof/>
          </w:rPr>
          <w:t>2</w:t>
        </w:r>
      </w:fldSimple>
      <w:r>
        <w:t xml:space="preserve"> - </w:t>
      </w:r>
      <w:r w:rsidRPr="00AE1DDF">
        <w:t>Requisitos Não Funcionais</w:t>
      </w:r>
      <w:bookmarkEnd w:id="5742"/>
    </w:p>
    <w:tbl>
      <w:tblPr>
        <w:tblW w:w="9060" w:type="dxa"/>
        <w:tblInd w:w="-105" w:type="dxa"/>
        <w:tblLayout w:type="fixed"/>
        <w:tblLook w:val="0400" w:firstRow="0" w:lastRow="0" w:firstColumn="0" w:lastColumn="0" w:noHBand="0" w:noVBand="1"/>
      </w:tblPr>
      <w:tblGrid>
        <w:gridCol w:w="780"/>
        <w:gridCol w:w="8280"/>
      </w:tblGrid>
      <w:tr w:rsidR="00C94727" w:rsidRPr="00946032" w14:paraId="0194D56B" w14:textId="77777777" w:rsidTr="00C94727">
        <w:trPr>
          <w:ins w:id="5743" w:author="William" w:date="2016-06-28T19:48:00Z"/>
        </w:trPr>
        <w:tc>
          <w:tcPr>
            <w:tcW w:w="780"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vAlign w:val="center"/>
          </w:tcPr>
          <w:p w14:paraId="4AF06E0B" w14:textId="77777777" w:rsidR="00C94727" w:rsidRPr="00946032" w:rsidRDefault="00C94727" w:rsidP="00C94727">
            <w:pPr>
              <w:spacing w:line="240" w:lineRule="auto"/>
              <w:jc w:val="center"/>
              <w:rPr>
                <w:ins w:id="5744" w:author="William" w:date="2016-06-28T19:48:00Z"/>
              </w:rPr>
            </w:pPr>
            <w:ins w:id="5745" w:author="William" w:date="2016-06-28T19:48:00Z">
              <w:r w:rsidRPr="00946032">
                <w:rPr>
                  <w:b/>
                  <w:sz w:val="20"/>
                </w:rPr>
                <w:t>ID</w:t>
              </w:r>
            </w:ins>
          </w:p>
        </w:tc>
        <w:tc>
          <w:tcPr>
            <w:tcW w:w="8280"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vAlign w:val="center"/>
          </w:tcPr>
          <w:p w14:paraId="04BA7E88" w14:textId="64DAE700" w:rsidR="00C94727" w:rsidRPr="00946032" w:rsidRDefault="00C94727" w:rsidP="00C94727">
            <w:pPr>
              <w:spacing w:line="240" w:lineRule="auto"/>
              <w:jc w:val="center"/>
              <w:rPr>
                <w:ins w:id="5746" w:author="William" w:date="2016-06-28T19:48:00Z"/>
              </w:rPr>
            </w:pPr>
            <w:ins w:id="5747" w:author="William" w:date="2016-06-28T19:48:00Z">
              <w:r w:rsidRPr="00946032">
                <w:rPr>
                  <w:b/>
                  <w:sz w:val="20"/>
                </w:rPr>
                <w:t>Requisito</w:t>
              </w:r>
            </w:ins>
            <w:ins w:id="5748" w:author="William" w:date="2016-06-28T19:49:00Z">
              <w:r w:rsidR="008C3991" w:rsidRPr="00946032">
                <w:rPr>
                  <w:b/>
                  <w:sz w:val="20"/>
                </w:rPr>
                <w:t xml:space="preserve"> Não Funcional</w:t>
              </w:r>
            </w:ins>
          </w:p>
        </w:tc>
      </w:tr>
      <w:tr w:rsidR="00C94727" w:rsidRPr="00946032" w14:paraId="38993EAD" w14:textId="77777777" w:rsidTr="00C94727">
        <w:trPr>
          <w:ins w:id="5749" w:author="William" w:date="2016-06-28T19:48: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45CC0B37" w14:textId="77777777" w:rsidR="00C94727" w:rsidRPr="00946032" w:rsidRDefault="00C94727" w:rsidP="00C94727">
            <w:pPr>
              <w:spacing w:line="240" w:lineRule="auto"/>
              <w:jc w:val="left"/>
              <w:rPr>
                <w:ins w:id="5750" w:author="William" w:date="2016-06-28T19:48:00Z"/>
              </w:rPr>
            </w:pPr>
            <w:ins w:id="5751" w:author="William" w:date="2016-06-28T19:48:00Z">
              <w:r w:rsidRPr="00946032">
                <w:rPr>
                  <w:b/>
                  <w:sz w:val="20"/>
                </w:rPr>
                <w:t>RNF1</w:t>
              </w:r>
            </w:ins>
          </w:p>
        </w:tc>
        <w:tc>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3FD7104D" w14:textId="77777777" w:rsidR="00C94727" w:rsidRPr="00946032" w:rsidRDefault="00C94727" w:rsidP="00C94727">
            <w:pPr>
              <w:spacing w:line="240" w:lineRule="auto"/>
              <w:rPr>
                <w:ins w:id="5752" w:author="William" w:date="2016-06-28T19:48:00Z"/>
              </w:rPr>
            </w:pPr>
            <w:ins w:id="5753" w:author="William" w:date="2016-06-28T19:48:00Z">
              <w:r w:rsidRPr="00946032">
                <w:rPr>
                  <w:sz w:val="20"/>
                </w:rPr>
                <w:t>Eu como API devo permitir acesso por tecnologias WEB.</w:t>
              </w:r>
            </w:ins>
          </w:p>
        </w:tc>
      </w:tr>
      <w:tr w:rsidR="00C94727" w:rsidRPr="00946032" w14:paraId="744F2C10" w14:textId="77777777" w:rsidTr="00C94727">
        <w:trPr>
          <w:ins w:id="5754" w:author="William" w:date="2016-06-28T19:48: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6A06517B" w14:textId="77777777" w:rsidR="00C94727" w:rsidRPr="00946032" w:rsidRDefault="00C94727" w:rsidP="00C94727">
            <w:pPr>
              <w:spacing w:line="240" w:lineRule="auto"/>
              <w:jc w:val="left"/>
              <w:rPr>
                <w:ins w:id="5755" w:author="William" w:date="2016-06-28T19:48:00Z"/>
              </w:rPr>
            </w:pPr>
            <w:ins w:id="5756" w:author="William" w:date="2016-06-28T19:48:00Z">
              <w:r w:rsidRPr="00946032">
                <w:rPr>
                  <w:b/>
                  <w:sz w:val="20"/>
                </w:rPr>
                <w:lastRenderedPageBreak/>
                <w:t>RNF2</w:t>
              </w:r>
            </w:ins>
          </w:p>
        </w:tc>
        <w:tc>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0F70C556" w14:textId="77777777" w:rsidR="00C94727" w:rsidRPr="00946032" w:rsidRDefault="00C94727" w:rsidP="00C94727">
            <w:pPr>
              <w:spacing w:line="240" w:lineRule="auto"/>
              <w:rPr>
                <w:ins w:id="5757" w:author="William" w:date="2016-06-28T19:48:00Z"/>
              </w:rPr>
            </w:pPr>
            <w:ins w:id="5758" w:author="William" w:date="2016-06-28T19:48:00Z">
              <w:r w:rsidRPr="00946032">
                <w:rPr>
                  <w:sz w:val="20"/>
                </w:rPr>
                <w:t>Eu como API devo validar todos os parâmetros enviados na requisição e emitir mensagem síncronas caso os parâmetros sejam inválidos.</w:t>
              </w:r>
            </w:ins>
          </w:p>
        </w:tc>
      </w:tr>
      <w:tr w:rsidR="00C94727" w:rsidRPr="00946032" w14:paraId="0EB2EDF5" w14:textId="77777777" w:rsidTr="00C94727">
        <w:trPr>
          <w:ins w:id="5759" w:author="William" w:date="2016-06-28T19:48: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1C5A4804" w14:textId="77777777" w:rsidR="00C94727" w:rsidRPr="00946032" w:rsidRDefault="00C94727" w:rsidP="00C94727">
            <w:pPr>
              <w:spacing w:line="240" w:lineRule="auto"/>
              <w:jc w:val="left"/>
              <w:rPr>
                <w:ins w:id="5760" w:author="William" w:date="2016-06-28T19:48:00Z"/>
              </w:rPr>
            </w:pPr>
            <w:ins w:id="5761" w:author="William" w:date="2016-06-28T19:48:00Z">
              <w:r w:rsidRPr="00946032">
                <w:rPr>
                  <w:b/>
                  <w:sz w:val="20"/>
                </w:rPr>
                <w:t>RNF3</w:t>
              </w:r>
            </w:ins>
          </w:p>
        </w:tc>
        <w:tc>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4E899200" w14:textId="77777777" w:rsidR="00C94727" w:rsidRPr="00946032" w:rsidRDefault="00C94727" w:rsidP="00C94727">
            <w:pPr>
              <w:spacing w:line="240" w:lineRule="auto"/>
              <w:rPr>
                <w:ins w:id="5762" w:author="William" w:date="2016-06-28T19:48:00Z"/>
              </w:rPr>
            </w:pPr>
            <w:ins w:id="5763" w:author="William" w:date="2016-06-28T19:48:00Z">
              <w:r w:rsidRPr="00946032">
                <w:rPr>
                  <w:sz w:val="20"/>
                </w:rPr>
                <w:t xml:space="preserve">Eu como API devo ser capaz de se comunicar com API do Google Maps para trazer o Atacadista conforme localização enviada pelo cliente. </w:t>
              </w:r>
            </w:ins>
          </w:p>
        </w:tc>
      </w:tr>
      <w:tr w:rsidR="00C94727" w:rsidRPr="00946032" w14:paraId="7D1EF22C" w14:textId="77777777" w:rsidTr="00C94727">
        <w:trPr>
          <w:ins w:id="5764" w:author="William" w:date="2016-06-28T19:48: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015F8F53" w14:textId="77777777" w:rsidR="00C94727" w:rsidRPr="00946032" w:rsidRDefault="00C94727" w:rsidP="00C94727">
            <w:pPr>
              <w:spacing w:line="240" w:lineRule="auto"/>
              <w:jc w:val="left"/>
              <w:rPr>
                <w:ins w:id="5765" w:author="William" w:date="2016-06-28T19:48:00Z"/>
              </w:rPr>
            </w:pPr>
            <w:ins w:id="5766" w:author="William" w:date="2016-06-28T19:48:00Z">
              <w:r w:rsidRPr="00946032">
                <w:rPr>
                  <w:b/>
                  <w:sz w:val="20"/>
                </w:rPr>
                <w:t>RNF4</w:t>
              </w:r>
            </w:ins>
          </w:p>
        </w:tc>
        <w:tc>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4A0A02EC" w14:textId="77777777" w:rsidR="00C94727" w:rsidRPr="00946032" w:rsidRDefault="00C94727" w:rsidP="00C94727">
            <w:pPr>
              <w:spacing w:line="240" w:lineRule="auto"/>
              <w:rPr>
                <w:ins w:id="5767" w:author="William" w:date="2016-06-28T19:48:00Z"/>
              </w:rPr>
            </w:pPr>
            <w:ins w:id="5768" w:author="William" w:date="2016-06-28T19:48:00Z">
              <w:r w:rsidRPr="00946032">
                <w:rPr>
                  <w:sz w:val="20"/>
                </w:rPr>
                <w:t>Eu como API devo retornar mensagens síncronas para todas requisições enviadas, podendo ser de sucesso ou de advertência.</w:t>
              </w:r>
            </w:ins>
          </w:p>
        </w:tc>
      </w:tr>
      <w:tr w:rsidR="00C94727" w:rsidRPr="00946032" w14:paraId="7726763C" w14:textId="77777777" w:rsidTr="00C94727">
        <w:trPr>
          <w:ins w:id="5769" w:author="William" w:date="2016-06-28T19:48: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273D7081" w14:textId="77777777" w:rsidR="00C94727" w:rsidRPr="00946032" w:rsidRDefault="00C94727" w:rsidP="00C94727">
            <w:pPr>
              <w:spacing w:line="240" w:lineRule="auto"/>
              <w:jc w:val="left"/>
              <w:rPr>
                <w:ins w:id="5770" w:author="William" w:date="2016-06-28T19:48:00Z"/>
              </w:rPr>
            </w:pPr>
            <w:ins w:id="5771" w:author="William" w:date="2016-06-28T19:48:00Z">
              <w:r w:rsidRPr="00946032">
                <w:rPr>
                  <w:b/>
                  <w:sz w:val="20"/>
                </w:rPr>
                <w:t>RNF5</w:t>
              </w:r>
            </w:ins>
          </w:p>
        </w:tc>
        <w:tc>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7B11DBB4" w14:textId="77777777" w:rsidR="00C94727" w:rsidRPr="00946032" w:rsidRDefault="00C94727" w:rsidP="00C94727">
            <w:pPr>
              <w:spacing w:line="240" w:lineRule="auto"/>
              <w:rPr>
                <w:ins w:id="5772" w:author="William" w:date="2016-06-28T19:48:00Z"/>
              </w:rPr>
            </w:pPr>
            <w:ins w:id="5773" w:author="William" w:date="2016-06-28T19:48:00Z">
              <w:r w:rsidRPr="00946032">
                <w:rPr>
                  <w:sz w:val="20"/>
                </w:rPr>
                <w:t>Eu como API não posso permitir ultrapassar o limite de consultas diárias disponibilizadas para o cliente.</w:t>
              </w:r>
            </w:ins>
          </w:p>
        </w:tc>
      </w:tr>
      <w:tr w:rsidR="00C94727" w:rsidRPr="00946032" w14:paraId="2E73988B" w14:textId="77777777" w:rsidTr="00C94727">
        <w:trPr>
          <w:ins w:id="5774" w:author="William" w:date="2016-06-28T19:48: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1992C0BA" w14:textId="77777777" w:rsidR="00C94727" w:rsidRPr="00946032" w:rsidRDefault="00C94727" w:rsidP="00C94727">
            <w:pPr>
              <w:spacing w:line="240" w:lineRule="auto"/>
              <w:jc w:val="left"/>
              <w:rPr>
                <w:ins w:id="5775" w:author="William" w:date="2016-06-28T19:48:00Z"/>
              </w:rPr>
            </w:pPr>
            <w:ins w:id="5776" w:author="William" w:date="2016-06-28T19:48:00Z">
              <w:r w:rsidRPr="00946032">
                <w:rPr>
                  <w:b/>
                  <w:sz w:val="20"/>
                </w:rPr>
                <w:t>RNF6</w:t>
              </w:r>
            </w:ins>
          </w:p>
        </w:tc>
        <w:tc>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2DF86CD3" w14:textId="77777777" w:rsidR="00C94727" w:rsidRPr="00946032" w:rsidRDefault="00C94727" w:rsidP="00C94727">
            <w:pPr>
              <w:spacing w:line="240" w:lineRule="auto"/>
              <w:rPr>
                <w:ins w:id="5777" w:author="William" w:date="2016-06-28T19:48:00Z"/>
              </w:rPr>
            </w:pPr>
            <w:ins w:id="5778" w:author="William" w:date="2016-06-28T19:48:00Z">
              <w:r w:rsidRPr="00946032">
                <w:rPr>
                  <w:sz w:val="20"/>
                </w:rPr>
                <w:t>Eu como API devo validar o token para autenticação do cliente que será enviado em todas as requisições.</w:t>
              </w:r>
            </w:ins>
          </w:p>
        </w:tc>
      </w:tr>
      <w:tr w:rsidR="00C94727" w:rsidRPr="00946032" w14:paraId="011B566F" w14:textId="77777777" w:rsidTr="00C94727">
        <w:trPr>
          <w:ins w:id="5779" w:author="William" w:date="2016-06-28T19:48: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23AFE7B0" w14:textId="77777777" w:rsidR="00C94727" w:rsidRPr="00946032" w:rsidRDefault="00C94727" w:rsidP="00C94727">
            <w:pPr>
              <w:spacing w:line="240" w:lineRule="auto"/>
              <w:jc w:val="left"/>
              <w:rPr>
                <w:ins w:id="5780" w:author="William" w:date="2016-06-28T19:48:00Z"/>
              </w:rPr>
            </w:pPr>
            <w:ins w:id="5781" w:author="William" w:date="2016-06-28T19:48:00Z">
              <w:r w:rsidRPr="00946032">
                <w:rPr>
                  <w:b/>
                  <w:sz w:val="20"/>
                </w:rPr>
                <w:t>RNF7</w:t>
              </w:r>
            </w:ins>
          </w:p>
        </w:tc>
        <w:tc>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2E580096" w14:textId="77777777" w:rsidR="00C94727" w:rsidRPr="00946032" w:rsidRDefault="00C94727" w:rsidP="00C94727">
            <w:pPr>
              <w:spacing w:line="240" w:lineRule="auto"/>
              <w:rPr>
                <w:ins w:id="5782" w:author="William" w:date="2016-06-28T19:48:00Z"/>
              </w:rPr>
            </w:pPr>
            <w:ins w:id="5783" w:author="William" w:date="2016-06-28T19:48:00Z">
              <w:r w:rsidRPr="00946032">
                <w:rPr>
                  <w:sz w:val="20"/>
                </w:rPr>
                <w:t>Eu como administrador devo disparar a geração de tokens através do sistema.</w:t>
              </w:r>
            </w:ins>
          </w:p>
        </w:tc>
      </w:tr>
      <w:tr w:rsidR="00C94727" w:rsidRPr="00946032" w14:paraId="10001A71" w14:textId="77777777" w:rsidTr="00C94727">
        <w:trPr>
          <w:ins w:id="5784" w:author="William" w:date="2016-06-28T19:48: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10CF8EEF" w14:textId="77777777" w:rsidR="00C94727" w:rsidRPr="00946032" w:rsidRDefault="00C94727" w:rsidP="00C94727">
            <w:pPr>
              <w:spacing w:line="240" w:lineRule="auto"/>
              <w:jc w:val="left"/>
              <w:rPr>
                <w:ins w:id="5785" w:author="William" w:date="2016-06-28T19:48:00Z"/>
              </w:rPr>
            </w:pPr>
            <w:ins w:id="5786" w:author="William" w:date="2016-06-28T19:48:00Z">
              <w:r w:rsidRPr="00946032">
                <w:rPr>
                  <w:b/>
                  <w:sz w:val="20"/>
                </w:rPr>
                <w:t>RNF8</w:t>
              </w:r>
            </w:ins>
          </w:p>
        </w:tc>
        <w:tc>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05AB198E" w14:textId="77777777" w:rsidR="00C94727" w:rsidRPr="00946032" w:rsidRDefault="00C94727" w:rsidP="00C94727">
            <w:pPr>
              <w:spacing w:line="240" w:lineRule="auto"/>
              <w:rPr>
                <w:ins w:id="5787" w:author="William" w:date="2016-06-28T19:48:00Z"/>
              </w:rPr>
            </w:pPr>
            <w:ins w:id="5788" w:author="William" w:date="2016-06-28T19:48:00Z">
              <w:r w:rsidRPr="00946032">
                <w:rPr>
                  <w:sz w:val="20"/>
                </w:rPr>
                <w:t>Eu como API devo gravar log de todas as pesquisas executas.</w:t>
              </w:r>
            </w:ins>
          </w:p>
        </w:tc>
      </w:tr>
      <w:tr w:rsidR="00C94727" w:rsidRPr="00946032" w14:paraId="38B37009" w14:textId="77777777" w:rsidTr="00C94727">
        <w:trPr>
          <w:ins w:id="5789" w:author="William" w:date="2016-06-28T19:48: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6F032592" w14:textId="77777777" w:rsidR="00C94727" w:rsidRPr="00946032" w:rsidRDefault="00C94727" w:rsidP="00C94727">
            <w:pPr>
              <w:spacing w:line="240" w:lineRule="auto"/>
              <w:jc w:val="left"/>
              <w:rPr>
                <w:ins w:id="5790" w:author="William" w:date="2016-06-28T19:48:00Z"/>
              </w:rPr>
            </w:pPr>
            <w:ins w:id="5791" w:author="William" w:date="2016-06-28T19:48:00Z">
              <w:r w:rsidRPr="00946032">
                <w:rPr>
                  <w:b/>
                  <w:sz w:val="20"/>
                </w:rPr>
                <w:t>RNF9</w:t>
              </w:r>
            </w:ins>
          </w:p>
        </w:tc>
        <w:tc>
          <w:tcPr>
            <w:tcW w:w="82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66C5434B" w14:textId="77777777" w:rsidR="00C94727" w:rsidRPr="00946032" w:rsidRDefault="00C94727" w:rsidP="00C94727">
            <w:pPr>
              <w:keepNext/>
              <w:spacing w:line="240" w:lineRule="auto"/>
              <w:rPr>
                <w:ins w:id="5792" w:author="William" w:date="2016-06-28T19:48:00Z"/>
              </w:rPr>
            </w:pPr>
            <w:ins w:id="5793" w:author="William" w:date="2016-06-28T19:48:00Z">
              <w:r w:rsidRPr="00946032">
                <w:rPr>
                  <w:sz w:val="20"/>
                </w:rPr>
                <w:t>Eu como sistema devo disponibilizar relatórios com métricas dos produtos mais pesquisados por atacadista.</w:t>
              </w:r>
            </w:ins>
          </w:p>
        </w:tc>
      </w:tr>
    </w:tbl>
    <w:p w14:paraId="2FEACA42" w14:textId="02FFA60E" w:rsidR="00040A07" w:rsidRPr="00946032" w:rsidRDefault="00040A07" w:rsidP="00040A07">
      <w:pPr>
        <w:pStyle w:val="Legenda"/>
        <w:spacing w:before="120" w:after="0"/>
        <w:jc w:val="left"/>
        <w:rPr>
          <w:ins w:id="5794" w:author="William" w:date="2016-06-28T19:46:00Z"/>
        </w:rPr>
      </w:pPr>
      <w:r>
        <w:t>Fonte: Autoria Própria (2016)</w:t>
      </w:r>
    </w:p>
    <w:p w14:paraId="01F39463" w14:textId="2C1B5724" w:rsidR="00BB0BCA" w:rsidRPr="00946032" w:rsidRDefault="00BB0BCA">
      <w:pPr>
        <w:spacing w:before="120"/>
        <w:ind w:hanging="284"/>
        <w:rPr>
          <w:ins w:id="5795" w:author="William" w:date="2016-06-28T19:41:00Z"/>
        </w:rPr>
        <w:pPrChange w:id="5796" w:author="William" w:date="2016-06-28T19:49:00Z">
          <w:pPr>
            <w:pStyle w:val="PargrafodaLista"/>
            <w:numPr>
              <w:ilvl w:val="3"/>
              <w:numId w:val="1"/>
            </w:numPr>
            <w:ind w:left="1728" w:hanging="648"/>
          </w:pPr>
        </w:pPrChange>
      </w:pPr>
    </w:p>
    <w:p w14:paraId="6013F08A" w14:textId="08C7BB41" w:rsidR="00BB1295" w:rsidRPr="00946032" w:rsidRDefault="00BB1295">
      <w:pPr>
        <w:pStyle w:val="SubtituloCapitulo"/>
        <w:rPr>
          <w:ins w:id="5797" w:author="William" w:date="2016-06-28T19:49:00Z"/>
          <w:rFonts w:ascii="Arial" w:hAnsi="Arial" w:cs="Arial"/>
        </w:rPr>
      </w:pPr>
      <w:bookmarkStart w:id="5798" w:name="_Toc459474878"/>
      <w:ins w:id="5799" w:author="William" w:date="2016-06-28T19:42:00Z">
        <w:r w:rsidRPr="00946032">
          <w:rPr>
            <w:rFonts w:ascii="Arial" w:hAnsi="Arial" w:cs="Arial"/>
          </w:rPr>
          <w:t>URIs (Recursos) da API</w:t>
        </w:r>
      </w:ins>
      <w:bookmarkEnd w:id="5798"/>
    </w:p>
    <w:p w14:paraId="2FD9D80F" w14:textId="77777777" w:rsidR="007B4412" w:rsidRPr="00946032" w:rsidRDefault="007B4412">
      <w:pPr>
        <w:pStyle w:val="TextoNormal"/>
        <w:rPr>
          <w:ins w:id="5800" w:author="William" w:date="2016-06-28T19:49:00Z"/>
        </w:rPr>
        <w:pPrChange w:id="5801" w:author="William" w:date="2016-06-28T19:50:00Z">
          <w:pPr>
            <w:pStyle w:val="TextoNormal"/>
            <w:numPr>
              <w:numId w:val="1"/>
            </w:numPr>
            <w:ind w:left="360" w:hanging="360"/>
          </w:pPr>
        </w:pPrChange>
      </w:pPr>
      <w:ins w:id="5802" w:author="William" w:date="2016-06-28T19:49:00Z">
        <w:r w:rsidRPr="00946032">
          <w:t>A API de cotação vai disponibilizar 6 recursos para serem consumidos pelas aplicações de terceiros, seguindo o modelo arquitetural REST todos os recursos estarão disponíveis em forma URIs.</w:t>
        </w:r>
      </w:ins>
    </w:p>
    <w:p w14:paraId="53429256" w14:textId="77777777" w:rsidR="007B4412" w:rsidRPr="00946032" w:rsidRDefault="007B4412">
      <w:pPr>
        <w:pStyle w:val="TextoNormal"/>
        <w:rPr>
          <w:ins w:id="5803" w:author="William" w:date="2016-06-28T19:51:00Z"/>
        </w:rPr>
        <w:pPrChange w:id="5804" w:author="William" w:date="2016-06-28T19:50:00Z">
          <w:pPr>
            <w:pStyle w:val="TextoNormal"/>
            <w:numPr>
              <w:numId w:val="1"/>
            </w:numPr>
            <w:ind w:left="360" w:hanging="360"/>
          </w:pPr>
        </w:pPrChange>
      </w:pPr>
      <w:ins w:id="5805" w:author="William" w:date="2016-06-28T19:49:00Z">
        <w:r w:rsidRPr="00946032">
          <w:t>Baseado nos recursos disponíveis na API a aplicação de terceiros vai enviar os parâmetros em determina ordem.</w:t>
        </w:r>
      </w:ins>
    </w:p>
    <w:p w14:paraId="318D866C" w14:textId="77777777" w:rsidR="007637ED" w:rsidRPr="00946032" w:rsidRDefault="007637ED">
      <w:pPr>
        <w:pStyle w:val="TextoNormal"/>
        <w:rPr>
          <w:ins w:id="5806" w:author="William" w:date="2016-06-28T19:50:00Z"/>
        </w:rPr>
        <w:pPrChange w:id="5807" w:author="William" w:date="2016-06-28T19:50:00Z">
          <w:pPr>
            <w:pStyle w:val="TextoNormal"/>
            <w:numPr>
              <w:numId w:val="1"/>
            </w:numPr>
            <w:ind w:left="360" w:hanging="360"/>
          </w:pPr>
        </w:pPrChange>
      </w:pPr>
    </w:p>
    <w:p w14:paraId="77215A29" w14:textId="4D732372" w:rsidR="00040A07" w:rsidRDefault="00040A07" w:rsidP="00040A07">
      <w:pPr>
        <w:pStyle w:val="Legenda"/>
        <w:keepNext/>
      </w:pPr>
      <w:bookmarkStart w:id="5808" w:name="_Toc459570884"/>
      <w:r>
        <w:t xml:space="preserve">Tabela </w:t>
      </w:r>
      <w:fldSimple w:instr=" SEQ Tabela \* ARABIC ">
        <w:r>
          <w:rPr>
            <w:noProof/>
          </w:rPr>
          <w:t>3</w:t>
        </w:r>
      </w:fldSimple>
      <w:r>
        <w:t xml:space="preserve"> - </w:t>
      </w:r>
      <w:r w:rsidRPr="008F40A7">
        <w:t>Recursos disponibilizados pela API</w:t>
      </w:r>
      <w:bookmarkEnd w:id="5808"/>
    </w:p>
    <w:tbl>
      <w:tblPr>
        <w:tblW w:w="9282" w:type="dxa"/>
        <w:tblInd w:w="-105" w:type="dxa"/>
        <w:tblLayout w:type="fixed"/>
        <w:tblLook w:val="0400" w:firstRow="0" w:lastRow="0" w:firstColumn="0" w:lastColumn="0" w:noHBand="0" w:noVBand="1"/>
      </w:tblPr>
      <w:tblGrid>
        <w:gridCol w:w="636"/>
        <w:gridCol w:w="8646"/>
      </w:tblGrid>
      <w:tr w:rsidR="007637ED" w:rsidRPr="00946032" w14:paraId="5EA3DE2E" w14:textId="77777777" w:rsidTr="00335F2F">
        <w:trPr>
          <w:ins w:id="5809" w:author="William" w:date="2016-06-28T19:50:00Z"/>
        </w:trPr>
        <w:tc>
          <w:tcPr>
            <w:tcW w:w="636"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vAlign w:val="center"/>
          </w:tcPr>
          <w:p w14:paraId="7ADE0528" w14:textId="77777777" w:rsidR="007637ED" w:rsidRPr="00946032" w:rsidRDefault="007637ED" w:rsidP="007637ED">
            <w:pPr>
              <w:spacing w:line="240" w:lineRule="auto"/>
              <w:jc w:val="center"/>
              <w:rPr>
                <w:ins w:id="5810" w:author="William" w:date="2016-06-28T19:50:00Z"/>
                <w:sz w:val="20"/>
              </w:rPr>
            </w:pPr>
            <w:ins w:id="5811" w:author="William" w:date="2016-06-28T19:50:00Z">
              <w:r w:rsidRPr="00946032">
                <w:rPr>
                  <w:b/>
                  <w:sz w:val="20"/>
                </w:rPr>
                <w:t>ID</w:t>
              </w:r>
            </w:ins>
          </w:p>
        </w:tc>
        <w:tc>
          <w:tcPr>
            <w:tcW w:w="8646"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vAlign w:val="center"/>
          </w:tcPr>
          <w:p w14:paraId="3278C82B" w14:textId="77777777" w:rsidR="007637ED" w:rsidRPr="00946032" w:rsidRDefault="007637ED" w:rsidP="007637ED">
            <w:pPr>
              <w:spacing w:line="240" w:lineRule="auto"/>
              <w:jc w:val="center"/>
              <w:rPr>
                <w:ins w:id="5812" w:author="William" w:date="2016-06-28T19:50:00Z"/>
                <w:sz w:val="20"/>
              </w:rPr>
            </w:pPr>
            <w:ins w:id="5813" w:author="William" w:date="2016-06-28T19:50:00Z">
              <w:r w:rsidRPr="00946032">
                <w:rPr>
                  <w:b/>
                  <w:sz w:val="20"/>
                </w:rPr>
                <w:t>URI</w:t>
              </w:r>
            </w:ins>
          </w:p>
        </w:tc>
      </w:tr>
      <w:tr w:rsidR="007637ED" w:rsidRPr="00946032" w14:paraId="4F2E3352" w14:textId="77777777" w:rsidTr="00335F2F">
        <w:trPr>
          <w:ins w:id="5814" w:author="William" w:date="2016-06-28T19:50:00Z"/>
        </w:trPr>
        <w:tc>
          <w:tcPr>
            <w:tcW w:w="6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4F8F6C44" w14:textId="77777777" w:rsidR="007637ED" w:rsidRPr="00946032" w:rsidRDefault="007637ED" w:rsidP="007637ED">
            <w:pPr>
              <w:spacing w:line="240" w:lineRule="auto"/>
              <w:jc w:val="center"/>
              <w:rPr>
                <w:ins w:id="5815" w:author="William" w:date="2016-06-28T19:50:00Z"/>
                <w:sz w:val="20"/>
              </w:rPr>
            </w:pPr>
            <w:ins w:id="5816" w:author="William" w:date="2016-06-28T19:50:00Z">
              <w:r w:rsidRPr="00946032">
                <w:rPr>
                  <w:b/>
                  <w:sz w:val="20"/>
                </w:rPr>
                <w:t>R1</w:t>
              </w:r>
            </w:ins>
          </w:p>
        </w:tc>
        <w:tc>
          <w:tcPr>
            <w:tcW w:w="86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4C395993" w14:textId="77777777" w:rsidR="007637ED" w:rsidRPr="00946032" w:rsidRDefault="007637ED" w:rsidP="007637ED">
            <w:pPr>
              <w:spacing w:before="100" w:beforeAutospacing="1" w:after="100" w:afterAutospacing="1" w:line="240" w:lineRule="auto"/>
              <w:jc w:val="left"/>
              <w:rPr>
                <w:ins w:id="5817" w:author="William" w:date="2016-06-28T19:50:00Z"/>
                <w:rFonts w:eastAsia="Times New Roman"/>
                <w:color w:val="auto"/>
                <w:sz w:val="20"/>
              </w:rPr>
            </w:pPr>
            <w:ins w:id="5818" w:author="William" w:date="2016-06-28T19:50:00Z">
              <w:r w:rsidRPr="00946032">
                <w:rPr>
                  <w:rFonts w:eastAsia="Times New Roman"/>
                  <w:color w:val="auto"/>
                  <w:sz w:val="20"/>
                </w:rPr>
                <w:t>http://api.cotacao.com.br/atacadistas/</w:t>
              </w:r>
            </w:ins>
          </w:p>
        </w:tc>
      </w:tr>
      <w:tr w:rsidR="007637ED" w:rsidRPr="00946032" w14:paraId="18EE82E8" w14:textId="77777777" w:rsidTr="00335F2F">
        <w:trPr>
          <w:ins w:id="5819" w:author="William" w:date="2016-06-28T19:50:00Z"/>
        </w:trPr>
        <w:tc>
          <w:tcPr>
            <w:tcW w:w="6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3A739F3D" w14:textId="77777777" w:rsidR="007637ED" w:rsidRPr="00946032" w:rsidRDefault="007637ED" w:rsidP="007637ED">
            <w:pPr>
              <w:spacing w:line="240" w:lineRule="auto"/>
              <w:jc w:val="center"/>
              <w:rPr>
                <w:ins w:id="5820" w:author="William" w:date="2016-06-28T19:50:00Z"/>
                <w:sz w:val="20"/>
              </w:rPr>
            </w:pPr>
            <w:ins w:id="5821" w:author="William" w:date="2016-06-28T19:50:00Z">
              <w:r w:rsidRPr="00946032">
                <w:rPr>
                  <w:b/>
                  <w:sz w:val="20"/>
                </w:rPr>
                <w:t>R2</w:t>
              </w:r>
            </w:ins>
          </w:p>
        </w:tc>
        <w:tc>
          <w:tcPr>
            <w:tcW w:w="86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00B0C7D2" w14:textId="77777777" w:rsidR="007637ED" w:rsidRPr="00946032" w:rsidRDefault="007637ED" w:rsidP="007637ED">
            <w:pPr>
              <w:spacing w:before="100" w:beforeAutospacing="1" w:after="100" w:afterAutospacing="1" w:line="240" w:lineRule="auto"/>
              <w:jc w:val="left"/>
              <w:rPr>
                <w:ins w:id="5822" w:author="William" w:date="2016-06-28T19:50:00Z"/>
                <w:rFonts w:eastAsia="Times New Roman"/>
                <w:color w:val="auto"/>
                <w:sz w:val="20"/>
              </w:rPr>
            </w:pPr>
            <w:ins w:id="5823" w:author="William" w:date="2016-06-28T19:50:00Z">
              <w:r w:rsidRPr="00946032">
                <w:rPr>
                  <w:rFonts w:eastAsia="Times New Roman"/>
                  <w:color w:val="auto"/>
                  <w:sz w:val="20"/>
                </w:rPr>
                <w:t>http://api.cotacao.com.br/atacadistas/</w:t>
              </w:r>
              <w:r w:rsidRPr="00946032">
                <w:rPr>
                  <w:rFonts w:eastAsia="Times New Roman"/>
                  <w:color w:val="FF0000"/>
                  <w:sz w:val="20"/>
                </w:rPr>
                <w:t>{raio}/{latitude}/{longitude}</w:t>
              </w:r>
            </w:ins>
          </w:p>
        </w:tc>
      </w:tr>
      <w:tr w:rsidR="007637ED" w:rsidRPr="00946032" w14:paraId="4B2EAA6D" w14:textId="77777777" w:rsidTr="00335F2F">
        <w:trPr>
          <w:ins w:id="5824" w:author="William" w:date="2016-06-28T19:50:00Z"/>
        </w:trPr>
        <w:tc>
          <w:tcPr>
            <w:tcW w:w="6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1120B9EE" w14:textId="77777777" w:rsidR="007637ED" w:rsidRPr="00946032" w:rsidRDefault="007637ED" w:rsidP="007637ED">
            <w:pPr>
              <w:spacing w:line="240" w:lineRule="auto"/>
              <w:jc w:val="center"/>
              <w:rPr>
                <w:ins w:id="5825" w:author="William" w:date="2016-06-28T19:50:00Z"/>
                <w:sz w:val="20"/>
              </w:rPr>
            </w:pPr>
            <w:ins w:id="5826" w:author="William" w:date="2016-06-28T19:50:00Z">
              <w:r w:rsidRPr="00946032">
                <w:rPr>
                  <w:b/>
                  <w:sz w:val="20"/>
                </w:rPr>
                <w:t>R3</w:t>
              </w:r>
            </w:ins>
          </w:p>
        </w:tc>
        <w:tc>
          <w:tcPr>
            <w:tcW w:w="86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2F898E8E" w14:textId="77777777" w:rsidR="007637ED" w:rsidRPr="00946032" w:rsidRDefault="007637ED" w:rsidP="007637ED">
            <w:pPr>
              <w:spacing w:before="100" w:beforeAutospacing="1" w:after="100" w:afterAutospacing="1" w:line="240" w:lineRule="auto"/>
              <w:jc w:val="left"/>
              <w:rPr>
                <w:ins w:id="5827" w:author="William" w:date="2016-06-28T19:50:00Z"/>
                <w:rFonts w:eastAsia="Times New Roman"/>
                <w:color w:val="auto"/>
                <w:sz w:val="20"/>
              </w:rPr>
            </w:pPr>
            <w:ins w:id="5828" w:author="William" w:date="2016-06-28T19:50:00Z">
              <w:r w:rsidRPr="00946032">
                <w:rPr>
                  <w:rFonts w:eastAsia="Times New Roman"/>
                  <w:color w:val="000000" w:themeColor="text1"/>
                  <w:sz w:val="20"/>
                </w:rPr>
                <w:t>http://api.cotacao.com.br/</w:t>
              </w:r>
              <w:r w:rsidRPr="00946032">
                <w:rPr>
                  <w:rFonts w:eastAsia="Times New Roman"/>
                  <w:color w:val="000000" w:themeColor="text1"/>
                  <w:sz w:val="20"/>
                  <w:u w:val="single"/>
                </w:rPr>
                <w:t>atacadista/promocao/</w:t>
              </w:r>
              <w:r w:rsidRPr="00946032">
                <w:rPr>
                  <w:rFonts w:eastAsia="Times New Roman"/>
                  <w:color w:val="FF0000"/>
                  <w:sz w:val="20"/>
                </w:rPr>
                <w:t>{atacadista}</w:t>
              </w:r>
            </w:ins>
          </w:p>
        </w:tc>
      </w:tr>
      <w:tr w:rsidR="007637ED" w:rsidRPr="00946032" w14:paraId="1C040D7D" w14:textId="77777777" w:rsidTr="00335F2F">
        <w:trPr>
          <w:ins w:id="5829" w:author="William" w:date="2016-06-28T19:50:00Z"/>
        </w:trPr>
        <w:tc>
          <w:tcPr>
            <w:tcW w:w="6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584CE8B5" w14:textId="77777777" w:rsidR="007637ED" w:rsidRPr="00946032" w:rsidRDefault="007637ED" w:rsidP="007637ED">
            <w:pPr>
              <w:spacing w:line="240" w:lineRule="auto"/>
              <w:jc w:val="center"/>
              <w:rPr>
                <w:ins w:id="5830" w:author="William" w:date="2016-06-28T19:50:00Z"/>
                <w:sz w:val="20"/>
              </w:rPr>
            </w:pPr>
            <w:ins w:id="5831" w:author="William" w:date="2016-06-28T19:50:00Z">
              <w:r w:rsidRPr="00946032">
                <w:rPr>
                  <w:b/>
                  <w:sz w:val="20"/>
                </w:rPr>
                <w:t>R4</w:t>
              </w:r>
            </w:ins>
          </w:p>
        </w:tc>
        <w:tc>
          <w:tcPr>
            <w:tcW w:w="86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19884677" w14:textId="55ACF749" w:rsidR="007637ED" w:rsidRPr="00946032" w:rsidRDefault="007637ED" w:rsidP="007637ED">
            <w:pPr>
              <w:spacing w:line="240" w:lineRule="auto"/>
              <w:rPr>
                <w:ins w:id="5832" w:author="William" w:date="2016-06-28T19:50:00Z"/>
                <w:sz w:val="20"/>
              </w:rPr>
            </w:pPr>
            <w:ins w:id="5833" w:author="William" w:date="2016-06-28T19:50:00Z">
              <w:r w:rsidRPr="00946032">
                <w:rPr>
                  <w:sz w:val="20"/>
                </w:rPr>
                <w:t>http://api.cotacao.com.br/atacadista/produto</w:t>
              </w:r>
            </w:ins>
            <w:ins w:id="5834" w:author="William" w:date="2016-06-28T19:52:00Z">
              <w:r w:rsidR="00852D9A" w:rsidRPr="00946032">
                <w:rPr>
                  <w:color w:val="0000FF"/>
                  <w:sz w:val="20"/>
                  <w:u w:val="single"/>
                </w:rPr>
                <w:t>/</w:t>
              </w:r>
            </w:ins>
            <w:ins w:id="5835" w:author="William" w:date="2016-06-28T19:50:00Z">
              <w:r w:rsidRPr="00946032">
                <w:rPr>
                  <w:color w:val="FF0000"/>
                  <w:sz w:val="20"/>
                </w:rPr>
                <w:t>{atacadista}/{produto}</w:t>
              </w:r>
            </w:ins>
          </w:p>
        </w:tc>
      </w:tr>
      <w:tr w:rsidR="007637ED" w:rsidRPr="00946032" w14:paraId="38CCB2C7" w14:textId="77777777" w:rsidTr="00335F2F">
        <w:trPr>
          <w:ins w:id="5836" w:author="William" w:date="2016-06-28T19:50:00Z"/>
        </w:trPr>
        <w:tc>
          <w:tcPr>
            <w:tcW w:w="6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6286281C" w14:textId="77777777" w:rsidR="007637ED" w:rsidRPr="00946032" w:rsidRDefault="007637ED" w:rsidP="007637ED">
            <w:pPr>
              <w:spacing w:line="240" w:lineRule="auto"/>
              <w:jc w:val="center"/>
              <w:rPr>
                <w:ins w:id="5837" w:author="William" w:date="2016-06-28T19:50:00Z"/>
                <w:sz w:val="20"/>
              </w:rPr>
            </w:pPr>
            <w:ins w:id="5838" w:author="William" w:date="2016-06-28T19:50:00Z">
              <w:r w:rsidRPr="00946032">
                <w:rPr>
                  <w:b/>
                  <w:sz w:val="20"/>
                </w:rPr>
                <w:t>R5</w:t>
              </w:r>
            </w:ins>
          </w:p>
        </w:tc>
        <w:tc>
          <w:tcPr>
            <w:tcW w:w="86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4FBDA0C0" w14:textId="77777777" w:rsidR="007637ED" w:rsidRPr="00946032" w:rsidRDefault="007637ED" w:rsidP="007637ED">
            <w:pPr>
              <w:spacing w:line="240" w:lineRule="auto"/>
              <w:rPr>
                <w:ins w:id="5839" w:author="William" w:date="2016-06-28T19:50:00Z"/>
                <w:sz w:val="20"/>
              </w:rPr>
            </w:pPr>
            <w:ins w:id="5840" w:author="William" w:date="2016-06-28T19:50:00Z">
              <w:r w:rsidRPr="00946032">
                <w:rPr>
                  <w:sz w:val="20"/>
                </w:rPr>
                <w:t>http://api.cotacao.com.br/atacadista/cotacao/</w:t>
              </w:r>
              <w:r w:rsidRPr="00946032">
                <w:rPr>
                  <w:color w:val="FF0000"/>
                  <w:sz w:val="20"/>
                </w:rPr>
                <w:t>{produto}</w:t>
              </w:r>
            </w:ins>
          </w:p>
        </w:tc>
      </w:tr>
      <w:tr w:rsidR="007637ED" w:rsidRPr="00946032" w14:paraId="31565EE1" w14:textId="77777777" w:rsidTr="00335F2F">
        <w:trPr>
          <w:ins w:id="5841" w:author="William" w:date="2016-06-28T19:50:00Z"/>
        </w:trPr>
        <w:tc>
          <w:tcPr>
            <w:tcW w:w="6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1FF34BA5" w14:textId="77777777" w:rsidR="007637ED" w:rsidRPr="00946032" w:rsidRDefault="007637ED" w:rsidP="007637ED">
            <w:pPr>
              <w:spacing w:line="240" w:lineRule="auto"/>
              <w:jc w:val="center"/>
              <w:rPr>
                <w:ins w:id="5842" w:author="William" w:date="2016-06-28T19:50:00Z"/>
                <w:sz w:val="20"/>
              </w:rPr>
            </w:pPr>
            <w:ins w:id="5843" w:author="William" w:date="2016-06-28T19:50:00Z">
              <w:r w:rsidRPr="00946032">
                <w:rPr>
                  <w:b/>
                  <w:sz w:val="20"/>
                </w:rPr>
                <w:t>R6</w:t>
              </w:r>
            </w:ins>
          </w:p>
        </w:tc>
        <w:tc>
          <w:tcPr>
            <w:tcW w:w="86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53A9BA21" w14:textId="77777777" w:rsidR="007637ED" w:rsidRPr="00946032" w:rsidRDefault="007637ED" w:rsidP="007637ED">
            <w:pPr>
              <w:spacing w:line="240" w:lineRule="auto"/>
              <w:rPr>
                <w:ins w:id="5844" w:author="William" w:date="2016-06-28T19:50:00Z"/>
                <w:sz w:val="20"/>
              </w:rPr>
            </w:pPr>
            <w:ins w:id="5845" w:author="William" w:date="2016-06-28T19:50:00Z">
              <w:r w:rsidRPr="00946032">
                <w:rPr>
                  <w:sz w:val="20"/>
                </w:rPr>
                <w:t>http://api.cotacao.com.br/atacadista/produto/localizacao/</w:t>
              </w:r>
              <w:r w:rsidRPr="00946032">
                <w:rPr>
                  <w:color w:val="FF0000"/>
                  <w:sz w:val="20"/>
                </w:rPr>
                <w:t>{atacadista}/{corredor}</w:t>
              </w:r>
            </w:ins>
          </w:p>
        </w:tc>
      </w:tr>
    </w:tbl>
    <w:p w14:paraId="147ECA11" w14:textId="4FCDA697" w:rsidR="00040A07" w:rsidRPr="00946032" w:rsidRDefault="00040A07" w:rsidP="00040A07">
      <w:pPr>
        <w:pStyle w:val="Legenda"/>
        <w:spacing w:before="120" w:after="0"/>
        <w:jc w:val="left"/>
        <w:rPr>
          <w:ins w:id="5846" w:author="William" w:date="2016-06-28T19:46:00Z"/>
        </w:rPr>
      </w:pPr>
      <w:r>
        <w:t>Fonte: Autoria Própria (2016)</w:t>
      </w:r>
    </w:p>
    <w:p w14:paraId="59829DE0" w14:textId="37676447" w:rsidR="007637ED" w:rsidRPr="00946032" w:rsidRDefault="007637ED" w:rsidP="007637ED">
      <w:pPr>
        <w:spacing w:before="120"/>
        <w:ind w:hanging="284"/>
        <w:rPr>
          <w:ins w:id="5847" w:author="William" w:date="2016-06-28T19:50:00Z"/>
          <w:iCs/>
          <w:color w:val="auto"/>
          <w:sz w:val="18"/>
          <w:szCs w:val="18"/>
        </w:rPr>
      </w:pPr>
    </w:p>
    <w:p w14:paraId="709AA333" w14:textId="77777777" w:rsidR="007B4412" w:rsidRPr="009F7751" w:rsidRDefault="007B4412">
      <w:pPr>
        <w:pStyle w:val="TextoNormal"/>
        <w:ind w:firstLine="0"/>
        <w:rPr>
          <w:ins w:id="5848" w:author="William" w:date="2016-06-28T19:43:00Z"/>
        </w:rPr>
        <w:pPrChange w:id="5849" w:author="William" w:date="2016-06-28T19:50:00Z">
          <w:pPr>
            <w:pStyle w:val="SubtituloCapitulo"/>
          </w:pPr>
        </w:pPrChange>
      </w:pPr>
    </w:p>
    <w:p w14:paraId="4DB301E6" w14:textId="41D5E2F6" w:rsidR="00BB1295" w:rsidRPr="00946032" w:rsidRDefault="00BB1295">
      <w:pPr>
        <w:pStyle w:val="SubtituloCapitulo"/>
        <w:numPr>
          <w:ilvl w:val="2"/>
          <w:numId w:val="1"/>
        </w:numPr>
        <w:rPr>
          <w:ins w:id="5850" w:author="William" w:date="2016-06-28T19:49:00Z"/>
          <w:rFonts w:ascii="Arial" w:hAnsi="Arial" w:cs="Arial"/>
        </w:rPr>
        <w:pPrChange w:id="5851" w:author="William" w:date="2016-06-28T19:43:00Z">
          <w:pPr>
            <w:pStyle w:val="SubtituloCapitulo"/>
          </w:pPr>
        </w:pPrChange>
      </w:pPr>
      <w:bookmarkStart w:id="5852" w:name="_Toc459474879"/>
      <w:ins w:id="5853" w:author="William" w:date="2016-06-28T19:44:00Z">
        <w:r w:rsidRPr="00946032">
          <w:rPr>
            <w:rFonts w:ascii="Arial" w:hAnsi="Arial" w:cs="Arial"/>
          </w:rPr>
          <w:lastRenderedPageBreak/>
          <w:t>Descrição dos Parâmetros</w:t>
        </w:r>
      </w:ins>
      <w:bookmarkEnd w:id="5852"/>
    </w:p>
    <w:p w14:paraId="1B3C4795" w14:textId="2E22194E" w:rsidR="00040A07" w:rsidRDefault="00040A07" w:rsidP="00040A07">
      <w:pPr>
        <w:pStyle w:val="Legenda"/>
        <w:keepNext/>
      </w:pPr>
      <w:bookmarkStart w:id="5854" w:name="_Toc459570885"/>
      <w:r>
        <w:t xml:space="preserve">Tabela </w:t>
      </w:r>
      <w:fldSimple w:instr=" SEQ Tabela \* ARABIC ">
        <w:r>
          <w:rPr>
            <w:noProof/>
          </w:rPr>
          <w:t>4</w:t>
        </w:r>
      </w:fldSimple>
      <w:r>
        <w:t xml:space="preserve"> - </w:t>
      </w:r>
      <w:r w:rsidRPr="00F93EF6">
        <w:t>Descrição dos parâmetros das URIs</w:t>
      </w:r>
      <w:bookmarkEnd w:id="5854"/>
    </w:p>
    <w:tbl>
      <w:tblPr>
        <w:tblW w:w="9282" w:type="dxa"/>
        <w:tblInd w:w="-105" w:type="dxa"/>
        <w:tblLayout w:type="fixed"/>
        <w:tblLook w:val="0400" w:firstRow="0" w:lastRow="0" w:firstColumn="0" w:lastColumn="0" w:noHBand="0" w:noVBand="1"/>
      </w:tblPr>
      <w:tblGrid>
        <w:gridCol w:w="780"/>
        <w:gridCol w:w="8502"/>
      </w:tblGrid>
      <w:tr w:rsidR="007637ED" w:rsidRPr="00946032" w14:paraId="44F4580A" w14:textId="77777777" w:rsidTr="00335F2F">
        <w:trPr>
          <w:ins w:id="5855" w:author="William" w:date="2016-06-28T19:51:00Z"/>
        </w:trPr>
        <w:tc>
          <w:tcPr>
            <w:tcW w:w="780"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vAlign w:val="center"/>
          </w:tcPr>
          <w:p w14:paraId="707A6FF0" w14:textId="77777777" w:rsidR="007637ED" w:rsidRPr="00946032" w:rsidRDefault="007637ED" w:rsidP="00335F2F">
            <w:pPr>
              <w:spacing w:line="240" w:lineRule="auto"/>
              <w:jc w:val="center"/>
              <w:rPr>
                <w:ins w:id="5856" w:author="William" w:date="2016-06-28T19:51:00Z"/>
                <w:sz w:val="20"/>
              </w:rPr>
            </w:pPr>
            <w:ins w:id="5857" w:author="William" w:date="2016-06-28T19:51:00Z">
              <w:r w:rsidRPr="00946032">
                <w:rPr>
                  <w:b/>
                  <w:sz w:val="20"/>
                </w:rPr>
                <w:t>ID</w:t>
              </w:r>
            </w:ins>
          </w:p>
        </w:tc>
        <w:tc>
          <w:tcPr>
            <w:tcW w:w="8502"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vAlign w:val="center"/>
          </w:tcPr>
          <w:p w14:paraId="242545D2" w14:textId="77777777" w:rsidR="007637ED" w:rsidRPr="00946032" w:rsidRDefault="007637ED" w:rsidP="00335F2F">
            <w:pPr>
              <w:spacing w:line="240" w:lineRule="auto"/>
              <w:jc w:val="center"/>
              <w:rPr>
                <w:ins w:id="5858" w:author="William" w:date="2016-06-28T19:51:00Z"/>
                <w:sz w:val="20"/>
              </w:rPr>
            </w:pPr>
            <w:ins w:id="5859" w:author="William" w:date="2016-06-28T19:51:00Z">
              <w:r w:rsidRPr="00946032">
                <w:rPr>
                  <w:b/>
                  <w:sz w:val="20"/>
                </w:rPr>
                <w:t>Descrição dos Parâmetros</w:t>
              </w:r>
            </w:ins>
          </w:p>
        </w:tc>
      </w:tr>
      <w:tr w:rsidR="007637ED" w:rsidRPr="00946032" w14:paraId="7479954F" w14:textId="77777777" w:rsidTr="00335F2F">
        <w:trPr>
          <w:ins w:id="5860" w:author="William" w:date="2016-06-28T19:51: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6CE24DCC" w14:textId="77777777" w:rsidR="007637ED" w:rsidRPr="00946032" w:rsidRDefault="007637ED" w:rsidP="00335F2F">
            <w:pPr>
              <w:spacing w:line="240" w:lineRule="auto"/>
              <w:jc w:val="center"/>
              <w:rPr>
                <w:ins w:id="5861" w:author="William" w:date="2016-06-28T19:51:00Z"/>
                <w:sz w:val="20"/>
              </w:rPr>
            </w:pPr>
            <w:ins w:id="5862" w:author="William" w:date="2016-06-28T19:51:00Z">
              <w:r w:rsidRPr="00946032">
                <w:rPr>
                  <w:b/>
                  <w:sz w:val="20"/>
                </w:rPr>
                <w:t>R1</w:t>
              </w:r>
            </w:ins>
          </w:p>
        </w:tc>
        <w:tc>
          <w:tcPr>
            <w:tcW w:w="85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40CF86F7" w14:textId="77777777" w:rsidR="007637ED" w:rsidRPr="00946032" w:rsidRDefault="007637ED" w:rsidP="00335F2F">
            <w:pPr>
              <w:pStyle w:val="NormalWeb"/>
              <w:spacing w:before="0" w:beforeAutospacing="0" w:after="0" w:afterAutospacing="0"/>
              <w:rPr>
                <w:ins w:id="5863" w:author="William" w:date="2016-06-28T19:51:00Z"/>
                <w:rFonts w:ascii="Arial" w:hAnsi="Arial" w:cs="Arial"/>
                <w:sz w:val="20"/>
                <w:szCs w:val="20"/>
              </w:rPr>
            </w:pPr>
            <w:ins w:id="5864" w:author="William" w:date="2016-06-28T19:51:00Z">
              <w:r w:rsidRPr="00946032">
                <w:rPr>
                  <w:rFonts w:ascii="Arial" w:hAnsi="Arial" w:cs="Arial"/>
                  <w:sz w:val="20"/>
                  <w:szCs w:val="20"/>
                </w:rPr>
                <w:t>Não é necessário informar parâmetros</w:t>
              </w:r>
            </w:ins>
          </w:p>
        </w:tc>
      </w:tr>
      <w:tr w:rsidR="007637ED" w:rsidRPr="00946032" w14:paraId="15D1D267" w14:textId="77777777" w:rsidTr="00335F2F">
        <w:trPr>
          <w:ins w:id="5865" w:author="William" w:date="2016-06-28T19:51: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7761E0E5" w14:textId="77777777" w:rsidR="007637ED" w:rsidRPr="00946032" w:rsidRDefault="007637ED" w:rsidP="00335F2F">
            <w:pPr>
              <w:spacing w:line="240" w:lineRule="auto"/>
              <w:jc w:val="center"/>
              <w:rPr>
                <w:ins w:id="5866" w:author="William" w:date="2016-06-28T19:51:00Z"/>
                <w:sz w:val="20"/>
              </w:rPr>
            </w:pPr>
            <w:ins w:id="5867" w:author="William" w:date="2016-06-28T19:51:00Z">
              <w:r w:rsidRPr="00946032">
                <w:rPr>
                  <w:b/>
                  <w:sz w:val="20"/>
                </w:rPr>
                <w:t>R2</w:t>
              </w:r>
            </w:ins>
          </w:p>
        </w:tc>
        <w:tc>
          <w:tcPr>
            <w:tcW w:w="85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00FDB24C" w14:textId="77777777" w:rsidR="007637ED" w:rsidRPr="00946032" w:rsidRDefault="007637ED" w:rsidP="00335F2F">
            <w:pPr>
              <w:pStyle w:val="NormalWeb"/>
              <w:spacing w:before="0" w:beforeAutospacing="0" w:after="0" w:afterAutospacing="0"/>
              <w:rPr>
                <w:ins w:id="5868" w:author="William" w:date="2016-06-28T19:51:00Z"/>
                <w:rFonts w:ascii="Arial" w:hAnsi="Arial" w:cs="Arial"/>
                <w:sz w:val="20"/>
                <w:szCs w:val="20"/>
              </w:rPr>
            </w:pPr>
            <w:ins w:id="5869" w:author="William" w:date="2016-06-28T19:51:00Z">
              <w:r w:rsidRPr="00946032">
                <w:rPr>
                  <w:rFonts w:ascii="Arial" w:hAnsi="Arial" w:cs="Arial"/>
                  <w:sz w:val="20"/>
                  <w:szCs w:val="20"/>
                  <w:u w:val="single"/>
                </w:rPr>
                <w:t>Raio</w:t>
              </w:r>
              <w:r w:rsidRPr="00946032">
                <w:rPr>
                  <w:rFonts w:ascii="Arial" w:hAnsi="Arial" w:cs="Arial"/>
                  <w:sz w:val="20"/>
                  <w:szCs w:val="20"/>
                </w:rPr>
                <w:t>: Valor numérico, informa distância de um ponto central até extremidade de uma circunferência.</w:t>
              </w:r>
            </w:ins>
          </w:p>
          <w:p w14:paraId="1FADBFE3" w14:textId="77777777" w:rsidR="007637ED" w:rsidRPr="00946032" w:rsidRDefault="007637ED" w:rsidP="00335F2F">
            <w:pPr>
              <w:pStyle w:val="NormalWeb"/>
              <w:spacing w:before="0" w:beforeAutospacing="0" w:after="0" w:afterAutospacing="0"/>
              <w:rPr>
                <w:ins w:id="5870" w:author="William" w:date="2016-06-28T19:51:00Z"/>
                <w:rFonts w:ascii="Arial" w:hAnsi="Arial" w:cs="Arial"/>
                <w:sz w:val="20"/>
                <w:szCs w:val="20"/>
              </w:rPr>
            </w:pPr>
            <w:ins w:id="5871" w:author="William" w:date="2016-06-28T19:51:00Z">
              <w:r w:rsidRPr="00946032">
                <w:rPr>
                  <w:rFonts w:ascii="Arial" w:hAnsi="Arial" w:cs="Arial"/>
                  <w:sz w:val="20"/>
                  <w:szCs w:val="20"/>
                  <w:u w:val="single"/>
                </w:rPr>
                <w:t>Latitude</w:t>
              </w:r>
              <w:r w:rsidRPr="00946032">
                <w:rPr>
                  <w:rFonts w:ascii="Arial" w:hAnsi="Arial" w:cs="Arial"/>
                  <w:sz w:val="20"/>
                  <w:szCs w:val="20"/>
                </w:rPr>
                <w:t>: Valor numérico, coordenada geográfica.</w:t>
              </w:r>
            </w:ins>
          </w:p>
          <w:p w14:paraId="67A73CBB" w14:textId="77777777" w:rsidR="007637ED" w:rsidRPr="00946032" w:rsidRDefault="007637ED" w:rsidP="00335F2F">
            <w:pPr>
              <w:pStyle w:val="NormalWeb"/>
              <w:spacing w:before="0" w:beforeAutospacing="0" w:after="0" w:afterAutospacing="0"/>
              <w:rPr>
                <w:ins w:id="5872" w:author="William" w:date="2016-06-28T19:51:00Z"/>
                <w:rFonts w:ascii="Arial" w:hAnsi="Arial" w:cs="Arial"/>
                <w:sz w:val="20"/>
                <w:szCs w:val="20"/>
              </w:rPr>
            </w:pPr>
            <w:ins w:id="5873" w:author="William" w:date="2016-06-28T19:51:00Z">
              <w:r w:rsidRPr="00946032">
                <w:rPr>
                  <w:rFonts w:ascii="Arial" w:hAnsi="Arial" w:cs="Arial"/>
                  <w:sz w:val="20"/>
                  <w:szCs w:val="20"/>
                  <w:u w:val="single"/>
                </w:rPr>
                <w:t>Longitude</w:t>
              </w:r>
              <w:r w:rsidRPr="00946032">
                <w:rPr>
                  <w:rFonts w:ascii="Arial" w:hAnsi="Arial" w:cs="Arial"/>
                  <w:sz w:val="20"/>
                  <w:szCs w:val="20"/>
                </w:rPr>
                <w:t>: Valor numérico, coordenada geográfica.</w:t>
              </w:r>
            </w:ins>
          </w:p>
        </w:tc>
      </w:tr>
      <w:tr w:rsidR="007637ED" w:rsidRPr="00946032" w14:paraId="08F8FBF1" w14:textId="77777777" w:rsidTr="00335F2F">
        <w:trPr>
          <w:ins w:id="5874" w:author="William" w:date="2016-06-28T19:51: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2D8169F9" w14:textId="77777777" w:rsidR="007637ED" w:rsidRPr="00946032" w:rsidRDefault="007637ED" w:rsidP="00335F2F">
            <w:pPr>
              <w:spacing w:line="240" w:lineRule="auto"/>
              <w:jc w:val="center"/>
              <w:rPr>
                <w:ins w:id="5875" w:author="William" w:date="2016-06-28T19:51:00Z"/>
                <w:sz w:val="20"/>
              </w:rPr>
            </w:pPr>
            <w:ins w:id="5876" w:author="William" w:date="2016-06-28T19:51:00Z">
              <w:r w:rsidRPr="00946032">
                <w:rPr>
                  <w:b/>
                  <w:sz w:val="20"/>
                </w:rPr>
                <w:t>R3</w:t>
              </w:r>
            </w:ins>
          </w:p>
        </w:tc>
        <w:tc>
          <w:tcPr>
            <w:tcW w:w="85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58CB43E8" w14:textId="77777777" w:rsidR="007637ED" w:rsidRPr="00946032" w:rsidRDefault="007637ED" w:rsidP="00335F2F">
            <w:pPr>
              <w:pStyle w:val="NormalWeb"/>
              <w:spacing w:before="0" w:beforeAutospacing="0" w:after="0" w:afterAutospacing="0"/>
              <w:rPr>
                <w:ins w:id="5877" w:author="William" w:date="2016-06-28T19:51:00Z"/>
                <w:rFonts w:ascii="Arial" w:hAnsi="Arial" w:cs="Arial"/>
                <w:sz w:val="20"/>
                <w:szCs w:val="20"/>
              </w:rPr>
            </w:pPr>
            <w:ins w:id="5878" w:author="William" w:date="2016-06-28T19:51:00Z">
              <w:r w:rsidRPr="00946032">
                <w:rPr>
                  <w:rFonts w:ascii="Arial" w:hAnsi="Arial" w:cs="Arial"/>
                  <w:sz w:val="20"/>
                  <w:szCs w:val="20"/>
                  <w:u w:val="single"/>
                </w:rPr>
                <w:t>Atacadista</w:t>
              </w:r>
              <w:r w:rsidRPr="00946032">
                <w:rPr>
                  <w:rFonts w:ascii="Arial" w:hAnsi="Arial" w:cs="Arial"/>
                  <w:sz w:val="20"/>
                  <w:szCs w:val="20"/>
                </w:rPr>
                <w:t>: Valor alfanumérico, nome do estabelecimento atacadista.</w:t>
              </w:r>
            </w:ins>
          </w:p>
        </w:tc>
      </w:tr>
      <w:tr w:rsidR="007637ED" w:rsidRPr="00946032" w14:paraId="14C07497" w14:textId="77777777" w:rsidTr="00335F2F">
        <w:trPr>
          <w:ins w:id="5879" w:author="William" w:date="2016-06-28T19:51: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52E60C2A" w14:textId="77777777" w:rsidR="007637ED" w:rsidRPr="00946032" w:rsidRDefault="007637ED" w:rsidP="00335F2F">
            <w:pPr>
              <w:spacing w:line="240" w:lineRule="auto"/>
              <w:jc w:val="center"/>
              <w:rPr>
                <w:ins w:id="5880" w:author="William" w:date="2016-06-28T19:51:00Z"/>
                <w:sz w:val="20"/>
              </w:rPr>
            </w:pPr>
            <w:ins w:id="5881" w:author="William" w:date="2016-06-28T19:51:00Z">
              <w:r w:rsidRPr="00946032">
                <w:rPr>
                  <w:b/>
                  <w:sz w:val="20"/>
                </w:rPr>
                <w:t>R4</w:t>
              </w:r>
            </w:ins>
          </w:p>
        </w:tc>
        <w:tc>
          <w:tcPr>
            <w:tcW w:w="85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5E6D8943" w14:textId="77777777" w:rsidR="007637ED" w:rsidRPr="00946032" w:rsidRDefault="007637ED" w:rsidP="00335F2F">
            <w:pPr>
              <w:spacing w:line="240" w:lineRule="auto"/>
              <w:rPr>
                <w:ins w:id="5882" w:author="William" w:date="2016-06-28T19:51:00Z"/>
                <w:sz w:val="20"/>
              </w:rPr>
            </w:pPr>
            <w:ins w:id="5883" w:author="William" w:date="2016-06-28T19:51:00Z">
              <w:r w:rsidRPr="00946032">
                <w:rPr>
                  <w:sz w:val="20"/>
                  <w:u w:val="single"/>
                </w:rPr>
                <w:t>Atacadista</w:t>
              </w:r>
              <w:r w:rsidRPr="00946032">
                <w:rPr>
                  <w:sz w:val="20"/>
                </w:rPr>
                <w:t>: Valor alfanumérico, nome do estabelecimento atacadista.</w:t>
              </w:r>
            </w:ins>
          </w:p>
          <w:p w14:paraId="2B37BFA9" w14:textId="77777777" w:rsidR="007637ED" w:rsidRPr="00946032" w:rsidRDefault="007637ED" w:rsidP="00335F2F">
            <w:pPr>
              <w:spacing w:line="240" w:lineRule="auto"/>
              <w:rPr>
                <w:ins w:id="5884" w:author="William" w:date="2016-06-28T19:51:00Z"/>
                <w:sz w:val="20"/>
              </w:rPr>
            </w:pPr>
            <w:ins w:id="5885" w:author="William" w:date="2016-06-28T19:51:00Z">
              <w:r w:rsidRPr="00946032">
                <w:rPr>
                  <w:sz w:val="20"/>
                  <w:u w:val="single"/>
                </w:rPr>
                <w:t>Produto</w:t>
              </w:r>
              <w:r w:rsidRPr="00946032">
                <w:rPr>
                  <w:sz w:val="20"/>
                </w:rPr>
                <w:t>: Valor alfanumérico, descrição parcial do produto.</w:t>
              </w:r>
            </w:ins>
          </w:p>
        </w:tc>
      </w:tr>
      <w:tr w:rsidR="007637ED" w:rsidRPr="00946032" w14:paraId="1F1351F4" w14:textId="77777777" w:rsidTr="00335F2F">
        <w:trPr>
          <w:ins w:id="5886" w:author="William" w:date="2016-06-28T19:51: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36456F31" w14:textId="77777777" w:rsidR="007637ED" w:rsidRPr="00946032" w:rsidRDefault="007637ED" w:rsidP="00335F2F">
            <w:pPr>
              <w:spacing w:line="240" w:lineRule="auto"/>
              <w:jc w:val="center"/>
              <w:rPr>
                <w:ins w:id="5887" w:author="William" w:date="2016-06-28T19:51:00Z"/>
                <w:sz w:val="20"/>
              </w:rPr>
            </w:pPr>
            <w:ins w:id="5888" w:author="William" w:date="2016-06-28T19:51:00Z">
              <w:r w:rsidRPr="00946032">
                <w:rPr>
                  <w:b/>
                  <w:sz w:val="20"/>
                </w:rPr>
                <w:t>R5</w:t>
              </w:r>
            </w:ins>
          </w:p>
        </w:tc>
        <w:tc>
          <w:tcPr>
            <w:tcW w:w="85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20C77655" w14:textId="77777777" w:rsidR="007637ED" w:rsidRPr="00946032" w:rsidRDefault="007637ED" w:rsidP="00335F2F">
            <w:pPr>
              <w:spacing w:line="240" w:lineRule="auto"/>
              <w:rPr>
                <w:ins w:id="5889" w:author="William" w:date="2016-06-28T19:51:00Z"/>
                <w:sz w:val="20"/>
              </w:rPr>
            </w:pPr>
            <w:ins w:id="5890" w:author="William" w:date="2016-06-28T19:51:00Z">
              <w:r w:rsidRPr="00946032">
                <w:rPr>
                  <w:sz w:val="20"/>
                  <w:u w:val="single"/>
                </w:rPr>
                <w:t>Produto</w:t>
              </w:r>
              <w:r w:rsidRPr="00946032">
                <w:rPr>
                  <w:sz w:val="20"/>
                </w:rPr>
                <w:t>: Valor alfanumérico, descrição parcial do produto.</w:t>
              </w:r>
            </w:ins>
          </w:p>
        </w:tc>
      </w:tr>
      <w:tr w:rsidR="007637ED" w:rsidRPr="00946032" w14:paraId="02A645B5" w14:textId="77777777" w:rsidTr="00335F2F">
        <w:trPr>
          <w:ins w:id="5891" w:author="William" w:date="2016-06-28T19:51:00Z"/>
        </w:trPr>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433BC486" w14:textId="77777777" w:rsidR="007637ED" w:rsidRPr="00946032" w:rsidRDefault="007637ED" w:rsidP="00335F2F">
            <w:pPr>
              <w:spacing w:line="240" w:lineRule="auto"/>
              <w:jc w:val="center"/>
              <w:rPr>
                <w:ins w:id="5892" w:author="William" w:date="2016-06-28T19:51:00Z"/>
                <w:sz w:val="20"/>
              </w:rPr>
            </w:pPr>
            <w:ins w:id="5893" w:author="William" w:date="2016-06-28T19:51:00Z">
              <w:r w:rsidRPr="00946032">
                <w:rPr>
                  <w:b/>
                  <w:sz w:val="20"/>
                </w:rPr>
                <w:t>R6</w:t>
              </w:r>
            </w:ins>
          </w:p>
        </w:tc>
        <w:tc>
          <w:tcPr>
            <w:tcW w:w="85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66EF1C13" w14:textId="77777777" w:rsidR="007637ED" w:rsidRPr="00946032" w:rsidRDefault="007637ED" w:rsidP="00335F2F">
            <w:pPr>
              <w:spacing w:line="240" w:lineRule="auto"/>
              <w:rPr>
                <w:ins w:id="5894" w:author="William" w:date="2016-06-28T19:51:00Z"/>
                <w:sz w:val="20"/>
              </w:rPr>
            </w:pPr>
            <w:ins w:id="5895" w:author="William" w:date="2016-06-28T19:51:00Z">
              <w:r w:rsidRPr="00946032">
                <w:rPr>
                  <w:sz w:val="20"/>
                  <w:u w:val="single"/>
                </w:rPr>
                <w:t>Atacadista</w:t>
              </w:r>
              <w:r w:rsidRPr="00946032">
                <w:rPr>
                  <w:sz w:val="20"/>
                </w:rPr>
                <w:t>: Valor alfanumérico, nome do estabelecimento atacadista.</w:t>
              </w:r>
            </w:ins>
          </w:p>
          <w:p w14:paraId="7E14E51B" w14:textId="77777777" w:rsidR="007637ED" w:rsidRPr="00946032" w:rsidRDefault="007637ED" w:rsidP="00335F2F">
            <w:pPr>
              <w:spacing w:line="240" w:lineRule="auto"/>
              <w:rPr>
                <w:ins w:id="5896" w:author="William" w:date="2016-06-28T19:51:00Z"/>
                <w:sz w:val="20"/>
              </w:rPr>
            </w:pPr>
            <w:ins w:id="5897" w:author="William" w:date="2016-06-28T19:51:00Z">
              <w:r w:rsidRPr="00946032">
                <w:rPr>
                  <w:sz w:val="20"/>
                  <w:u w:val="single"/>
                </w:rPr>
                <w:t>Corredor</w:t>
              </w:r>
              <w:r w:rsidRPr="00946032">
                <w:rPr>
                  <w:sz w:val="20"/>
                </w:rPr>
                <w:t>: Valor alfanumérico, informa a identificação do corredor.</w:t>
              </w:r>
            </w:ins>
          </w:p>
        </w:tc>
      </w:tr>
    </w:tbl>
    <w:p w14:paraId="54045134" w14:textId="4563CDFB" w:rsidR="00040A07" w:rsidRPr="00946032" w:rsidRDefault="00040A07" w:rsidP="00040A07">
      <w:pPr>
        <w:pStyle w:val="Legenda"/>
        <w:spacing w:before="120" w:after="0"/>
        <w:jc w:val="left"/>
        <w:rPr>
          <w:ins w:id="5898" w:author="William" w:date="2016-06-28T19:46:00Z"/>
        </w:rPr>
      </w:pPr>
      <w:r>
        <w:t>Fonte: Autoria Própria (2016)</w:t>
      </w:r>
    </w:p>
    <w:p w14:paraId="521CF09F" w14:textId="1E91A219" w:rsidR="00BE450B" w:rsidRPr="004A005D" w:rsidRDefault="00BE450B">
      <w:pPr>
        <w:spacing w:before="120"/>
        <w:ind w:hanging="284"/>
        <w:rPr>
          <w:ins w:id="5899" w:author="William" w:date="2016-06-28T19:44:00Z"/>
        </w:rPr>
        <w:pPrChange w:id="5900" w:author="William" w:date="2016-06-28T19:52:00Z">
          <w:pPr>
            <w:pStyle w:val="SubtituloCapitulo"/>
          </w:pPr>
        </w:pPrChange>
      </w:pPr>
    </w:p>
    <w:p w14:paraId="2D49FC23" w14:textId="5DE04964" w:rsidR="00BE450B" w:rsidRPr="00946032" w:rsidRDefault="00BB1295">
      <w:pPr>
        <w:pStyle w:val="SubtituloCapitulo"/>
        <w:rPr>
          <w:ins w:id="5901" w:author="William" w:date="2016-06-28T19:52:00Z"/>
          <w:rFonts w:ascii="Arial" w:hAnsi="Arial" w:cs="Arial"/>
          <w:rPrChange w:id="5902" w:author="William" w:date="2016-06-28T20:55:00Z">
            <w:rPr>
              <w:ins w:id="5903" w:author="William" w:date="2016-06-28T19:52:00Z"/>
            </w:rPr>
          </w:rPrChange>
        </w:rPr>
      </w:pPr>
      <w:bookmarkStart w:id="5904" w:name="_Toc459474880"/>
      <w:ins w:id="5905" w:author="William" w:date="2016-06-28T19:44:00Z">
        <w:r w:rsidRPr="00946032">
          <w:rPr>
            <w:rFonts w:ascii="Arial" w:hAnsi="Arial" w:cs="Arial"/>
            <w:rPrChange w:id="5906" w:author="William" w:date="2016-06-28T20:55:00Z">
              <w:rPr/>
            </w:rPrChange>
          </w:rPr>
          <w:t>MER (Modelo Entidade Relacional)</w:t>
        </w:r>
      </w:ins>
      <w:bookmarkEnd w:id="5904"/>
    </w:p>
    <w:p w14:paraId="703BBC7F" w14:textId="77777777" w:rsidR="00BE450B" w:rsidRPr="00946032" w:rsidRDefault="00BE450B">
      <w:pPr>
        <w:pStyle w:val="TextoNormal"/>
        <w:rPr>
          <w:ins w:id="5907" w:author="William" w:date="2016-06-28T19:53:00Z"/>
        </w:rPr>
        <w:pPrChange w:id="5908" w:author="William" w:date="2016-06-28T19:53:00Z">
          <w:pPr>
            <w:pStyle w:val="TextoNormal"/>
            <w:numPr>
              <w:numId w:val="1"/>
            </w:numPr>
            <w:ind w:left="360" w:hanging="360"/>
          </w:pPr>
        </w:pPrChange>
      </w:pPr>
      <w:ins w:id="5909" w:author="William" w:date="2016-06-28T19:53:00Z">
        <w:r w:rsidRPr="00946032">
          <w:t>No modelo de entidade relacional constam as entidades envolvidas no processo de cadastro dos estabelecimentos atacadistas, importação e atualização dos produtos.</w:t>
        </w:r>
      </w:ins>
    </w:p>
    <w:p w14:paraId="3EBB5144" w14:textId="77777777" w:rsidR="00BE450B" w:rsidRPr="00946032" w:rsidRDefault="00BE450B">
      <w:pPr>
        <w:pStyle w:val="TextoNormal"/>
        <w:rPr>
          <w:ins w:id="5910" w:author="William" w:date="2016-06-28T19:53:00Z"/>
        </w:rPr>
        <w:pPrChange w:id="5911" w:author="William" w:date="2016-06-28T19:53:00Z">
          <w:pPr>
            <w:pStyle w:val="TextoNormal"/>
            <w:numPr>
              <w:numId w:val="1"/>
            </w:numPr>
            <w:ind w:left="360" w:hanging="360"/>
          </w:pPr>
        </w:pPrChange>
      </w:pPr>
      <w:ins w:id="5912" w:author="William" w:date="2016-06-28T19:53:00Z">
        <w:r w:rsidRPr="00946032">
          <w:t>Todos os estabelecimentos atacadistas que forem participar da cotação de produtos deveram ser cadastrados previamente na entidade “ATACADISTA”, após esse processo o estabelecimento atacadista informa a periodicidade das atualizações em seu arquivo XML. Com essa informação será cadastrado na entidade “AGENDAMENTO” a periodicidade com que o sistema de agendamento da API vai importar e atualizar as informações do XML.</w:t>
        </w:r>
      </w:ins>
    </w:p>
    <w:p w14:paraId="332984BB" w14:textId="7AFFEA0A" w:rsidR="00BE450B" w:rsidRPr="00946032" w:rsidRDefault="00BE450B">
      <w:pPr>
        <w:pStyle w:val="TextoNormal"/>
        <w:rPr>
          <w:ins w:id="5913" w:author="William" w:date="2016-06-28T19:53:00Z"/>
        </w:rPr>
        <w:pPrChange w:id="5914" w:author="William" w:date="2016-06-28T19:53:00Z">
          <w:pPr>
            <w:pStyle w:val="TextoNormal"/>
            <w:numPr>
              <w:numId w:val="1"/>
            </w:numPr>
            <w:ind w:left="360" w:hanging="360"/>
          </w:pPr>
        </w:pPrChange>
      </w:pPr>
      <w:ins w:id="5915" w:author="William" w:date="2016-06-28T19:53:00Z">
        <w:r w:rsidRPr="00946032">
          <w:t xml:space="preserve">Para monitorar os agendamentos diariamente será escrito um sistema em Python que irá rodar como serviço 24 horas por dia e </w:t>
        </w:r>
      </w:ins>
      <w:ins w:id="5916" w:author="William" w:date="2016-06-28T20:55:00Z">
        <w:r w:rsidR="000F7BDA" w:rsidRPr="00946032">
          <w:t>sete</w:t>
        </w:r>
      </w:ins>
      <w:ins w:id="5917" w:author="William" w:date="2016-06-28T19:53:00Z">
        <w:r w:rsidRPr="00946032">
          <w:t xml:space="preserve"> dias por semana (24x7), quando for </w:t>
        </w:r>
      </w:ins>
      <w:ins w:id="5918" w:author="William" w:date="2016-06-28T20:55:00Z">
        <w:r w:rsidR="000F7BDA" w:rsidRPr="00946032">
          <w:t>detectada a necessidade de importação</w:t>
        </w:r>
      </w:ins>
      <w:ins w:id="5919" w:author="William" w:date="2016-06-28T19:53:00Z">
        <w:r w:rsidRPr="00946032">
          <w:t xml:space="preserve"> será cadastrada uma tarefa na entidade “TAREFA”, esse registro vai conter todas as informações da importação em andamento.</w:t>
        </w:r>
      </w:ins>
    </w:p>
    <w:p w14:paraId="5AD5CA68" w14:textId="77777777" w:rsidR="00BE450B" w:rsidRPr="00946032" w:rsidRDefault="00BE450B">
      <w:pPr>
        <w:pStyle w:val="TextoNormal"/>
        <w:rPr>
          <w:ins w:id="5920" w:author="William" w:date="2016-06-28T19:53:00Z"/>
        </w:rPr>
        <w:pPrChange w:id="5921" w:author="William" w:date="2016-06-28T19:53:00Z">
          <w:pPr>
            <w:pStyle w:val="TextoNormal"/>
            <w:numPr>
              <w:numId w:val="1"/>
            </w:numPr>
            <w:ind w:left="360" w:hanging="360"/>
          </w:pPr>
        </w:pPrChange>
      </w:pPr>
      <w:ins w:id="5922" w:author="William" w:date="2016-06-28T19:53:00Z">
        <w:r w:rsidRPr="00946032">
          <w:t>Todos os produtos importados a partir dos XMLs disponibilizados pelos estabelecimentos atacadistas serão gravados na entidade “PRODUTO”, essa entidade vai conter também os valores de promoção dos produtos, quando existir.</w:t>
        </w:r>
      </w:ins>
    </w:p>
    <w:p w14:paraId="56C2D4C4" w14:textId="77777777" w:rsidR="00BE450B" w:rsidRPr="00946032" w:rsidRDefault="00BE450B">
      <w:pPr>
        <w:pStyle w:val="TextoNormal"/>
        <w:rPr>
          <w:ins w:id="5923" w:author="William" w:date="2016-06-28T19:53:00Z"/>
        </w:rPr>
        <w:pPrChange w:id="5924" w:author="William" w:date="2016-06-28T19:53:00Z">
          <w:pPr>
            <w:pStyle w:val="TextoNormal"/>
            <w:numPr>
              <w:numId w:val="1"/>
            </w:numPr>
            <w:ind w:left="360" w:hanging="360"/>
          </w:pPr>
        </w:pPrChange>
      </w:pPr>
      <w:ins w:id="5925" w:author="William" w:date="2016-06-28T19:53:00Z">
        <w:r w:rsidRPr="00946032">
          <w:lastRenderedPageBreak/>
          <w:t>As aplicações de terceiros que tiverem interesse em consumir os dados da API, deverão ser cadastradas previamente na entidade “CLIENTE”. Após o cadastro será gerado um token de segurança gravado na entidade “TOKEN” e enviado para o cliente. Esse token será atualizado e enviado para o cliente mediante periocidade descrita nas medidas de segurança.</w:t>
        </w:r>
      </w:ins>
    </w:p>
    <w:p w14:paraId="0B694D01" w14:textId="77777777" w:rsidR="00BE450B" w:rsidRPr="00946032" w:rsidRDefault="00BE450B">
      <w:pPr>
        <w:pStyle w:val="TextoNormal"/>
        <w:rPr>
          <w:ins w:id="5926" w:author="William" w:date="2016-06-28T19:53:00Z"/>
        </w:rPr>
        <w:pPrChange w:id="5927" w:author="William" w:date="2016-06-28T19:53:00Z">
          <w:pPr>
            <w:pStyle w:val="TextoNormal"/>
            <w:numPr>
              <w:numId w:val="1"/>
            </w:numPr>
            <w:ind w:left="360" w:hanging="360"/>
          </w:pPr>
        </w:pPrChange>
      </w:pPr>
      <w:ins w:id="5928" w:author="William" w:date="2016-06-28T19:53:00Z">
        <w:r w:rsidRPr="00946032">
          <w:t>Sempre que uma aplicação de terceiros for consumir os dados da API, no “header” da requisição HTTP deverá ser enviado o token de autorização para validação na API.</w:t>
        </w:r>
      </w:ins>
    </w:p>
    <w:p w14:paraId="61BBE51F" w14:textId="77777777" w:rsidR="00BE450B" w:rsidRPr="00946032" w:rsidRDefault="00BE450B">
      <w:pPr>
        <w:pStyle w:val="TextoNormal"/>
        <w:rPr>
          <w:ins w:id="5929" w:author="William" w:date="2016-06-28T19:53:00Z"/>
        </w:rPr>
        <w:pPrChange w:id="5930" w:author="William" w:date="2016-06-28T19:53:00Z">
          <w:pPr>
            <w:pStyle w:val="TextoNormal"/>
            <w:numPr>
              <w:numId w:val="1"/>
            </w:numPr>
            <w:ind w:left="360" w:hanging="360"/>
          </w:pPr>
        </w:pPrChange>
      </w:pPr>
    </w:p>
    <w:p w14:paraId="0051B43A" w14:textId="350760DC" w:rsidR="00BE450B" w:rsidRPr="00946032" w:rsidRDefault="00BE450B">
      <w:pPr>
        <w:pStyle w:val="Legenda"/>
        <w:keepNext/>
        <w:spacing w:after="120"/>
        <w:rPr>
          <w:ins w:id="5931" w:author="William" w:date="2016-06-28T19:53:00Z"/>
        </w:rPr>
        <w:pPrChange w:id="5932" w:author="William" w:date="2016-06-28T19:54:00Z">
          <w:pPr>
            <w:pStyle w:val="Legenda"/>
            <w:keepNext/>
            <w:numPr>
              <w:numId w:val="1"/>
            </w:numPr>
            <w:spacing w:after="120"/>
            <w:ind w:left="360" w:hanging="360"/>
          </w:pPr>
        </w:pPrChange>
      </w:pPr>
      <w:ins w:id="5933" w:author="William" w:date="2016-06-28T19:54:00Z">
        <w:r w:rsidRPr="00946032">
          <w:t xml:space="preserve">        </w:t>
        </w:r>
      </w:ins>
      <w:ins w:id="5934" w:author="William" w:date="2016-06-28T19:53:00Z">
        <w:r w:rsidRPr="00946032">
          <w:t xml:space="preserve">        </w:t>
        </w:r>
      </w:ins>
      <w:ins w:id="5935" w:author="William" w:date="2016-06-28T19:54:00Z">
        <w:r w:rsidRPr="00946032">
          <w:t xml:space="preserve">   </w:t>
        </w:r>
      </w:ins>
      <w:ins w:id="5936" w:author="William" w:date="2016-06-28T19:53:00Z">
        <w:r w:rsidRPr="00946032">
          <w:t xml:space="preserve"> </w:t>
        </w:r>
      </w:ins>
      <w:ins w:id="5937" w:author="Osnir Estevam" w:date="2016-08-21T16:45:00Z">
        <w:r w:rsidR="007628D6">
          <w:t xml:space="preserve">   </w:t>
        </w:r>
      </w:ins>
      <w:ins w:id="5938" w:author="William" w:date="2016-06-28T19:53:00Z">
        <w:r w:rsidRPr="00946032">
          <w:t xml:space="preserve"> </w:t>
        </w:r>
        <w:bookmarkStart w:id="5939" w:name="_Toc459571358"/>
        <w:r w:rsidRPr="00946032">
          <w:t xml:space="preserve">Figura </w:t>
        </w:r>
        <w:r w:rsidRPr="009F7751">
          <w:fldChar w:fldCharType="begin"/>
        </w:r>
        <w:r w:rsidRPr="00946032">
          <w:instrText xml:space="preserve"> SEQ Figura \* ARABIC </w:instrText>
        </w:r>
        <w:r w:rsidRPr="009F7751">
          <w:fldChar w:fldCharType="separate"/>
        </w:r>
      </w:ins>
      <w:ins w:id="5940" w:author="Osnir Estevam" w:date="2016-08-20T16:26:00Z">
        <w:r w:rsidR="0066637F">
          <w:rPr>
            <w:noProof/>
          </w:rPr>
          <w:t>10</w:t>
        </w:r>
      </w:ins>
      <w:ins w:id="5941" w:author="William" w:date="2016-06-28T19:53:00Z">
        <w:del w:id="5942" w:author="Osnir Estevam" w:date="2016-08-20T16:26:00Z">
          <w:r w:rsidRPr="00946032" w:rsidDel="0066637F">
            <w:rPr>
              <w:noProof/>
            </w:rPr>
            <w:delText>8</w:delText>
          </w:r>
        </w:del>
        <w:r w:rsidRPr="009F7751">
          <w:fldChar w:fldCharType="end"/>
        </w:r>
        <w:r w:rsidRPr="00946032">
          <w:t xml:space="preserve"> - MER (Modelo Entidade Relacional)</w:t>
        </w:r>
        <w:bookmarkEnd w:id="5939"/>
      </w:ins>
    </w:p>
    <w:p w14:paraId="597BC001" w14:textId="77777777" w:rsidR="00BE450B" w:rsidRPr="00946032" w:rsidRDefault="00BE450B">
      <w:pPr>
        <w:pStyle w:val="TextoNormal"/>
        <w:ind w:left="360" w:firstLine="360"/>
        <w:jc w:val="center"/>
        <w:rPr>
          <w:ins w:id="5943" w:author="William" w:date="2016-06-28T19:53:00Z"/>
        </w:rPr>
        <w:pPrChange w:id="5944" w:author="William" w:date="2016-06-28T19:54:00Z">
          <w:pPr>
            <w:pStyle w:val="TextoNormal"/>
            <w:numPr>
              <w:numId w:val="1"/>
            </w:numPr>
            <w:ind w:left="360" w:hanging="360"/>
            <w:jc w:val="center"/>
          </w:pPr>
        </w:pPrChange>
      </w:pPr>
      <w:ins w:id="5945" w:author="William" w:date="2016-06-28T19:53:00Z">
        <w:r w:rsidRPr="009F7751">
          <w:rPr>
            <w:noProof/>
          </w:rPr>
          <w:drawing>
            <wp:inline distT="114300" distB="114300" distL="114300" distR="114300" wp14:anchorId="3C2D45A6" wp14:editId="2FD5B677">
              <wp:extent cx="4657725" cy="3914775"/>
              <wp:effectExtent l="0" t="0" r="9525" b="9525"/>
              <wp:docPr id="34" name="image22.png" descr="Untitled.png"/>
              <wp:cNvGraphicFramePr/>
              <a:graphic xmlns:a="http://schemas.openxmlformats.org/drawingml/2006/main">
                <a:graphicData uri="http://schemas.openxmlformats.org/drawingml/2006/picture">
                  <pic:pic xmlns:pic="http://schemas.openxmlformats.org/drawingml/2006/picture">
                    <pic:nvPicPr>
                      <pic:cNvPr id="0" name="image22.png" descr="Untitled.png"/>
                      <pic:cNvPicPr preferRelativeResize="0"/>
                    </pic:nvPicPr>
                    <pic:blipFill>
                      <a:blip r:embed="rId23"/>
                      <a:srcRect/>
                      <a:stretch>
                        <a:fillRect/>
                      </a:stretch>
                    </pic:blipFill>
                    <pic:spPr>
                      <a:xfrm>
                        <a:off x="0" y="0"/>
                        <a:ext cx="4660681" cy="3917259"/>
                      </a:xfrm>
                      <a:prstGeom prst="rect">
                        <a:avLst/>
                      </a:prstGeom>
                      <a:ln/>
                    </pic:spPr>
                  </pic:pic>
                </a:graphicData>
              </a:graphic>
            </wp:inline>
          </w:drawing>
        </w:r>
      </w:ins>
    </w:p>
    <w:p w14:paraId="7B81C346" w14:textId="333C6475" w:rsidR="00BE450B" w:rsidRPr="00946032" w:rsidRDefault="00BE450B">
      <w:pPr>
        <w:pStyle w:val="Legenda"/>
        <w:ind w:firstLine="720"/>
        <w:rPr>
          <w:ins w:id="5946" w:author="William" w:date="2016-06-28T19:53:00Z"/>
        </w:rPr>
        <w:pPrChange w:id="5947" w:author="William" w:date="2016-06-28T19:54:00Z">
          <w:pPr>
            <w:pStyle w:val="Legenda"/>
            <w:numPr>
              <w:numId w:val="1"/>
            </w:numPr>
            <w:ind w:left="360" w:hanging="360"/>
          </w:pPr>
        </w:pPrChange>
      </w:pPr>
      <w:ins w:id="5948" w:author="William" w:date="2016-06-28T19:54:00Z">
        <w:r w:rsidRPr="00946032">
          <w:t xml:space="preserve">       </w:t>
        </w:r>
      </w:ins>
      <w:ins w:id="5949" w:author="Osnir Estevam" w:date="2016-08-21T16:45:00Z">
        <w:r w:rsidR="007628D6">
          <w:t xml:space="preserve">  </w:t>
        </w:r>
      </w:ins>
      <w:ins w:id="5950" w:author="William" w:date="2016-06-28T19:54:00Z">
        <w:r w:rsidRPr="00946032">
          <w:t xml:space="preserve"> </w:t>
        </w:r>
      </w:ins>
      <w:ins w:id="5951" w:author="William" w:date="2016-06-28T19:53:00Z">
        <w:r w:rsidRPr="00946032">
          <w:t>Fonte: Autoria Própria (2016)</w:t>
        </w:r>
      </w:ins>
    </w:p>
    <w:p w14:paraId="0A5AA29C" w14:textId="77777777" w:rsidR="00BE450B" w:rsidRPr="009F7751" w:rsidRDefault="00BE450B">
      <w:pPr>
        <w:pStyle w:val="TextoNormal"/>
        <w:rPr>
          <w:ins w:id="5952" w:author="William" w:date="2016-06-28T19:44:00Z"/>
        </w:rPr>
        <w:pPrChange w:id="5953" w:author="William" w:date="2016-06-28T19:52:00Z">
          <w:pPr>
            <w:pStyle w:val="SubtituloCapitulo"/>
          </w:pPr>
        </w:pPrChange>
      </w:pPr>
    </w:p>
    <w:p w14:paraId="63FE09E1" w14:textId="1E7B18E6" w:rsidR="00BB1295" w:rsidRPr="00946032" w:rsidRDefault="00BB1295">
      <w:pPr>
        <w:pStyle w:val="SubtituloCapitulo"/>
        <w:rPr>
          <w:ins w:id="5954" w:author="William" w:date="2016-06-28T19:43:00Z"/>
          <w:rFonts w:ascii="Arial" w:hAnsi="Arial" w:cs="Arial"/>
        </w:rPr>
      </w:pPr>
      <w:bookmarkStart w:id="5955" w:name="_Toc459474881"/>
      <w:ins w:id="5956" w:author="William" w:date="2016-06-28T19:44:00Z">
        <w:r w:rsidRPr="00946032">
          <w:rPr>
            <w:rFonts w:ascii="Arial" w:hAnsi="Arial" w:cs="Arial"/>
            <w:rPrChange w:id="5957" w:author="William" w:date="2016-06-28T20:55:00Z">
              <w:rPr/>
            </w:rPrChange>
          </w:rPr>
          <w:t>Big Picture (Arquitetura da Solução)</w:t>
        </w:r>
      </w:ins>
      <w:bookmarkEnd w:id="5955"/>
    </w:p>
    <w:p w14:paraId="02E4BE14" w14:textId="77777777" w:rsidR="0080739A" w:rsidRPr="00946032" w:rsidRDefault="0080739A">
      <w:pPr>
        <w:pStyle w:val="TextoNormal"/>
        <w:rPr>
          <w:ins w:id="5958" w:author="William" w:date="2016-06-28T19:55:00Z"/>
        </w:rPr>
        <w:pPrChange w:id="5959" w:author="William" w:date="2016-06-28T19:55:00Z">
          <w:pPr>
            <w:pStyle w:val="TextoNormal"/>
            <w:numPr>
              <w:numId w:val="1"/>
            </w:numPr>
            <w:ind w:left="360" w:hanging="360"/>
          </w:pPr>
        </w:pPrChange>
      </w:pPr>
      <w:ins w:id="5960" w:author="William" w:date="2016-06-28T19:55:00Z">
        <w:r w:rsidRPr="00946032">
          <w:t>Para infraestrutura da API será utilizado um serviço Cloud rodando o sistema operacional Linux (Ubuntu), com banco de dados MySQL, servidor de aplicações Apache, Python e PHP.</w:t>
        </w:r>
      </w:ins>
    </w:p>
    <w:p w14:paraId="1C5CB153" w14:textId="77777777" w:rsidR="0080739A" w:rsidRPr="00946032" w:rsidRDefault="0080739A">
      <w:pPr>
        <w:pStyle w:val="TextoNormal"/>
        <w:rPr>
          <w:ins w:id="5961" w:author="William" w:date="2016-06-28T19:55:00Z"/>
        </w:rPr>
        <w:pPrChange w:id="5962" w:author="William" w:date="2016-06-28T19:55:00Z">
          <w:pPr>
            <w:pStyle w:val="TextoNormal"/>
            <w:numPr>
              <w:numId w:val="1"/>
            </w:numPr>
            <w:ind w:left="360" w:hanging="360"/>
          </w:pPr>
        </w:pPrChange>
      </w:pPr>
      <w:ins w:id="5963" w:author="William" w:date="2016-06-28T19:55:00Z">
        <w:r w:rsidRPr="00946032">
          <w:t xml:space="preserve">Todo o tráfego das informações em XML entre o estabelecimento atacadista e o servidor será sob o protocolo HTTP, através da URL informada pelo atacadista. A </w:t>
        </w:r>
        <w:r w:rsidRPr="00946032">
          <w:lastRenderedPageBreak/>
          <w:t>API será desenvolvida sob o modelo arquitetural REST, dessa maneira todas as informações também serão trafegadas sob o protocolo HTTP, fazendo uso dos verbos,</w:t>
        </w:r>
      </w:ins>
    </w:p>
    <w:p w14:paraId="2B0B8F81" w14:textId="77777777" w:rsidR="0080739A" w:rsidRPr="00946032" w:rsidRDefault="0080739A">
      <w:pPr>
        <w:pStyle w:val="TextoNormal"/>
        <w:rPr>
          <w:ins w:id="5964" w:author="William" w:date="2016-06-28T19:55:00Z"/>
        </w:rPr>
        <w:pPrChange w:id="5965" w:author="William" w:date="2016-06-28T19:55:00Z">
          <w:pPr>
            <w:pStyle w:val="TextoNormal"/>
            <w:numPr>
              <w:numId w:val="1"/>
            </w:numPr>
            <w:ind w:left="360" w:hanging="360"/>
          </w:pPr>
        </w:pPrChange>
      </w:pPr>
      <w:ins w:id="5966" w:author="William" w:date="2016-06-28T19:55:00Z">
        <w:r w:rsidRPr="00946032">
          <w:t xml:space="preserve">A escolha de um serviço Cloud é baseada na facilidade em escalabilidade dos recursos do servidor conforme demanda, pois recursos como memória RAM, HD e processador podem receber um upgrade em pouco tempo, reduzindo a quantidade de horas que a aplicação teria que ficar fora do ar. </w:t>
        </w:r>
      </w:ins>
    </w:p>
    <w:p w14:paraId="758D03E1" w14:textId="77777777" w:rsidR="0080739A" w:rsidRPr="00946032" w:rsidRDefault="0080739A">
      <w:pPr>
        <w:pStyle w:val="TextoNormal"/>
        <w:rPr>
          <w:ins w:id="5967" w:author="William" w:date="2016-06-28T19:55:00Z"/>
        </w:rPr>
        <w:pPrChange w:id="5968" w:author="William" w:date="2016-06-28T19:55:00Z">
          <w:pPr>
            <w:pStyle w:val="TextoNormal"/>
            <w:numPr>
              <w:numId w:val="1"/>
            </w:numPr>
            <w:ind w:left="360" w:hanging="360"/>
          </w:pPr>
        </w:pPrChange>
      </w:pPr>
      <w:ins w:id="5969" w:author="William" w:date="2016-06-28T19:55:00Z">
        <w:r w:rsidRPr="00946032">
          <w:t>O sistema operacional Ubuntu possui excelente estabilidade e segurança, além de receber atualizações em seus pacotes constantemente, principalmente para versões LTS. Como as distribuições Linux, o Ubuntu possui uma gama de ferramentas para monitoramento dos recursos do servidor.</w:t>
        </w:r>
      </w:ins>
    </w:p>
    <w:p w14:paraId="3DDABB89" w14:textId="77777777" w:rsidR="0080739A" w:rsidRPr="00946032" w:rsidRDefault="0080739A">
      <w:pPr>
        <w:pStyle w:val="TextoNormal"/>
        <w:rPr>
          <w:ins w:id="5970" w:author="William" w:date="2016-06-28T19:55:00Z"/>
        </w:rPr>
        <w:pPrChange w:id="5971" w:author="William" w:date="2016-06-28T19:55:00Z">
          <w:pPr>
            <w:pStyle w:val="TextoNormal"/>
            <w:numPr>
              <w:numId w:val="1"/>
            </w:numPr>
            <w:ind w:left="360" w:hanging="360"/>
          </w:pPr>
        </w:pPrChange>
      </w:pPr>
      <w:ins w:id="5972" w:author="William" w:date="2016-06-28T19:55:00Z">
        <w:r w:rsidRPr="00946032">
          <w:t>Para monitorar os agendamentos para importação dos XMLs de produtos será utilizado uma aplicação escrita na linguagem Python, pois a mesma deverá rodar em backgroud no servidor, essa característica impossibilita usar uma aplicação escrita em PHP para monitorar os agendamentos.</w:t>
        </w:r>
      </w:ins>
    </w:p>
    <w:p w14:paraId="1411A0BB" w14:textId="7A507A91" w:rsidR="00BB1295" w:rsidRPr="004A005D" w:rsidRDefault="0080739A">
      <w:pPr>
        <w:pStyle w:val="TextoNormal"/>
        <w:rPr>
          <w:ins w:id="5973" w:author="William" w:date="2016-06-28T19:41:00Z"/>
        </w:rPr>
        <w:pPrChange w:id="5974" w:author="William" w:date="2016-06-28T19:58:00Z">
          <w:pPr>
            <w:pStyle w:val="SubtituloCapitulo"/>
          </w:pPr>
        </w:pPrChange>
      </w:pPr>
      <w:ins w:id="5975" w:author="William" w:date="2016-06-28T19:55:00Z">
        <w:r w:rsidRPr="009F7751">
          <w:t>A API será construída utilizando a linguagem PHP, pois possui boa aderência com o banco de dados MySQL e também possui funções nativas para trabalhar com o formato JSON, esse formato será utilizado para troca de informações entre aplicações de terceiros e a API.</w:t>
        </w:r>
      </w:ins>
      <w:ins w:id="5976" w:author="William" w:date="2016-06-28T19:43:00Z">
        <w:r w:rsidR="00BB1295" w:rsidRPr="004A005D">
          <w:tab/>
        </w:r>
        <w:r w:rsidR="00BB1295" w:rsidRPr="004A005D">
          <w:tab/>
        </w:r>
      </w:ins>
      <w:ins w:id="5977" w:author="William" w:date="2016-06-28T19:41:00Z">
        <w:r w:rsidR="00BB1295" w:rsidRPr="004A005D">
          <w:tab/>
        </w:r>
      </w:ins>
    </w:p>
    <w:p w14:paraId="3DE2CBD5" w14:textId="7CE06B64" w:rsidR="00BB1295" w:rsidRPr="00C9441A" w:rsidDel="00A55DC2" w:rsidRDefault="00A55DC2">
      <w:pPr>
        <w:pStyle w:val="TextoNormal"/>
        <w:rPr>
          <w:ins w:id="5978" w:author="William" w:date="2016-06-28T19:55:00Z"/>
          <w:del w:id="5979" w:author="Osnir Estevam" w:date="2016-08-21T14:01:00Z"/>
          <w:sz w:val="18"/>
          <w:szCs w:val="18"/>
          <w:rPrChange w:id="5980" w:author="Osnir Estevam [2]" w:date="2016-08-21T17:34:00Z">
            <w:rPr>
              <w:ins w:id="5981" w:author="William" w:date="2016-06-28T19:55:00Z"/>
              <w:del w:id="5982" w:author="Osnir Estevam" w:date="2016-08-21T14:01:00Z"/>
            </w:rPr>
          </w:rPrChange>
        </w:rPr>
        <w:pPrChange w:id="5983" w:author="William" w:date="2016-06-28T19:59:00Z">
          <w:pPr>
            <w:pStyle w:val="PargrafodaLista"/>
            <w:numPr>
              <w:ilvl w:val="3"/>
              <w:numId w:val="1"/>
            </w:numPr>
            <w:ind w:left="1728" w:hanging="648"/>
          </w:pPr>
        </w:pPrChange>
      </w:pPr>
      <w:moveToRangeStart w:id="5984" w:author="Osnir Estevam" w:date="2016-08-21T14:01:00Z" w:name="move459551391"/>
      <w:moveTo w:id="5985" w:author="Osnir Estevam" w:date="2016-08-21T14:01:00Z">
        <w:del w:id="5986" w:author="Osnir Estevam" w:date="2016-08-21T14:01:00Z">
          <w:r w:rsidRPr="00C9441A" w:rsidDel="00A55DC2">
            <w:rPr>
              <w:sz w:val="18"/>
              <w:szCs w:val="18"/>
              <w:rPrChange w:id="5987" w:author="Osnir Estevam [2]" w:date="2016-08-21T17:34:00Z">
                <w:rPr>
                  <w:sz w:val="20"/>
                </w:rPr>
              </w:rPrChange>
            </w:rPr>
            <w:delText>FFonte: Autoria Própria (2016)</w:delText>
          </w:r>
        </w:del>
      </w:moveTo>
      <w:moveToRangeEnd w:id="5984"/>
      <w:ins w:id="5988" w:author="William" w:date="2016-06-28T19:58:00Z">
        <w:r w:rsidR="00EA2C49" w:rsidRPr="00C9441A">
          <w:rPr>
            <w:noProof/>
            <w:sz w:val="18"/>
            <w:szCs w:val="18"/>
            <w:rPrChange w:id="5989" w:author="Osnir Estevam [2]" w:date="2016-08-21T17:34:00Z">
              <w:rPr>
                <w:noProof/>
              </w:rPr>
            </w:rPrChange>
          </w:rPr>
          <mc:AlternateContent>
            <mc:Choice Requires="wpg">
              <w:drawing>
                <wp:anchor distT="0" distB="0" distL="114300" distR="114300" simplePos="0" relativeHeight="251686912" behindDoc="0" locked="0" layoutInCell="1" allowOverlap="1" wp14:anchorId="269BEDC4" wp14:editId="46FD3113">
                  <wp:simplePos x="0" y="0"/>
                  <wp:positionH relativeFrom="column">
                    <wp:posOffset>434975</wp:posOffset>
                  </wp:positionH>
                  <wp:positionV relativeFrom="paragraph">
                    <wp:posOffset>113030</wp:posOffset>
                  </wp:positionV>
                  <wp:extent cx="5504688" cy="2679192"/>
                  <wp:effectExtent l="0" t="0" r="1270" b="6985"/>
                  <wp:wrapSquare wrapText="bothSides"/>
                  <wp:docPr id="37" name="Grupo 37"/>
                  <wp:cNvGraphicFramePr/>
                  <a:graphic xmlns:a="http://schemas.openxmlformats.org/drawingml/2006/main">
                    <a:graphicData uri="http://schemas.microsoft.com/office/word/2010/wordprocessingGroup">
                      <wpg:wgp>
                        <wpg:cNvGrpSpPr/>
                        <wpg:grpSpPr>
                          <a:xfrm>
                            <a:off x="0" y="0"/>
                            <a:ext cx="5504688" cy="2679192"/>
                            <a:chOff x="0" y="0"/>
                            <a:chExt cx="5504688" cy="2679192"/>
                          </a:xfrm>
                        </wpg:grpSpPr>
                        <pic:pic xmlns:pic="http://schemas.openxmlformats.org/drawingml/2006/picture">
                          <pic:nvPicPr>
                            <pic:cNvPr id="38" name="image15.png"/>
                            <pic:cNvPicPr/>
                          </pic:nvPicPr>
                          <pic:blipFill>
                            <a:blip r:embed="rId24">
                              <a:extLst>
                                <a:ext uri="{28A0092B-C50C-407E-A947-70E740481C1C}">
                                  <a14:useLocalDpi xmlns:a14="http://schemas.microsoft.com/office/drawing/2010/main" val="0"/>
                                </a:ext>
                              </a:extLst>
                            </a:blip>
                            <a:stretch>
                              <a:fillRect/>
                            </a:stretch>
                          </pic:blipFill>
                          <pic:spPr>
                            <a:xfrm>
                              <a:off x="9144" y="192024"/>
                              <a:ext cx="5495544" cy="2487168"/>
                            </a:xfrm>
                            <a:prstGeom prst="rect">
                              <a:avLst/>
                            </a:prstGeom>
                            <a:ln/>
                          </pic:spPr>
                        </pic:pic>
                        <wps:wsp>
                          <wps:cNvPr id="39" name="Caixa de texto 39"/>
                          <wps:cNvSpPr txBox="1"/>
                          <wps:spPr>
                            <a:xfrm>
                              <a:off x="0" y="0"/>
                              <a:ext cx="5493385" cy="180975"/>
                            </a:xfrm>
                            <a:prstGeom prst="rect">
                              <a:avLst/>
                            </a:prstGeom>
                            <a:solidFill>
                              <a:prstClr val="white"/>
                            </a:solidFill>
                            <a:ln>
                              <a:noFill/>
                            </a:ln>
                            <a:effectLst/>
                          </wps:spPr>
                          <wps:txbx>
                            <w:txbxContent>
                              <w:p w14:paraId="67E27F22" w14:textId="0BA4B250" w:rsidR="006B3F7C" w:rsidRPr="004A005D" w:rsidRDefault="006B3F7C">
                                <w:pPr>
                                  <w:pStyle w:val="Legenda"/>
                                  <w:rPr>
                                    <w:noProof/>
                                  </w:rPr>
                                  <w:pPrChange w:id="5990" w:author="WILLIAM FRANCISCO LEITE" w:date="2016-06-27T21:52:00Z">
                                    <w:pPr>
                                      <w:pStyle w:val="TextoNormal"/>
                                    </w:pPr>
                                  </w:pPrChange>
                                </w:pPr>
                                <w:bookmarkStart w:id="5991" w:name="_Toc459571359"/>
                                <w:ins w:id="5992" w:author="WILLIAM FRANCISCO LEITE" w:date="2016-06-27T21:52:00Z">
                                  <w:r w:rsidRPr="004A005D">
                                    <w:t xml:space="preserve">Figura </w:t>
                                  </w:r>
                                  <w:r w:rsidRPr="004A005D">
                                    <w:fldChar w:fldCharType="begin"/>
                                  </w:r>
                                  <w:r w:rsidRPr="004A005D">
                                    <w:instrText xml:space="preserve"> SEQ Figura \* ARABIC </w:instrText>
                                  </w:r>
                                </w:ins>
                                <w:r w:rsidRPr="004A005D">
                                  <w:fldChar w:fldCharType="separate"/>
                                </w:r>
                                <w:ins w:id="5993" w:author="Osnir Estevam" w:date="2016-08-20T16:26:00Z">
                                  <w:r w:rsidRPr="004A005D">
                                    <w:rPr>
                                      <w:noProof/>
                                    </w:rPr>
                                    <w:t>11</w:t>
                                  </w:r>
                                </w:ins>
                                <w:ins w:id="5994" w:author="WILLIAM FRANCISCO LEITE" w:date="2016-06-27T21:52:00Z">
                                  <w:del w:id="5995" w:author="Osnir Estevam" w:date="2016-08-20T16:26:00Z">
                                    <w:r w:rsidRPr="004A005D" w:rsidDel="0066637F">
                                      <w:rPr>
                                        <w:noProof/>
                                      </w:rPr>
                                      <w:delText>9</w:delText>
                                    </w:r>
                                  </w:del>
                                  <w:r w:rsidRPr="004A005D">
                                    <w:fldChar w:fldCharType="end"/>
                                  </w:r>
                                  <w:r w:rsidRPr="004A005D">
                                    <w:t xml:space="preserve"> - Big Picture (Arquitetura)</w:t>
                                  </w:r>
                                </w:ins>
                                <w:bookmarkEnd w:id="59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69BEDC4" id="Grupo 37" o:spid="_x0000_s1038" style="position:absolute;left:0;text-align:left;margin-left:34.25pt;margin-top:8.9pt;width:433.45pt;height:210.95pt;z-index:251686912" coordsize="55046,267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">
                  <v:shape id="image15.png" o:spid="_x0000_s1039" type="#_x0000_t75" style="position:absolute;left:91;top:1920;width:54955;height:24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">
                    <v:imagedata r:id="rId25" o:title=""/>
                  </v:shape>
                  <v:shape id="Caixa de texto 39" o:spid="_x0000_s1040" type="#_x0000_t202" style="position:absolute;width:54933;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67E27F22" w14:textId="0BA4B250" w:rsidR="006B3F7C" w:rsidRPr="004A005D" w:rsidRDefault="006B3F7C">
                          <w:pPr>
                            <w:pStyle w:val="Legenda"/>
                            <w:rPr>
                              <w:noProof/>
                            </w:rPr>
                            <w:pPrChange w:id="5996" w:author="WILLIAM FRANCISCO LEITE" w:date="2016-06-27T21:52:00Z">
                              <w:pPr>
                                <w:pStyle w:val="TextoNormal"/>
                              </w:pPr>
                            </w:pPrChange>
                          </w:pPr>
                          <w:bookmarkStart w:id="5997" w:name="_Toc459571359"/>
                          <w:ins w:id="5998" w:author="WILLIAM FRANCISCO LEITE" w:date="2016-06-27T21:52:00Z">
                            <w:r w:rsidRPr="004A005D">
                              <w:t xml:space="preserve">Figura </w:t>
                            </w:r>
                            <w:r w:rsidRPr="004A005D">
                              <w:fldChar w:fldCharType="begin"/>
                            </w:r>
                            <w:r w:rsidRPr="004A005D">
                              <w:instrText xml:space="preserve"> SEQ Figura \* ARABIC </w:instrText>
                            </w:r>
                          </w:ins>
                          <w:r w:rsidRPr="004A005D">
                            <w:fldChar w:fldCharType="separate"/>
                          </w:r>
                          <w:ins w:id="5999" w:author="Osnir Estevam" w:date="2016-08-20T16:26:00Z">
                            <w:r w:rsidRPr="004A005D">
                              <w:rPr>
                                <w:noProof/>
                              </w:rPr>
                              <w:t>11</w:t>
                            </w:r>
                          </w:ins>
                          <w:ins w:id="6000" w:author="WILLIAM FRANCISCO LEITE" w:date="2016-06-27T21:52:00Z">
                            <w:del w:id="6001" w:author="Osnir Estevam" w:date="2016-08-20T16:26:00Z">
                              <w:r w:rsidRPr="004A005D" w:rsidDel="0066637F">
                                <w:rPr>
                                  <w:noProof/>
                                </w:rPr>
                                <w:delText>9</w:delText>
                              </w:r>
                            </w:del>
                            <w:r w:rsidRPr="004A005D">
                              <w:fldChar w:fldCharType="end"/>
                            </w:r>
                            <w:r w:rsidRPr="004A005D">
                              <w:t xml:space="preserve"> - Big Picture (Arquitetura)</w:t>
                            </w:r>
                          </w:ins>
                          <w:bookmarkEnd w:id="5997"/>
                        </w:p>
                      </w:txbxContent>
                    </v:textbox>
                  </v:shape>
                  <w10:wrap type="square"/>
                </v:group>
              </w:pict>
            </mc:Fallback>
          </mc:AlternateContent>
        </w:r>
      </w:ins>
    </w:p>
    <w:p w14:paraId="26DF6203" w14:textId="276D40DD" w:rsidR="00EA2C49" w:rsidRPr="00C9441A" w:rsidRDefault="00A55DC2">
      <w:pPr>
        <w:pStyle w:val="TextoNormal"/>
        <w:spacing w:before="120"/>
        <w:rPr>
          <w:ins w:id="6002" w:author="William" w:date="2016-06-28T19:58:00Z"/>
          <w:sz w:val="18"/>
          <w:szCs w:val="18"/>
          <w:rPrChange w:id="6003" w:author="Osnir Estevam [2]" w:date="2016-08-21T17:34:00Z">
            <w:rPr>
              <w:ins w:id="6004" w:author="William" w:date="2016-06-28T19:58:00Z"/>
            </w:rPr>
          </w:rPrChange>
        </w:rPr>
        <w:pPrChange w:id="6005" w:author="Osnir Estevam" w:date="2016-08-21T14:01:00Z">
          <w:pPr>
            <w:pStyle w:val="PargrafodaLista"/>
            <w:numPr>
              <w:ilvl w:val="3"/>
              <w:numId w:val="1"/>
            </w:numPr>
            <w:ind w:left="1728" w:hanging="648"/>
          </w:pPr>
        </w:pPrChange>
      </w:pPr>
      <w:ins w:id="6006" w:author="Osnir Estevam" w:date="2016-08-21T14:01:00Z">
        <w:r w:rsidRPr="00C9441A">
          <w:rPr>
            <w:sz w:val="18"/>
            <w:szCs w:val="18"/>
            <w:rPrChange w:id="6007" w:author="Osnir Estevam [2]" w:date="2016-08-21T17:34:00Z">
              <w:rPr>
                <w:sz w:val="20"/>
              </w:rPr>
            </w:rPrChange>
          </w:rPr>
          <w:t>Fonte: Autoria Própria (2016)</w:t>
        </w:r>
      </w:ins>
    </w:p>
    <w:p w14:paraId="63F27DED" w14:textId="77777777" w:rsidR="00EA2C49" w:rsidRPr="00946032" w:rsidRDefault="00EA2C49">
      <w:pPr>
        <w:pStyle w:val="TextoNormal"/>
        <w:rPr>
          <w:ins w:id="6008" w:author="William" w:date="2016-06-28T19:58:00Z"/>
        </w:rPr>
        <w:pPrChange w:id="6009" w:author="William" w:date="2016-06-28T20:00:00Z">
          <w:pPr>
            <w:pStyle w:val="PargrafodaLista"/>
            <w:numPr>
              <w:ilvl w:val="3"/>
              <w:numId w:val="1"/>
            </w:numPr>
            <w:ind w:left="1728" w:hanging="648"/>
          </w:pPr>
        </w:pPrChange>
      </w:pPr>
    </w:p>
    <w:p w14:paraId="68D5D4B9" w14:textId="77777777" w:rsidR="00EA2C49" w:rsidRPr="00946032" w:rsidRDefault="00EA2C49">
      <w:pPr>
        <w:pStyle w:val="TextoNormal"/>
        <w:rPr>
          <w:ins w:id="6010" w:author="William" w:date="2016-06-28T19:58:00Z"/>
        </w:rPr>
        <w:pPrChange w:id="6011" w:author="William" w:date="2016-06-28T20:00:00Z">
          <w:pPr>
            <w:pStyle w:val="PargrafodaLista"/>
            <w:numPr>
              <w:ilvl w:val="3"/>
              <w:numId w:val="1"/>
            </w:numPr>
            <w:ind w:left="1728" w:hanging="648"/>
          </w:pPr>
        </w:pPrChange>
      </w:pPr>
    </w:p>
    <w:p w14:paraId="6E4E9F10" w14:textId="77777777" w:rsidR="00EA2C49" w:rsidRPr="00946032" w:rsidRDefault="00EA2C49">
      <w:pPr>
        <w:pStyle w:val="TextoNormal"/>
        <w:rPr>
          <w:ins w:id="6012" w:author="William" w:date="2016-06-28T19:58:00Z"/>
        </w:rPr>
        <w:pPrChange w:id="6013" w:author="William" w:date="2016-06-28T20:00:00Z">
          <w:pPr>
            <w:pStyle w:val="PargrafodaLista"/>
            <w:numPr>
              <w:ilvl w:val="3"/>
              <w:numId w:val="1"/>
            </w:numPr>
            <w:ind w:left="1728" w:hanging="648"/>
          </w:pPr>
        </w:pPrChange>
      </w:pPr>
    </w:p>
    <w:p w14:paraId="6E9F5953" w14:textId="19640C7C" w:rsidR="00EA2C49" w:rsidRPr="00946032" w:rsidRDefault="00EA2C49">
      <w:pPr>
        <w:pStyle w:val="Legenda"/>
        <w:ind w:left="720"/>
        <w:rPr>
          <w:ins w:id="6014" w:author="William" w:date="2016-06-28T19:58:00Z"/>
        </w:rPr>
        <w:pPrChange w:id="6015" w:author="William" w:date="2016-06-28T19:59:00Z">
          <w:pPr>
            <w:pStyle w:val="Legenda"/>
          </w:pPr>
        </w:pPrChange>
      </w:pPr>
      <w:ins w:id="6016" w:author="William" w:date="2016-06-28T19:58:00Z">
        <w:r w:rsidRPr="00946032">
          <w:rPr>
            <w:sz w:val="20"/>
            <w:szCs w:val="20"/>
          </w:rPr>
          <w:lastRenderedPageBreak/>
          <w:t xml:space="preserve">     </w:t>
        </w:r>
      </w:ins>
      <w:ins w:id="6017" w:author="William" w:date="2016-06-28T19:59:00Z">
        <w:r w:rsidR="006F1B31" w:rsidRPr="00946032">
          <w:rPr>
            <w:sz w:val="20"/>
            <w:szCs w:val="20"/>
          </w:rPr>
          <w:t xml:space="preserve">            </w:t>
        </w:r>
      </w:ins>
      <w:moveFromRangeStart w:id="6018" w:author="Osnir Estevam" w:date="2016-08-21T14:01:00Z" w:name="move459551391"/>
      <w:moveFrom w:id="6019" w:author="Osnir Estevam" w:date="2016-08-21T14:01:00Z">
        <w:ins w:id="6020" w:author="William" w:date="2016-06-28T19:58:00Z">
          <w:r w:rsidRPr="00946032" w:rsidDel="00A55DC2">
            <w:rPr>
              <w:sz w:val="20"/>
              <w:szCs w:val="20"/>
            </w:rPr>
            <w:t>F</w:t>
          </w:r>
        </w:ins>
        <w:ins w:id="6021" w:author="William" w:date="2016-06-28T20:00:00Z">
          <w:r w:rsidR="0003020F" w:rsidRPr="00946032" w:rsidDel="00A55DC2">
            <w:rPr>
              <w:sz w:val="20"/>
              <w:szCs w:val="20"/>
            </w:rPr>
            <w:t>F</w:t>
          </w:r>
        </w:ins>
        <w:ins w:id="6022" w:author="William" w:date="2016-06-28T19:58:00Z">
          <w:r w:rsidRPr="00946032" w:rsidDel="00A55DC2">
            <w:rPr>
              <w:sz w:val="20"/>
              <w:szCs w:val="20"/>
            </w:rPr>
            <w:t>onte: Autoria Própria (2016)</w:t>
          </w:r>
        </w:ins>
      </w:moveFrom>
      <w:moveFromRangeEnd w:id="6018"/>
    </w:p>
    <w:p w14:paraId="40F2CF12" w14:textId="6361CCCD" w:rsidR="00EA2C49" w:rsidRPr="00946032" w:rsidDel="00DC00D7" w:rsidRDefault="00EA2C49">
      <w:pPr>
        <w:pStyle w:val="TextoNormal"/>
        <w:rPr>
          <w:del w:id="6023" w:author="William" w:date="2016-06-28T20:15:00Z"/>
          <w:rPrChange w:id="6024" w:author="William" w:date="2016-06-28T20:55:00Z">
            <w:rPr>
              <w:del w:id="6025" w:author="William" w:date="2016-06-28T20:15:00Z"/>
              <w:b/>
            </w:rPr>
          </w:rPrChange>
        </w:rPr>
        <w:pPrChange w:id="6026" w:author="William" w:date="2016-06-28T20:16:00Z">
          <w:pPr>
            <w:pStyle w:val="PargrafodaLista"/>
            <w:numPr>
              <w:ilvl w:val="3"/>
              <w:numId w:val="1"/>
            </w:numPr>
            <w:ind w:left="1728" w:hanging="648"/>
          </w:pPr>
        </w:pPrChange>
      </w:pPr>
    </w:p>
    <w:p w14:paraId="2697A86E" w14:textId="39FACB62" w:rsidR="00CB353A" w:rsidRPr="00946032" w:rsidDel="00DA4F4D" w:rsidRDefault="001315C0">
      <w:pPr>
        <w:pStyle w:val="TextoNormal"/>
        <w:rPr>
          <w:ins w:id="6027" w:author="WILLIAM FRANCISCO LEITE" w:date="2016-06-27T21:53:00Z"/>
          <w:del w:id="6028" w:author="William" w:date="2016-06-28T19:37:00Z"/>
          <w:rPrChange w:id="6029" w:author="William" w:date="2016-06-28T20:55:00Z">
            <w:rPr>
              <w:ins w:id="6030" w:author="WILLIAM FRANCISCO LEITE" w:date="2016-06-27T21:53:00Z"/>
              <w:del w:id="6031" w:author="William" w:date="2016-06-28T19:37:00Z"/>
              <w:b/>
            </w:rPr>
          </w:rPrChange>
        </w:rPr>
        <w:pPrChange w:id="6032" w:author="William" w:date="2016-06-28T20:16:00Z">
          <w:pPr>
            <w:pStyle w:val="PargrafodaLista"/>
            <w:numPr>
              <w:ilvl w:val="4"/>
              <w:numId w:val="1"/>
            </w:numPr>
            <w:ind w:left="2232" w:hanging="792"/>
          </w:pPr>
        </w:pPrChange>
      </w:pPr>
      <w:del w:id="6033" w:author="William" w:date="2016-06-28T20:15:00Z">
        <w:r w:rsidRPr="00946032" w:rsidDel="00DC00D7">
          <w:rPr>
            <w:rPrChange w:id="6034" w:author="William" w:date="2016-06-28T20:55:00Z">
              <w:rPr>
                <w:b/>
              </w:rPr>
            </w:rPrChange>
          </w:rPr>
          <w:delText>Plano de teste</w:delText>
        </w:r>
      </w:del>
    </w:p>
    <w:p w14:paraId="36F0BF94" w14:textId="4C86E930" w:rsidR="00517C6B" w:rsidRPr="00946032" w:rsidRDefault="0067585F">
      <w:pPr>
        <w:pStyle w:val="TextoNormal"/>
        <w:rPr>
          <w:ins w:id="6035" w:author="William" w:date="2016-06-28T20:14:00Z"/>
        </w:rPr>
        <w:pPrChange w:id="6036" w:author="William" w:date="2016-06-28T20:16:00Z">
          <w:pPr>
            <w:pStyle w:val="PargrafodaLista"/>
            <w:numPr>
              <w:ilvl w:val="4"/>
              <w:numId w:val="1"/>
            </w:numPr>
            <w:ind w:left="2232" w:hanging="792"/>
          </w:pPr>
        </w:pPrChange>
      </w:pPr>
      <w:ins w:id="6037" w:author="WILLIAM FRANCISCO LEITE" w:date="2016-06-27T20:46:00Z">
        <w:del w:id="6038" w:author="William" w:date="2016-06-28T20:15:00Z">
          <w:r w:rsidRPr="00946032" w:rsidDel="00DC00D7">
            <w:tab/>
          </w:r>
        </w:del>
      </w:ins>
    </w:p>
    <w:p w14:paraId="4943F1E2" w14:textId="70017192" w:rsidR="00872A02" w:rsidRPr="00946032" w:rsidRDefault="00F76149">
      <w:pPr>
        <w:pStyle w:val="SubtituloCapitulo"/>
        <w:rPr>
          <w:rFonts w:ascii="Arial" w:hAnsi="Arial" w:cs="Arial"/>
          <w:b w:val="0"/>
          <w:rPrChange w:id="6039" w:author="William" w:date="2016-06-28T20:55:00Z">
            <w:rPr>
              <w:rFonts w:ascii="Times New Roman" w:hAnsi="Times New Roman" w:cs="Times New Roman"/>
              <w:b/>
            </w:rPr>
          </w:rPrChange>
        </w:rPr>
        <w:pPrChange w:id="6040" w:author="William" w:date="2016-06-28T20:12:00Z">
          <w:pPr>
            <w:pStyle w:val="PargrafodaLista"/>
            <w:numPr>
              <w:ilvl w:val="4"/>
              <w:numId w:val="1"/>
            </w:numPr>
            <w:ind w:left="2232" w:hanging="792"/>
          </w:pPr>
        </w:pPrChange>
      </w:pPr>
      <w:bookmarkStart w:id="6041" w:name="_Toc459474882"/>
      <w:r>
        <w:rPr>
          <w:rFonts w:ascii="Arial" w:hAnsi="Arial" w:cs="Arial"/>
        </w:rPr>
        <w:t xml:space="preserve"> </w:t>
      </w:r>
      <w:ins w:id="6042" w:author="William" w:date="2016-06-28T20:14:00Z">
        <w:r w:rsidR="006059E4" w:rsidRPr="00946032">
          <w:rPr>
            <w:rFonts w:ascii="Arial" w:hAnsi="Arial" w:cs="Arial"/>
          </w:rPr>
          <w:t>Plano de Teste</w:t>
        </w:r>
      </w:ins>
      <w:bookmarkEnd w:id="6041"/>
    </w:p>
    <w:p w14:paraId="6D70CAB5" w14:textId="1BCB916E" w:rsidR="001315C0" w:rsidRPr="00946032" w:rsidRDefault="001315C0">
      <w:pPr>
        <w:pStyle w:val="SubtituloCapitulo"/>
        <w:numPr>
          <w:ilvl w:val="2"/>
          <w:numId w:val="1"/>
        </w:numPr>
        <w:rPr>
          <w:b w:val="0"/>
          <w:rPrChange w:id="6043" w:author="William" w:date="2016-06-28T20:55:00Z">
            <w:rPr>
              <w:b/>
            </w:rPr>
          </w:rPrChange>
        </w:rPr>
        <w:pPrChange w:id="6044" w:author="WILLIAM FRANCISCO LEITE" w:date="2016-06-27T20:46:00Z">
          <w:pPr>
            <w:pStyle w:val="PargrafodaLista"/>
            <w:numPr>
              <w:ilvl w:val="5"/>
              <w:numId w:val="1"/>
            </w:numPr>
            <w:ind w:left="2736" w:hanging="936"/>
          </w:pPr>
        </w:pPrChange>
      </w:pPr>
      <w:bookmarkStart w:id="6045" w:name="_Toc459474883"/>
      <w:r w:rsidRPr="00946032">
        <w:rPr>
          <w:rFonts w:ascii="Arial" w:hAnsi="Arial" w:cs="Arial"/>
        </w:rPr>
        <w:t>Testes URI</w:t>
      </w:r>
      <w:bookmarkEnd w:id="6045"/>
    </w:p>
    <w:p w14:paraId="1B1D72AC" w14:textId="40C3A603" w:rsidR="001315C0" w:rsidRPr="00946032" w:rsidDel="006F1B31" w:rsidRDefault="001315C0">
      <w:pPr>
        <w:pStyle w:val="TextoNormal"/>
        <w:rPr>
          <w:del w:id="6046" w:author="William" w:date="2016-06-28T19:58:00Z"/>
        </w:rPr>
      </w:pPr>
      <w:r w:rsidRPr="00946032">
        <w:t>Após a construção do contrato inicial na ferramenta Swagger, todas as rotas serão geradas na API. Para validar o status code 200 das requisições nas URIs será utilizado a ferramenta SoapUI.</w:t>
      </w:r>
    </w:p>
    <w:p w14:paraId="6A6C00B6" w14:textId="77777777" w:rsidR="006F1B31" w:rsidRPr="00946032" w:rsidRDefault="006F1B31" w:rsidP="00EF2153">
      <w:pPr>
        <w:pStyle w:val="TextoNormal"/>
        <w:rPr>
          <w:ins w:id="6047" w:author="William" w:date="2016-06-28T19:58:00Z"/>
        </w:rPr>
      </w:pPr>
    </w:p>
    <w:p w14:paraId="6A9D10BA" w14:textId="77777777" w:rsidR="00CB353A" w:rsidRPr="00946032" w:rsidRDefault="00CB353A">
      <w:pPr>
        <w:pStyle w:val="TextoNormal"/>
      </w:pPr>
    </w:p>
    <w:p w14:paraId="51ADADE9" w14:textId="71D1A08F" w:rsidR="001315C0" w:rsidRPr="009F7751" w:rsidRDefault="001315C0">
      <w:pPr>
        <w:pStyle w:val="SubtituloCapitulo"/>
        <w:numPr>
          <w:ilvl w:val="2"/>
          <w:numId w:val="1"/>
        </w:numPr>
        <w:pPrChange w:id="6048" w:author="WILLIAM FRANCISCO LEITE" w:date="2016-06-27T20:46:00Z">
          <w:pPr>
            <w:pStyle w:val="PargrafodaLista"/>
            <w:numPr>
              <w:ilvl w:val="5"/>
              <w:numId w:val="1"/>
            </w:numPr>
            <w:ind w:left="2736" w:hanging="936"/>
          </w:pPr>
        </w:pPrChange>
      </w:pPr>
      <w:bookmarkStart w:id="6049" w:name="_Toc459474884"/>
      <w:r w:rsidRPr="00946032">
        <w:rPr>
          <w:rFonts w:ascii="Arial" w:hAnsi="Arial" w:cs="Arial"/>
        </w:rPr>
        <w:t>TDD</w:t>
      </w:r>
      <w:bookmarkEnd w:id="6049"/>
    </w:p>
    <w:p w14:paraId="5AB08AF8" w14:textId="77777777" w:rsidR="001315C0" w:rsidRPr="00946032" w:rsidRDefault="001315C0" w:rsidP="00EF2153">
      <w:pPr>
        <w:pStyle w:val="TextoNormal"/>
        <w:rPr>
          <w:ins w:id="6050" w:author="WILLIAM FRANCISCO LEITE" w:date="2016-06-27T21:53:00Z"/>
        </w:rPr>
      </w:pPr>
      <w:r w:rsidRPr="00946032">
        <w:tab/>
        <w:t>Serão realizados testes unitários nas classes de acesso a dados para validar se os dados retornados do banco estão de acordo com os parâmetros enviados durante o teste.</w:t>
      </w:r>
    </w:p>
    <w:p w14:paraId="5198B679" w14:textId="77777777" w:rsidR="00CB353A" w:rsidRPr="00946032" w:rsidRDefault="00CB353A" w:rsidP="00EF2153">
      <w:pPr>
        <w:pStyle w:val="TextoNormal"/>
      </w:pPr>
    </w:p>
    <w:p w14:paraId="108D655A" w14:textId="36F964D0" w:rsidR="001315C0" w:rsidRPr="009F7751" w:rsidRDefault="001315C0">
      <w:pPr>
        <w:pStyle w:val="SubtituloCapitulo"/>
        <w:numPr>
          <w:ilvl w:val="2"/>
          <w:numId w:val="1"/>
        </w:numPr>
        <w:pPrChange w:id="6051" w:author="WILLIAM FRANCISCO LEITE" w:date="2016-06-27T20:46:00Z">
          <w:pPr>
            <w:pStyle w:val="PargrafodaLista"/>
            <w:numPr>
              <w:ilvl w:val="4"/>
              <w:numId w:val="1"/>
            </w:numPr>
            <w:ind w:left="2232" w:hanging="792"/>
          </w:pPr>
        </w:pPrChange>
      </w:pPr>
      <w:bookmarkStart w:id="6052" w:name="_Toc459474885"/>
      <w:r w:rsidRPr="00946032">
        <w:rPr>
          <w:rFonts w:ascii="Arial" w:hAnsi="Arial" w:cs="Arial"/>
        </w:rPr>
        <w:t>Consumo da API</w:t>
      </w:r>
      <w:bookmarkEnd w:id="6052"/>
    </w:p>
    <w:p w14:paraId="7DCBF19D" w14:textId="77777777" w:rsidR="006A6073" w:rsidRPr="00946032" w:rsidRDefault="001315C0" w:rsidP="00EF2153">
      <w:pPr>
        <w:pStyle w:val="TextoNormal"/>
        <w:rPr>
          <w:ins w:id="6053" w:author="WILLIAM FRANCISCO LEITE" w:date="2016-06-27T21:53:00Z"/>
        </w:rPr>
      </w:pPr>
      <w:r w:rsidRPr="00946032">
        <w:tab/>
        <w:t>Utilizando a ferramenta SoapUI serão enviadas requisições com os devidos parâmetros para validar se os dados retornados estão no formato JSON correto.</w:t>
      </w:r>
    </w:p>
    <w:p w14:paraId="3BBCB5D6" w14:textId="77777777" w:rsidR="00CB353A" w:rsidRPr="00946032" w:rsidDel="00AB0EEC" w:rsidRDefault="00CB353A" w:rsidP="00EF2153">
      <w:pPr>
        <w:pStyle w:val="TextoNormal"/>
        <w:rPr>
          <w:del w:id="6054" w:author="William" w:date="2016-06-28T20:17:00Z"/>
        </w:rPr>
      </w:pPr>
    </w:p>
    <w:p w14:paraId="1ACA0C5B" w14:textId="14012061" w:rsidR="001315C0" w:rsidRPr="00946032" w:rsidDel="00F34120" w:rsidRDefault="001315C0">
      <w:pPr>
        <w:pStyle w:val="TextoNormal"/>
        <w:ind w:firstLine="0"/>
        <w:rPr>
          <w:del w:id="6055" w:author="William" w:date="2016-06-28T19:37:00Z"/>
          <w:rPrChange w:id="6056" w:author="William" w:date="2016-06-28T20:55:00Z">
            <w:rPr>
              <w:del w:id="6057" w:author="William" w:date="2016-06-28T19:37:00Z"/>
              <w:b/>
            </w:rPr>
          </w:rPrChange>
        </w:rPr>
        <w:pPrChange w:id="6058" w:author="William" w:date="2016-06-28T20:17:00Z">
          <w:pPr>
            <w:pStyle w:val="PargrafodaLista"/>
            <w:numPr>
              <w:ilvl w:val="4"/>
              <w:numId w:val="1"/>
            </w:numPr>
            <w:ind w:left="2232" w:hanging="792"/>
          </w:pPr>
        </w:pPrChange>
      </w:pPr>
      <w:del w:id="6059" w:author="William" w:date="2016-06-28T20:17:00Z">
        <w:r w:rsidRPr="00946032" w:rsidDel="00AB0EEC">
          <w:delText>Desenvolviment</w:delText>
        </w:r>
      </w:del>
      <w:del w:id="6060" w:author="William" w:date="2016-06-28T20:16:00Z">
        <w:r w:rsidRPr="00946032" w:rsidDel="00AB0EEC">
          <w:delText>o do Protótipo</w:delText>
        </w:r>
      </w:del>
    </w:p>
    <w:p w14:paraId="1AD2C709" w14:textId="77777777" w:rsidR="00F34120" w:rsidRPr="00946032" w:rsidRDefault="00F34120">
      <w:pPr>
        <w:pStyle w:val="TextoNormal"/>
        <w:ind w:firstLine="0"/>
        <w:rPr>
          <w:ins w:id="6061" w:author="William" w:date="2016-06-28T20:16:00Z"/>
        </w:rPr>
        <w:pPrChange w:id="6062" w:author="William" w:date="2016-06-28T20:17:00Z">
          <w:pPr>
            <w:pStyle w:val="PargrafodaLista"/>
            <w:numPr>
              <w:ilvl w:val="4"/>
              <w:numId w:val="1"/>
            </w:numPr>
            <w:ind w:left="2232" w:hanging="792"/>
          </w:pPr>
        </w:pPrChange>
      </w:pPr>
    </w:p>
    <w:p w14:paraId="757F9D26" w14:textId="65D97F1B" w:rsidR="00CB353A" w:rsidRPr="009F7751" w:rsidRDefault="00F76149">
      <w:pPr>
        <w:pStyle w:val="SubtituloCapitulo"/>
        <w:pPrChange w:id="6063" w:author="William" w:date="2016-06-28T20:10:00Z">
          <w:pPr>
            <w:pStyle w:val="PargrafodaLista"/>
            <w:numPr>
              <w:ilvl w:val="4"/>
              <w:numId w:val="1"/>
            </w:numPr>
            <w:ind w:left="2232" w:hanging="792"/>
          </w:pPr>
        </w:pPrChange>
      </w:pPr>
      <w:bookmarkStart w:id="6064" w:name="_Toc459474886"/>
      <w:r>
        <w:rPr>
          <w:rFonts w:ascii="Arial" w:hAnsi="Arial" w:cs="Arial"/>
        </w:rPr>
        <w:t xml:space="preserve"> </w:t>
      </w:r>
      <w:ins w:id="6065" w:author="William" w:date="2016-06-28T20:16:00Z">
        <w:r w:rsidR="00F34120" w:rsidRPr="00946032">
          <w:rPr>
            <w:rFonts w:ascii="Arial" w:hAnsi="Arial" w:cs="Arial"/>
          </w:rPr>
          <w:t>Desenvolvimento do Protótipo</w:t>
        </w:r>
      </w:ins>
      <w:bookmarkEnd w:id="6064"/>
    </w:p>
    <w:p w14:paraId="5448BC46" w14:textId="331A5CE2" w:rsidR="001315C0" w:rsidRPr="009F7751" w:rsidRDefault="001315C0">
      <w:pPr>
        <w:pStyle w:val="SubtituloCapitulo"/>
        <w:numPr>
          <w:ilvl w:val="2"/>
          <w:numId w:val="1"/>
        </w:numPr>
        <w:pPrChange w:id="6066" w:author="WILLIAM FRANCISCO LEITE" w:date="2016-06-27T20:46:00Z">
          <w:pPr>
            <w:pStyle w:val="PargrafodaLista"/>
            <w:numPr>
              <w:ilvl w:val="5"/>
              <w:numId w:val="1"/>
            </w:numPr>
            <w:ind w:left="2736" w:hanging="936"/>
          </w:pPr>
        </w:pPrChange>
      </w:pPr>
      <w:bookmarkStart w:id="6067" w:name="_Toc459474887"/>
      <w:r w:rsidRPr="00946032">
        <w:rPr>
          <w:rFonts w:ascii="Arial" w:hAnsi="Arial" w:cs="Arial"/>
        </w:rPr>
        <w:t>Personas</w:t>
      </w:r>
      <w:bookmarkEnd w:id="6067"/>
    </w:p>
    <w:p w14:paraId="056BB2A2" w14:textId="417D0630" w:rsidR="001315C0" w:rsidRPr="00946032" w:rsidRDefault="001315C0" w:rsidP="00EF2153">
      <w:pPr>
        <w:pStyle w:val="TextoNormal"/>
      </w:pPr>
      <w:r w:rsidRPr="00946032">
        <w:t xml:space="preserve">Pedro, Bruno e Ana… pessoas </w:t>
      </w:r>
      <w:r w:rsidR="00414756" w:rsidRPr="00946032">
        <w:t>com características diferentes,</w:t>
      </w:r>
      <w:r w:rsidRPr="00946032">
        <w:t xml:space="preserve"> porém com interesses em comum. Pedro e Bruno são empresários, um é chefe de cozinha e o outro proprietário de um Food Truck, já Ana é uma esposa amorosa, mãe e dona de casa. Todos possuem interesse em tecnologia e acompanham </w:t>
      </w:r>
      <w:del w:id="6068" w:author="Osnir Estevam [2]" w:date="2016-06-25T20:16:00Z">
        <w:r w:rsidRPr="00946032" w:rsidDel="002C4656">
          <w:delText>noticias</w:delText>
        </w:r>
      </w:del>
      <w:ins w:id="6069" w:author="Osnir Estevam [2]" w:date="2016-06-25T20:16:00Z">
        <w:r w:rsidR="002C4656" w:rsidRPr="00946032">
          <w:t>notícias</w:t>
        </w:r>
      </w:ins>
      <w:r w:rsidRPr="00946032">
        <w:t xml:space="preserve"> de novos produtos </w:t>
      </w:r>
      <w:del w:id="6070" w:author="William" w:date="2016-06-28T20:55:00Z">
        <w:r w:rsidRPr="00946032" w:rsidDel="00470C5D">
          <w:delText>recém lançados</w:delText>
        </w:r>
      </w:del>
      <w:ins w:id="6071" w:author="William" w:date="2016-06-28T20:55:00Z">
        <w:r w:rsidR="00470C5D" w:rsidRPr="00946032">
          <w:t>recém-lançados</w:t>
        </w:r>
      </w:ins>
      <w:r w:rsidRPr="00946032">
        <w:t xml:space="preserve"> no mercado.</w:t>
      </w:r>
    </w:p>
    <w:p w14:paraId="0FB0A53B" w14:textId="77777777" w:rsidR="001315C0" w:rsidRPr="00946032" w:rsidRDefault="001315C0">
      <w:pPr>
        <w:pStyle w:val="TextoNormal"/>
      </w:pPr>
      <w:r w:rsidRPr="00946032">
        <w:t>Para compreender melhor os padrões das personas supracitadas, foram realizadas perguntas para identificar hábitos e comportamentos determinantes para o desenvolvimento do projeto. As perguntas foram divididas em categorias, são elas: Interesse, personalidade, habilidades, sonhos, relação com a tecnologia, razões para usar e comprar produtos e serviços.</w:t>
      </w:r>
    </w:p>
    <w:p w14:paraId="06BF7AA4" w14:textId="77777777" w:rsidR="001315C0" w:rsidRPr="00946032" w:rsidRDefault="001315C0">
      <w:pPr>
        <w:pStyle w:val="TextoNormal"/>
      </w:pPr>
      <w:r w:rsidRPr="00946032">
        <w:lastRenderedPageBreak/>
        <w:t>Com base na análise dos dados obtidos, encontramos características em comuns entre as personas no que diz respeito à problemas, reclamações e possíveis soluções.</w:t>
      </w:r>
    </w:p>
    <w:p w14:paraId="7AD08D83" w14:textId="77777777" w:rsidR="001315C0" w:rsidRPr="00946032" w:rsidRDefault="001315C0">
      <w:pPr>
        <w:pStyle w:val="TextoNormal"/>
      </w:pPr>
      <w:r w:rsidRPr="00946032">
        <w:t>Ficou explicito que, todos fazem uso e procuram obter vantagens com a internet no dia a dia. As personas também relataram que uma das atividades mais corriqueira e trabalhosa é a de realizar compras. Todos relatam sobre a dificuldade de encontrar por determinados produtos e se agrava quando se trata de promoções.</w:t>
      </w:r>
    </w:p>
    <w:p w14:paraId="2DD1D3AD" w14:textId="77777777" w:rsidR="001315C0" w:rsidRPr="00946032" w:rsidRDefault="001315C0">
      <w:pPr>
        <w:pStyle w:val="TextoNormal"/>
      </w:pPr>
      <w:r w:rsidRPr="00946032">
        <w:t>Quando perguntado se já haviam se deparado com um problema similar e qual foi a solução encontrada, uma das personas relatou que ao planejar suas férias procurava por hotéis nas cidades onde pretendia visitar e graças a aplicação Web Trivago a busca se tornou ágil.</w:t>
      </w:r>
    </w:p>
    <w:p w14:paraId="6B78340C" w14:textId="77777777" w:rsidR="00CB353A" w:rsidRPr="00946032" w:rsidRDefault="001315C0">
      <w:pPr>
        <w:pStyle w:val="TextoNormal"/>
        <w:rPr>
          <w:ins w:id="6072" w:author="WILLIAM FRANCISCO LEITE" w:date="2016-06-27T21:54:00Z"/>
        </w:rPr>
      </w:pPr>
      <w:r w:rsidRPr="00946032">
        <w:t>Com base no relato das personas e se os mesmos gostariam de v</w:t>
      </w:r>
      <w:r w:rsidR="00CD5B56" w:rsidRPr="00946032">
        <w:t>er algo no mercado que facilitas</w:t>
      </w:r>
      <w:r w:rsidRPr="00946032">
        <w:t>se a busca por produtos e promoções utilizando a internet como ferramenta o desenvolvimento de uma API para cotação se tornou uma oport</w:t>
      </w:r>
      <w:r w:rsidR="006A6073" w:rsidRPr="00946032">
        <w:t xml:space="preserve">unidade.  </w:t>
      </w:r>
    </w:p>
    <w:p w14:paraId="4857C2D4" w14:textId="7D71A698" w:rsidR="001315C0" w:rsidRPr="00946032" w:rsidRDefault="006A6073">
      <w:pPr>
        <w:pStyle w:val="TextoNormal"/>
      </w:pPr>
      <w:r w:rsidRPr="00946032">
        <w:t xml:space="preserve">   </w:t>
      </w:r>
    </w:p>
    <w:p w14:paraId="41466525" w14:textId="785B795B" w:rsidR="002C4656" w:rsidRPr="00946032" w:rsidRDefault="00D158B6">
      <w:pPr>
        <w:pStyle w:val="Legenda"/>
        <w:keepNext/>
        <w:spacing w:after="120"/>
        <w:rPr>
          <w:ins w:id="6073" w:author="Osnir Estevam [2]" w:date="2016-06-25T20:17:00Z"/>
        </w:rPr>
        <w:pPrChange w:id="6074" w:author="WILLIAM FRANCISCO LEITE" w:date="2016-06-27T21:27:00Z">
          <w:pPr>
            <w:pStyle w:val="Legenda"/>
          </w:pPr>
        </w:pPrChange>
      </w:pPr>
      <w:ins w:id="6075" w:author="WILLIAM FRANCISCO LEITE" w:date="2016-06-27T21:26:00Z">
        <w:r w:rsidRPr="00946032">
          <w:t xml:space="preserve">             </w:t>
        </w:r>
      </w:ins>
      <w:ins w:id="6076" w:author="WILLIAM FRANCISCO LEITE" w:date="2016-06-27T21:54:00Z">
        <w:r w:rsidR="00CB353A" w:rsidRPr="00946032">
          <w:t xml:space="preserve">       </w:t>
        </w:r>
      </w:ins>
      <w:bookmarkStart w:id="6077" w:name="_Toc459571360"/>
      <w:ins w:id="6078" w:author="Osnir Estevam [2]" w:date="2016-06-25T20:17:00Z">
        <w:r w:rsidR="002C4656" w:rsidRPr="00946032">
          <w:t xml:space="preserve">Figura </w:t>
        </w:r>
      </w:ins>
      <w:ins w:id="6079" w:author="Dogus - William" w:date="2016-06-27T13:52:00Z">
        <w:r w:rsidR="00A67559" w:rsidRPr="009F7751">
          <w:fldChar w:fldCharType="begin"/>
        </w:r>
        <w:r w:rsidR="00A67559" w:rsidRPr="00946032">
          <w:instrText xml:space="preserve"> SEQ Figura \* ARABIC </w:instrText>
        </w:r>
      </w:ins>
      <w:r w:rsidR="00A67559" w:rsidRPr="009F7751">
        <w:fldChar w:fldCharType="separate"/>
      </w:r>
      <w:ins w:id="6080" w:author="Osnir Estevam" w:date="2016-08-20T16:26:00Z">
        <w:r w:rsidR="0066637F">
          <w:rPr>
            <w:noProof/>
          </w:rPr>
          <w:t>12</w:t>
        </w:r>
      </w:ins>
      <w:ins w:id="6081" w:author="Dogus - William" w:date="2016-06-27T13:52:00Z">
        <w:del w:id="6082" w:author="Osnir Estevam" w:date="2016-08-20T16:26:00Z">
          <w:r w:rsidR="00A67559" w:rsidRPr="00946032" w:rsidDel="0066637F">
            <w:rPr>
              <w:noProof/>
            </w:rPr>
            <w:delText>10</w:delText>
          </w:r>
        </w:del>
        <w:r w:rsidR="00A67559" w:rsidRPr="009F7751">
          <w:fldChar w:fldCharType="end"/>
        </w:r>
      </w:ins>
      <w:ins w:id="6083" w:author="William" w:date="2016-06-26T18:41:00Z">
        <w:del w:id="6084" w:author="Dogus - William" w:date="2016-06-27T13:52:00Z">
          <w:r w:rsidR="00D50635" w:rsidRPr="009F7751" w:rsidDel="00A67559">
            <w:fldChar w:fldCharType="begin"/>
          </w:r>
          <w:r w:rsidR="00D50635" w:rsidRPr="00946032" w:rsidDel="00A67559">
            <w:delInstrText xml:space="preserve"> SEQ Figura \* ARABIC </w:delInstrText>
          </w:r>
        </w:del>
      </w:ins>
      <w:del w:id="6085" w:author="Dogus - William" w:date="2016-06-27T13:52:00Z">
        <w:r w:rsidR="00D50635" w:rsidRPr="009F7751" w:rsidDel="00A67559">
          <w:fldChar w:fldCharType="separate"/>
        </w:r>
      </w:del>
      <w:ins w:id="6086" w:author="William" w:date="2016-06-26T18:41:00Z">
        <w:del w:id="6087" w:author="Dogus - William" w:date="2016-06-27T13:52:00Z">
          <w:r w:rsidR="00D50635" w:rsidRPr="00946032" w:rsidDel="00A67559">
            <w:rPr>
              <w:noProof/>
            </w:rPr>
            <w:delText>8</w:delText>
          </w:r>
          <w:r w:rsidR="00D50635" w:rsidRPr="009F7751" w:rsidDel="00A67559">
            <w:fldChar w:fldCharType="end"/>
          </w:r>
        </w:del>
      </w:ins>
      <w:ins w:id="6088" w:author="Osnir Estevam [2]" w:date="2016-06-25T20:17:00Z">
        <w:del w:id="6089" w:author="William" w:date="2016-06-26T18:37:00Z">
          <w:r w:rsidR="002C4656" w:rsidRPr="009F7751" w:rsidDel="00D50635">
            <w:fldChar w:fldCharType="begin"/>
          </w:r>
          <w:r w:rsidR="002C4656" w:rsidRPr="00946032" w:rsidDel="00D50635">
            <w:delInstrText xml:space="preserve"> SEQ Figura \* ARABIC </w:delInstrText>
          </w:r>
        </w:del>
      </w:ins>
      <w:del w:id="6090" w:author="William" w:date="2016-06-26T18:37:00Z">
        <w:r w:rsidR="002C4656" w:rsidRPr="009F7751" w:rsidDel="00D50635">
          <w:fldChar w:fldCharType="separate"/>
        </w:r>
      </w:del>
      <w:ins w:id="6091" w:author="Osnir Estevam [2]" w:date="2016-06-25T20:17:00Z">
        <w:del w:id="6092" w:author="William" w:date="2016-06-26T18:37:00Z">
          <w:r w:rsidR="002C4656" w:rsidRPr="00946032" w:rsidDel="00D50635">
            <w:rPr>
              <w:noProof/>
            </w:rPr>
            <w:delText>6</w:delText>
          </w:r>
          <w:r w:rsidR="002C4656" w:rsidRPr="009F7751" w:rsidDel="00D50635">
            <w:fldChar w:fldCharType="end"/>
          </w:r>
        </w:del>
        <w:r w:rsidR="002C4656" w:rsidRPr="00946032">
          <w:t xml:space="preserve"> - Persona (Pedro da Silva)</w:t>
        </w:r>
        <w:bookmarkEnd w:id="6077"/>
      </w:ins>
    </w:p>
    <w:p w14:paraId="605897A3" w14:textId="77777777" w:rsidR="00414756" w:rsidRPr="00946032" w:rsidRDefault="006A6073">
      <w:pPr>
        <w:pStyle w:val="TextoNormal"/>
        <w:jc w:val="center"/>
        <w:pPrChange w:id="6093" w:author="WILLIAM FRANCISCO LEITE" w:date="2016-06-27T21:54:00Z">
          <w:pPr>
            <w:pStyle w:val="TextoNormal"/>
            <w:keepNext/>
            <w:ind w:firstLine="0"/>
          </w:pPr>
        </w:pPrChange>
      </w:pPr>
      <w:r w:rsidRPr="009F7751">
        <w:rPr>
          <w:noProof/>
        </w:rPr>
        <w:drawing>
          <wp:inline distT="114300" distB="114300" distL="114300" distR="114300" wp14:anchorId="53AA6E69" wp14:editId="4C5A9892">
            <wp:extent cx="4933950" cy="2606675"/>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l="8486" t="13712" r="5902" b="14240"/>
                    <a:stretch>
                      <a:fillRect/>
                    </a:stretch>
                  </pic:blipFill>
                  <pic:spPr>
                    <a:xfrm>
                      <a:off x="0" y="0"/>
                      <a:ext cx="4933950" cy="2606675"/>
                    </a:xfrm>
                    <a:prstGeom prst="rect">
                      <a:avLst/>
                    </a:prstGeom>
                    <a:ln/>
                  </pic:spPr>
                </pic:pic>
              </a:graphicData>
            </a:graphic>
          </wp:inline>
        </w:drawing>
      </w:r>
    </w:p>
    <w:p w14:paraId="18DC9A52" w14:textId="257E8A7B" w:rsidR="007061CD" w:rsidRPr="00946032" w:rsidRDefault="00D158B6">
      <w:pPr>
        <w:pStyle w:val="Legenda"/>
        <w:spacing w:after="0"/>
        <w:rPr>
          <w:ins w:id="6094" w:author="Osnir Estevam [2]" w:date="2016-06-25T20:24:00Z"/>
        </w:rPr>
        <w:pPrChange w:id="6095" w:author="Osnir Estevam [2]" w:date="2016-06-25T20:24:00Z">
          <w:pPr>
            <w:pStyle w:val="Legenda"/>
          </w:pPr>
        </w:pPrChange>
      </w:pPr>
      <w:ins w:id="6096" w:author="WILLIAM FRANCISCO LEITE" w:date="2016-06-27T21:26:00Z">
        <w:r w:rsidRPr="00946032">
          <w:t xml:space="preserve">            </w:t>
        </w:r>
      </w:ins>
      <w:ins w:id="6097" w:author="WILLIAM FRANCISCO LEITE" w:date="2016-06-27T21:54:00Z">
        <w:r w:rsidR="00CB353A" w:rsidRPr="00946032">
          <w:t xml:space="preserve">        </w:t>
        </w:r>
      </w:ins>
      <w:ins w:id="6098" w:author="Osnir Estevam [2]" w:date="2016-06-25T20:24:00Z">
        <w:r w:rsidR="007061CD" w:rsidRPr="00946032">
          <w:t xml:space="preserve">Fonte: </w:t>
        </w:r>
        <w:del w:id="6099" w:author="Dogus - William" w:date="2016-06-27T14:20:00Z">
          <w:r w:rsidR="007061CD" w:rsidRPr="00946032" w:rsidDel="0098363A">
            <w:delText>FULANO</w:delText>
          </w:r>
        </w:del>
      </w:ins>
      <w:ins w:id="6100" w:author="Dogus - William" w:date="2016-06-27T14:20:00Z">
        <w:r w:rsidR="0098363A" w:rsidRPr="00946032">
          <w:t>Autoria Própria</w:t>
        </w:r>
      </w:ins>
      <w:ins w:id="6101" w:author="Osnir Estevam [2]" w:date="2016-06-25T20:24:00Z">
        <w:r w:rsidR="007061CD" w:rsidRPr="00946032">
          <w:t xml:space="preserve"> (20</w:t>
        </w:r>
      </w:ins>
      <w:ins w:id="6102" w:author="Dogus - William" w:date="2016-06-27T14:20:00Z">
        <w:r w:rsidR="0098363A" w:rsidRPr="00946032">
          <w:t>16</w:t>
        </w:r>
      </w:ins>
      <w:ins w:id="6103" w:author="Osnir Estevam [2]" w:date="2016-06-25T20:24:00Z">
        <w:del w:id="6104" w:author="Dogus - William" w:date="2016-06-27T14:20:00Z">
          <w:r w:rsidR="007061CD" w:rsidRPr="00946032" w:rsidDel="0098363A">
            <w:delText>XX</w:delText>
          </w:r>
        </w:del>
        <w:r w:rsidR="007061CD" w:rsidRPr="00946032">
          <w:t>)</w:t>
        </w:r>
      </w:ins>
    </w:p>
    <w:p w14:paraId="528761EF" w14:textId="00835008" w:rsidR="006A6073" w:rsidRPr="00946032" w:rsidDel="002C4656" w:rsidRDefault="00414756" w:rsidP="00414756">
      <w:pPr>
        <w:pStyle w:val="Legenda"/>
        <w:spacing w:before="120" w:after="0"/>
        <w:jc w:val="center"/>
        <w:rPr>
          <w:del w:id="6105" w:author="Osnir Estevam [2]" w:date="2016-06-25T20:17:00Z"/>
          <w:noProof/>
        </w:rPr>
      </w:pPr>
      <w:del w:id="6106" w:author="Osnir Estevam [2]" w:date="2016-06-25T20:17:00Z">
        <w:r w:rsidRPr="00946032" w:rsidDel="002C4656">
          <w:rPr>
            <w:iCs w:val="0"/>
          </w:rPr>
          <w:delText xml:space="preserve">Figura </w:delText>
        </w:r>
      </w:del>
      <w:del w:id="6107" w:author="Osnir Estevam [2]" w:date="2016-06-25T19:00:00Z">
        <w:r w:rsidR="00753065" w:rsidRPr="009F7751" w:rsidDel="004F557E">
          <w:rPr>
            <w:iCs w:val="0"/>
          </w:rPr>
          <w:fldChar w:fldCharType="begin"/>
        </w:r>
        <w:r w:rsidR="00753065" w:rsidRPr="00946032" w:rsidDel="004F557E">
          <w:rPr>
            <w:iCs w:val="0"/>
          </w:rPr>
          <w:delInstrText xml:space="preserve"> SEQ Figura \* ARABIC </w:delInstrText>
        </w:r>
        <w:r w:rsidR="00753065" w:rsidRPr="009F7751" w:rsidDel="004F557E">
          <w:rPr>
            <w:iCs w:val="0"/>
            <w:rPrChange w:id="6108" w:author="William" w:date="2016-06-28T20:55:00Z">
              <w:rPr>
                <w:iCs w:val="0"/>
                <w:noProof/>
              </w:rPr>
            </w:rPrChange>
          </w:rPr>
          <w:fldChar w:fldCharType="separate"/>
        </w:r>
        <w:r w:rsidR="00CD5B56" w:rsidRPr="00946032" w:rsidDel="004F557E">
          <w:rPr>
            <w:iCs w:val="0"/>
            <w:noProof/>
          </w:rPr>
          <w:delText>7</w:delText>
        </w:r>
        <w:r w:rsidR="00753065" w:rsidRPr="009F7751" w:rsidDel="004F557E">
          <w:rPr>
            <w:iCs w:val="0"/>
            <w:noProof/>
          </w:rPr>
          <w:fldChar w:fldCharType="end"/>
        </w:r>
      </w:del>
      <w:del w:id="6109" w:author="Osnir Estevam [2]" w:date="2016-06-25T20:17:00Z">
        <w:r w:rsidRPr="00946032" w:rsidDel="002C4656">
          <w:rPr>
            <w:iCs w:val="0"/>
          </w:rPr>
          <w:delText xml:space="preserve"> - Persona</w:delText>
        </w:r>
        <w:r w:rsidRPr="00946032" w:rsidDel="002C4656">
          <w:rPr>
            <w:iCs w:val="0"/>
            <w:noProof/>
          </w:rPr>
          <w:delText xml:space="preserve"> (Pedro da Silva)</w:delText>
        </w:r>
      </w:del>
    </w:p>
    <w:p w14:paraId="1018A85B" w14:textId="77777777" w:rsidR="00414756" w:rsidRPr="00946032" w:rsidRDefault="00414756" w:rsidP="00414756"/>
    <w:p w14:paraId="1CFF59D1" w14:textId="77777777" w:rsidR="00414756" w:rsidRPr="00946032" w:rsidRDefault="00414756" w:rsidP="00414756"/>
    <w:p w14:paraId="448903E8" w14:textId="617CE676" w:rsidR="007061CD" w:rsidRPr="00946032" w:rsidRDefault="00550874">
      <w:pPr>
        <w:pStyle w:val="Legenda"/>
        <w:keepNext/>
        <w:spacing w:after="120"/>
        <w:rPr>
          <w:ins w:id="6110" w:author="Osnir Estevam [2]" w:date="2016-06-25T20:25:00Z"/>
        </w:rPr>
        <w:pPrChange w:id="6111" w:author="WILLIAM FRANCISCO LEITE" w:date="2016-06-27T21:27:00Z">
          <w:pPr>
            <w:pStyle w:val="Legenda"/>
          </w:pPr>
        </w:pPrChange>
      </w:pPr>
      <w:ins w:id="6112" w:author="WILLIAM FRANCISCO LEITE" w:date="2016-06-27T21:27:00Z">
        <w:r w:rsidRPr="00946032">
          <w:lastRenderedPageBreak/>
          <w:t xml:space="preserve">           </w:t>
        </w:r>
      </w:ins>
      <w:ins w:id="6113" w:author="WILLIAM FRANCISCO LEITE" w:date="2016-06-27T21:54:00Z">
        <w:r w:rsidR="00CB353A" w:rsidRPr="00946032">
          <w:t xml:space="preserve">       </w:t>
        </w:r>
      </w:ins>
      <w:ins w:id="6114" w:author="WILLIAM FRANCISCO LEITE" w:date="2016-06-27T21:27:00Z">
        <w:r w:rsidRPr="00946032">
          <w:t xml:space="preserve"> </w:t>
        </w:r>
      </w:ins>
      <w:bookmarkStart w:id="6115" w:name="_Toc459571361"/>
      <w:ins w:id="6116" w:author="Osnir Estevam [2]" w:date="2016-06-25T20:25:00Z">
        <w:r w:rsidR="007061CD" w:rsidRPr="00946032">
          <w:t xml:space="preserve">Figura </w:t>
        </w:r>
      </w:ins>
      <w:ins w:id="6117" w:author="Dogus - William" w:date="2016-06-27T13:52:00Z">
        <w:r w:rsidR="00A67559" w:rsidRPr="009F7751">
          <w:fldChar w:fldCharType="begin"/>
        </w:r>
        <w:r w:rsidR="00A67559" w:rsidRPr="00946032">
          <w:instrText xml:space="preserve"> SEQ Figura \* ARABIC </w:instrText>
        </w:r>
      </w:ins>
      <w:r w:rsidR="00A67559" w:rsidRPr="009F7751">
        <w:fldChar w:fldCharType="separate"/>
      </w:r>
      <w:ins w:id="6118" w:author="Osnir Estevam" w:date="2016-08-20T16:26:00Z">
        <w:r w:rsidR="0066637F">
          <w:rPr>
            <w:noProof/>
          </w:rPr>
          <w:t>13</w:t>
        </w:r>
      </w:ins>
      <w:ins w:id="6119" w:author="Dogus - William" w:date="2016-06-27T13:52:00Z">
        <w:del w:id="6120" w:author="Osnir Estevam" w:date="2016-08-20T16:26:00Z">
          <w:r w:rsidR="00A67559" w:rsidRPr="00946032" w:rsidDel="0066637F">
            <w:rPr>
              <w:noProof/>
            </w:rPr>
            <w:delText>11</w:delText>
          </w:r>
        </w:del>
        <w:r w:rsidR="00A67559" w:rsidRPr="009F7751">
          <w:fldChar w:fldCharType="end"/>
        </w:r>
      </w:ins>
      <w:ins w:id="6121" w:author="William" w:date="2016-06-26T18:41:00Z">
        <w:del w:id="6122" w:author="Dogus - William" w:date="2016-06-27T13:52:00Z">
          <w:r w:rsidR="00D50635" w:rsidRPr="009F7751" w:rsidDel="00A67559">
            <w:fldChar w:fldCharType="begin"/>
          </w:r>
          <w:r w:rsidR="00D50635" w:rsidRPr="00946032" w:rsidDel="00A67559">
            <w:delInstrText xml:space="preserve"> SEQ Figura \* ARABIC </w:delInstrText>
          </w:r>
        </w:del>
      </w:ins>
      <w:del w:id="6123" w:author="Dogus - William" w:date="2016-06-27T13:52:00Z">
        <w:r w:rsidR="00D50635" w:rsidRPr="009F7751" w:rsidDel="00A67559">
          <w:fldChar w:fldCharType="separate"/>
        </w:r>
      </w:del>
      <w:ins w:id="6124" w:author="William" w:date="2016-06-26T18:41:00Z">
        <w:del w:id="6125" w:author="Dogus - William" w:date="2016-06-27T13:52:00Z">
          <w:r w:rsidR="00D50635" w:rsidRPr="00946032" w:rsidDel="00A67559">
            <w:rPr>
              <w:noProof/>
            </w:rPr>
            <w:delText>9</w:delText>
          </w:r>
          <w:r w:rsidR="00D50635" w:rsidRPr="009F7751" w:rsidDel="00A67559">
            <w:fldChar w:fldCharType="end"/>
          </w:r>
        </w:del>
      </w:ins>
      <w:ins w:id="6126" w:author="Osnir Estevam [2]" w:date="2016-06-25T20:25:00Z">
        <w:del w:id="6127" w:author="William" w:date="2016-06-26T18:37:00Z">
          <w:r w:rsidR="007061CD" w:rsidRPr="009F7751" w:rsidDel="00D50635">
            <w:fldChar w:fldCharType="begin"/>
          </w:r>
          <w:r w:rsidR="007061CD" w:rsidRPr="00946032" w:rsidDel="00D50635">
            <w:delInstrText xml:space="preserve"> SEQ Figura \* ARABIC </w:delInstrText>
          </w:r>
        </w:del>
      </w:ins>
      <w:del w:id="6128" w:author="William" w:date="2016-06-26T18:37:00Z">
        <w:r w:rsidR="007061CD" w:rsidRPr="009F7751" w:rsidDel="00D50635">
          <w:fldChar w:fldCharType="separate"/>
        </w:r>
      </w:del>
      <w:ins w:id="6129" w:author="Osnir Estevam [2]" w:date="2016-06-25T20:25:00Z">
        <w:del w:id="6130" w:author="William" w:date="2016-06-26T18:37:00Z">
          <w:r w:rsidR="007061CD" w:rsidRPr="00946032" w:rsidDel="00D50635">
            <w:rPr>
              <w:noProof/>
            </w:rPr>
            <w:delText>7</w:delText>
          </w:r>
          <w:r w:rsidR="007061CD" w:rsidRPr="009F7751" w:rsidDel="00D50635">
            <w:fldChar w:fldCharType="end"/>
          </w:r>
        </w:del>
        <w:r w:rsidR="007061CD" w:rsidRPr="00946032">
          <w:t xml:space="preserve"> - Persona (Bruno Siqueira)</w:t>
        </w:r>
        <w:bookmarkEnd w:id="6115"/>
      </w:ins>
    </w:p>
    <w:p w14:paraId="03660FA9" w14:textId="285C889E" w:rsidR="00414756" w:rsidRPr="00946032" w:rsidRDefault="006A6073">
      <w:pPr>
        <w:pStyle w:val="TextoNormal"/>
        <w:jc w:val="center"/>
        <w:rPr>
          <w:ins w:id="6131" w:author="Osnir Estevam [2]" w:date="2016-06-25T20:25:00Z"/>
        </w:rPr>
        <w:pPrChange w:id="6132" w:author="WILLIAM FRANCISCO LEITE" w:date="2016-06-27T21:54:00Z">
          <w:pPr>
            <w:pStyle w:val="TextoNormal"/>
            <w:keepNext/>
            <w:ind w:firstLine="0"/>
          </w:pPr>
        </w:pPrChange>
      </w:pPr>
      <w:r w:rsidRPr="009F7751">
        <w:rPr>
          <w:noProof/>
        </w:rPr>
        <w:drawing>
          <wp:inline distT="114300" distB="114300" distL="114300" distR="114300" wp14:anchorId="1920520D" wp14:editId="07F88C27">
            <wp:extent cx="5010150" cy="2632075"/>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l="9201" t="17836" r="3859" b="9322"/>
                    <a:stretch>
                      <a:fillRect/>
                    </a:stretch>
                  </pic:blipFill>
                  <pic:spPr>
                    <a:xfrm>
                      <a:off x="0" y="0"/>
                      <a:ext cx="5010150" cy="2632075"/>
                    </a:xfrm>
                    <a:prstGeom prst="rect">
                      <a:avLst/>
                    </a:prstGeom>
                    <a:ln/>
                  </pic:spPr>
                </pic:pic>
              </a:graphicData>
            </a:graphic>
          </wp:inline>
        </w:drawing>
      </w:r>
    </w:p>
    <w:p w14:paraId="69E8E0B7" w14:textId="5FB4A072" w:rsidR="007061CD" w:rsidRPr="00946032" w:rsidRDefault="00550874" w:rsidP="007061CD">
      <w:pPr>
        <w:pStyle w:val="Legenda"/>
        <w:spacing w:after="0"/>
        <w:rPr>
          <w:ins w:id="6133" w:author="Osnir Estevam [2]" w:date="2016-06-25T20:25:00Z"/>
        </w:rPr>
      </w:pPr>
      <w:ins w:id="6134" w:author="WILLIAM FRANCISCO LEITE" w:date="2016-06-27T21:27:00Z">
        <w:r w:rsidRPr="00946032">
          <w:t xml:space="preserve">           </w:t>
        </w:r>
      </w:ins>
      <w:ins w:id="6135" w:author="WILLIAM FRANCISCO LEITE" w:date="2016-06-27T21:54:00Z">
        <w:r w:rsidR="00CB353A" w:rsidRPr="00946032">
          <w:t xml:space="preserve">         </w:t>
        </w:r>
      </w:ins>
      <w:ins w:id="6136" w:author="Osnir Estevam [2]" w:date="2016-06-25T20:25:00Z">
        <w:r w:rsidR="007061CD" w:rsidRPr="00946032">
          <w:t xml:space="preserve">Fonte: </w:t>
        </w:r>
        <w:del w:id="6137" w:author="Dogus - William" w:date="2016-06-27T14:20:00Z">
          <w:r w:rsidR="007061CD" w:rsidRPr="00946032" w:rsidDel="0098363A">
            <w:delText>FULAN</w:delText>
          </w:r>
        </w:del>
      </w:ins>
      <w:ins w:id="6138" w:author="Dogus - William" w:date="2016-06-27T14:20:00Z">
        <w:r w:rsidR="0098363A" w:rsidRPr="00946032">
          <w:t>Autoria Própria</w:t>
        </w:r>
      </w:ins>
      <w:ins w:id="6139" w:author="Osnir Estevam [2]" w:date="2016-06-25T20:25:00Z">
        <w:del w:id="6140" w:author="Dogus - William" w:date="2016-06-27T14:20:00Z">
          <w:r w:rsidR="007061CD" w:rsidRPr="00946032" w:rsidDel="0098363A">
            <w:delText>O</w:delText>
          </w:r>
        </w:del>
        <w:r w:rsidR="007061CD" w:rsidRPr="00946032">
          <w:t xml:space="preserve"> (20</w:t>
        </w:r>
      </w:ins>
      <w:ins w:id="6141" w:author="Dogus - William" w:date="2016-06-27T14:20:00Z">
        <w:r w:rsidR="0098363A" w:rsidRPr="00946032">
          <w:t>16</w:t>
        </w:r>
      </w:ins>
      <w:ins w:id="6142" w:author="Osnir Estevam [2]" w:date="2016-06-25T20:25:00Z">
        <w:del w:id="6143" w:author="Dogus - William" w:date="2016-06-27T14:20:00Z">
          <w:r w:rsidR="007061CD" w:rsidRPr="00946032" w:rsidDel="0098363A">
            <w:delText>XX</w:delText>
          </w:r>
        </w:del>
        <w:r w:rsidR="007061CD" w:rsidRPr="00946032">
          <w:t>)</w:t>
        </w:r>
      </w:ins>
    </w:p>
    <w:p w14:paraId="409E11B5" w14:textId="6CCB3D5D" w:rsidR="007061CD" w:rsidRPr="00946032" w:rsidDel="00550874" w:rsidRDefault="007061CD">
      <w:pPr>
        <w:pStyle w:val="Legenda"/>
        <w:keepNext/>
        <w:rPr>
          <w:del w:id="6144" w:author="Osnir Estevam [2]" w:date="2016-06-25T20:26:00Z"/>
        </w:rPr>
        <w:pPrChange w:id="6145" w:author="Osnir Estevam [2]" w:date="2016-06-25T20:26:00Z">
          <w:pPr>
            <w:pStyle w:val="Legenda"/>
          </w:pPr>
        </w:pPrChange>
      </w:pPr>
    </w:p>
    <w:p w14:paraId="580A7F75" w14:textId="77777777" w:rsidR="00550874" w:rsidRPr="00946032" w:rsidRDefault="00550874">
      <w:pPr>
        <w:rPr>
          <w:ins w:id="6146" w:author="WILLIAM FRANCISCO LEITE" w:date="2016-06-27T21:27:00Z"/>
        </w:rPr>
        <w:pPrChange w:id="6147" w:author="WILLIAM FRANCISCO LEITE" w:date="2016-06-27T21:27:00Z">
          <w:pPr>
            <w:pStyle w:val="TextoNormal"/>
            <w:keepNext/>
            <w:ind w:firstLine="0"/>
          </w:pPr>
        </w:pPrChange>
      </w:pPr>
    </w:p>
    <w:p w14:paraId="306085A9" w14:textId="451185E8" w:rsidR="006A6073" w:rsidRPr="00946032" w:rsidDel="007061CD" w:rsidRDefault="00550874" w:rsidP="00414756">
      <w:pPr>
        <w:pStyle w:val="Legenda"/>
        <w:jc w:val="center"/>
        <w:rPr>
          <w:del w:id="6148" w:author="Osnir Estevam [2]" w:date="2016-06-25T20:24:00Z"/>
        </w:rPr>
      </w:pPr>
      <w:ins w:id="6149" w:author="WILLIAM FRANCISCO LEITE" w:date="2016-06-27T21:28:00Z">
        <w:r w:rsidRPr="00946032">
          <w:rPr>
            <w:iCs w:val="0"/>
          </w:rPr>
          <w:t xml:space="preserve">           </w:t>
        </w:r>
      </w:ins>
      <w:ins w:id="6150" w:author="WILLIAM FRANCISCO LEITE" w:date="2016-06-27T21:54:00Z">
        <w:r w:rsidR="00CB353A" w:rsidRPr="00946032">
          <w:rPr>
            <w:iCs w:val="0"/>
          </w:rPr>
          <w:t xml:space="preserve">        </w:t>
        </w:r>
      </w:ins>
      <w:del w:id="6151" w:author="Osnir Estevam [2]" w:date="2016-06-25T20:24:00Z">
        <w:r w:rsidR="00414756" w:rsidRPr="00946032" w:rsidDel="007061CD">
          <w:rPr>
            <w:iCs w:val="0"/>
          </w:rPr>
          <w:delText xml:space="preserve">Figura </w:delText>
        </w:r>
      </w:del>
      <w:del w:id="6152" w:author="Osnir Estevam [2]" w:date="2016-06-25T19:00:00Z">
        <w:r w:rsidR="00753065" w:rsidRPr="009F7751" w:rsidDel="004F557E">
          <w:rPr>
            <w:iCs w:val="0"/>
          </w:rPr>
          <w:fldChar w:fldCharType="begin"/>
        </w:r>
        <w:r w:rsidR="00753065" w:rsidRPr="00946032" w:rsidDel="004F557E">
          <w:rPr>
            <w:iCs w:val="0"/>
          </w:rPr>
          <w:delInstrText xml:space="preserve"> SEQ Figura \* ARABIC </w:delInstrText>
        </w:r>
        <w:r w:rsidR="00753065" w:rsidRPr="009F7751" w:rsidDel="004F557E">
          <w:rPr>
            <w:iCs w:val="0"/>
            <w:rPrChange w:id="6153" w:author="William" w:date="2016-06-28T20:55:00Z">
              <w:rPr>
                <w:iCs w:val="0"/>
                <w:noProof/>
              </w:rPr>
            </w:rPrChange>
          </w:rPr>
          <w:fldChar w:fldCharType="separate"/>
        </w:r>
        <w:r w:rsidR="00CD5B56" w:rsidRPr="00946032" w:rsidDel="004F557E">
          <w:rPr>
            <w:iCs w:val="0"/>
            <w:noProof/>
          </w:rPr>
          <w:delText>8</w:delText>
        </w:r>
        <w:r w:rsidR="00753065" w:rsidRPr="009F7751" w:rsidDel="004F557E">
          <w:rPr>
            <w:iCs w:val="0"/>
            <w:noProof/>
          </w:rPr>
          <w:fldChar w:fldCharType="end"/>
        </w:r>
      </w:del>
      <w:del w:id="6154" w:author="Osnir Estevam [2]" w:date="2016-06-25T20:24:00Z">
        <w:r w:rsidR="00FA406B" w:rsidRPr="00946032" w:rsidDel="007061CD">
          <w:rPr>
            <w:iCs w:val="0"/>
          </w:rPr>
          <w:delText xml:space="preserve"> - Persona</w:delText>
        </w:r>
        <w:r w:rsidR="00414756" w:rsidRPr="00946032" w:rsidDel="007061CD">
          <w:rPr>
            <w:iCs w:val="0"/>
          </w:rPr>
          <w:delText xml:space="preserve"> (Bruno Siqueira)</w:delText>
        </w:r>
      </w:del>
    </w:p>
    <w:p w14:paraId="271FB800" w14:textId="2D682E3A" w:rsidR="007061CD" w:rsidRPr="00946032" w:rsidRDefault="007061CD">
      <w:pPr>
        <w:pStyle w:val="Legenda"/>
        <w:keepNext/>
        <w:spacing w:after="120"/>
        <w:rPr>
          <w:ins w:id="6155" w:author="Osnir Estevam [2]" w:date="2016-06-25T20:26:00Z"/>
        </w:rPr>
        <w:pPrChange w:id="6156" w:author="WILLIAM FRANCISCO LEITE" w:date="2016-06-27T21:28:00Z">
          <w:pPr>
            <w:pStyle w:val="Legenda"/>
          </w:pPr>
        </w:pPrChange>
      </w:pPr>
      <w:bookmarkStart w:id="6157" w:name="_Toc459571362"/>
      <w:ins w:id="6158" w:author="Osnir Estevam [2]" w:date="2016-06-25T20:26:00Z">
        <w:r w:rsidRPr="00946032">
          <w:t xml:space="preserve">Figura </w:t>
        </w:r>
      </w:ins>
      <w:ins w:id="6159" w:author="Dogus - William" w:date="2016-06-27T13:52:00Z">
        <w:r w:rsidR="00A67559" w:rsidRPr="009F7751">
          <w:fldChar w:fldCharType="begin"/>
        </w:r>
        <w:r w:rsidR="00A67559" w:rsidRPr="00946032">
          <w:instrText xml:space="preserve"> SEQ Figura \* ARABIC </w:instrText>
        </w:r>
      </w:ins>
      <w:r w:rsidR="00A67559" w:rsidRPr="009F7751">
        <w:fldChar w:fldCharType="separate"/>
      </w:r>
      <w:ins w:id="6160" w:author="Osnir Estevam" w:date="2016-08-20T16:26:00Z">
        <w:r w:rsidR="0066637F">
          <w:rPr>
            <w:noProof/>
          </w:rPr>
          <w:t>14</w:t>
        </w:r>
      </w:ins>
      <w:ins w:id="6161" w:author="Dogus - William" w:date="2016-06-27T13:52:00Z">
        <w:del w:id="6162" w:author="Osnir Estevam" w:date="2016-08-20T16:26:00Z">
          <w:r w:rsidR="00A67559" w:rsidRPr="00946032" w:rsidDel="0066637F">
            <w:rPr>
              <w:noProof/>
            </w:rPr>
            <w:delText>12</w:delText>
          </w:r>
        </w:del>
        <w:r w:rsidR="00A67559" w:rsidRPr="009F7751">
          <w:fldChar w:fldCharType="end"/>
        </w:r>
      </w:ins>
      <w:ins w:id="6163" w:author="William" w:date="2016-06-26T18:41:00Z">
        <w:del w:id="6164" w:author="Dogus - William" w:date="2016-06-27T13:52:00Z">
          <w:r w:rsidR="00D50635" w:rsidRPr="009F7751" w:rsidDel="00A67559">
            <w:fldChar w:fldCharType="begin"/>
          </w:r>
          <w:r w:rsidR="00D50635" w:rsidRPr="00946032" w:rsidDel="00A67559">
            <w:delInstrText xml:space="preserve"> SEQ Figura \* ARABIC </w:delInstrText>
          </w:r>
        </w:del>
      </w:ins>
      <w:del w:id="6165" w:author="Dogus - William" w:date="2016-06-27T13:52:00Z">
        <w:r w:rsidR="00D50635" w:rsidRPr="009F7751" w:rsidDel="00A67559">
          <w:fldChar w:fldCharType="separate"/>
        </w:r>
      </w:del>
      <w:ins w:id="6166" w:author="William" w:date="2016-06-26T18:41:00Z">
        <w:del w:id="6167" w:author="Dogus - William" w:date="2016-06-27T13:52:00Z">
          <w:r w:rsidR="00D50635" w:rsidRPr="00946032" w:rsidDel="00A67559">
            <w:rPr>
              <w:noProof/>
            </w:rPr>
            <w:delText>10</w:delText>
          </w:r>
          <w:r w:rsidR="00D50635" w:rsidRPr="009F7751" w:rsidDel="00A67559">
            <w:fldChar w:fldCharType="end"/>
          </w:r>
        </w:del>
      </w:ins>
      <w:ins w:id="6168" w:author="Osnir Estevam [2]" w:date="2016-06-25T20:26:00Z">
        <w:del w:id="6169" w:author="William" w:date="2016-06-26T18:37:00Z">
          <w:r w:rsidRPr="009F7751" w:rsidDel="00D50635">
            <w:fldChar w:fldCharType="begin"/>
          </w:r>
          <w:r w:rsidRPr="00946032" w:rsidDel="00D50635">
            <w:delInstrText xml:space="preserve"> SEQ Figura \* ARABIC </w:delInstrText>
          </w:r>
        </w:del>
      </w:ins>
      <w:del w:id="6170" w:author="William" w:date="2016-06-26T18:37:00Z">
        <w:r w:rsidRPr="009F7751" w:rsidDel="00D50635">
          <w:fldChar w:fldCharType="separate"/>
        </w:r>
      </w:del>
      <w:ins w:id="6171" w:author="Osnir Estevam [2]" w:date="2016-06-25T20:26:00Z">
        <w:del w:id="6172" w:author="William" w:date="2016-06-26T18:37:00Z">
          <w:r w:rsidRPr="00946032" w:rsidDel="00D50635">
            <w:rPr>
              <w:noProof/>
            </w:rPr>
            <w:delText>8</w:delText>
          </w:r>
          <w:r w:rsidRPr="009F7751" w:rsidDel="00D50635">
            <w:fldChar w:fldCharType="end"/>
          </w:r>
        </w:del>
        <w:r w:rsidRPr="00946032">
          <w:t xml:space="preserve"> - Persona (Ana Carolina)</w:t>
        </w:r>
        <w:bookmarkEnd w:id="6157"/>
      </w:ins>
    </w:p>
    <w:p w14:paraId="6ADD3932" w14:textId="77777777" w:rsidR="00414756" w:rsidRPr="00946032" w:rsidRDefault="006A6073">
      <w:pPr>
        <w:pStyle w:val="TextoNormal"/>
        <w:jc w:val="center"/>
        <w:pPrChange w:id="6173" w:author="WILLIAM FRANCISCO LEITE" w:date="2016-06-27T21:54:00Z">
          <w:pPr>
            <w:pStyle w:val="TextoNormal"/>
            <w:keepNext/>
            <w:ind w:firstLine="0"/>
          </w:pPr>
        </w:pPrChange>
      </w:pPr>
      <w:r w:rsidRPr="009F7751">
        <w:rPr>
          <w:noProof/>
        </w:rPr>
        <w:drawing>
          <wp:inline distT="114300" distB="114300" distL="114300" distR="114300" wp14:anchorId="6A52697E" wp14:editId="76A5F97C">
            <wp:extent cx="5048250" cy="2651125"/>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l="8539" t="14321" r="3859" b="12225"/>
                    <a:stretch>
                      <a:fillRect/>
                    </a:stretch>
                  </pic:blipFill>
                  <pic:spPr>
                    <a:xfrm>
                      <a:off x="0" y="0"/>
                      <a:ext cx="5048250" cy="2651125"/>
                    </a:xfrm>
                    <a:prstGeom prst="rect">
                      <a:avLst/>
                    </a:prstGeom>
                    <a:ln/>
                  </pic:spPr>
                </pic:pic>
              </a:graphicData>
            </a:graphic>
          </wp:inline>
        </w:drawing>
      </w:r>
    </w:p>
    <w:p w14:paraId="4E551E49" w14:textId="4C4AEEF8" w:rsidR="007061CD" w:rsidRPr="00946032" w:rsidRDefault="00550874" w:rsidP="007061CD">
      <w:pPr>
        <w:pStyle w:val="Legenda"/>
        <w:spacing w:after="0"/>
        <w:rPr>
          <w:ins w:id="6174" w:author="Osnir Estevam [2]" w:date="2016-06-25T20:27:00Z"/>
        </w:rPr>
      </w:pPr>
      <w:ins w:id="6175" w:author="WILLIAM FRANCISCO LEITE" w:date="2016-06-27T21:28:00Z">
        <w:r w:rsidRPr="00946032">
          <w:t xml:space="preserve">          </w:t>
        </w:r>
      </w:ins>
      <w:ins w:id="6176" w:author="WILLIAM FRANCISCO LEITE" w:date="2016-06-27T21:54:00Z">
        <w:r w:rsidR="00CB353A" w:rsidRPr="00946032">
          <w:t xml:space="preserve">        </w:t>
        </w:r>
      </w:ins>
      <w:ins w:id="6177" w:author="WILLIAM FRANCISCO LEITE" w:date="2016-06-27T21:28:00Z">
        <w:r w:rsidRPr="00946032">
          <w:t xml:space="preserve"> </w:t>
        </w:r>
      </w:ins>
      <w:ins w:id="6178" w:author="Osnir Estevam [2]" w:date="2016-06-25T20:27:00Z">
        <w:r w:rsidR="007061CD" w:rsidRPr="00946032">
          <w:t xml:space="preserve">Fonte: </w:t>
        </w:r>
        <w:del w:id="6179" w:author="Dogus - William" w:date="2016-06-27T14:20:00Z">
          <w:r w:rsidR="007061CD" w:rsidRPr="00946032" w:rsidDel="0098363A">
            <w:delText>FULANO</w:delText>
          </w:r>
        </w:del>
      </w:ins>
      <w:ins w:id="6180" w:author="Dogus - William" w:date="2016-06-27T14:20:00Z">
        <w:r w:rsidR="0098363A" w:rsidRPr="00946032">
          <w:t>Autoria Própria</w:t>
        </w:r>
      </w:ins>
      <w:ins w:id="6181" w:author="Osnir Estevam [2]" w:date="2016-06-25T20:27:00Z">
        <w:r w:rsidR="007061CD" w:rsidRPr="00946032">
          <w:t xml:space="preserve"> (20</w:t>
        </w:r>
      </w:ins>
      <w:ins w:id="6182" w:author="Dogus - William" w:date="2016-06-27T14:21:00Z">
        <w:r w:rsidR="0098363A" w:rsidRPr="00946032">
          <w:t>16</w:t>
        </w:r>
      </w:ins>
      <w:ins w:id="6183" w:author="Osnir Estevam [2]" w:date="2016-06-25T20:27:00Z">
        <w:del w:id="6184" w:author="Dogus - William" w:date="2016-06-27T14:21:00Z">
          <w:r w:rsidR="007061CD" w:rsidRPr="00946032" w:rsidDel="0098363A">
            <w:delText>XX</w:delText>
          </w:r>
        </w:del>
        <w:r w:rsidR="007061CD" w:rsidRPr="00946032">
          <w:t>)</w:t>
        </w:r>
      </w:ins>
    </w:p>
    <w:p w14:paraId="564D0A9B" w14:textId="17516972" w:rsidR="006A6073" w:rsidRPr="00946032" w:rsidDel="007061CD" w:rsidRDefault="00414756" w:rsidP="00D37B34">
      <w:pPr>
        <w:pStyle w:val="Legenda"/>
        <w:jc w:val="center"/>
        <w:rPr>
          <w:del w:id="6185" w:author="Osnir Estevam [2]" w:date="2016-06-25T20:26:00Z"/>
        </w:rPr>
      </w:pPr>
      <w:del w:id="6186" w:author="Osnir Estevam [2]" w:date="2016-06-25T20:26:00Z">
        <w:r w:rsidRPr="00946032" w:rsidDel="007061CD">
          <w:rPr>
            <w:iCs w:val="0"/>
          </w:rPr>
          <w:delText xml:space="preserve">Figura </w:delText>
        </w:r>
      </w:del>
      <w:del w:id="6187" w:author="Osnir Estevam [2]" w:date="2016-06-25T19:00:00Z">
        <w:r w:rsidR="00753065" w:rsidRPr="009F7751" w:rsidDel="004F557E">
          <w:rPr>
            <w:iCs w:val="0"/>
          </w:rPr>
          <w:fldChar w:fldCharType="begin"/>
        </w:r>
        <w:r w:rsidR="00753065" w:rsidRPr="00946032" w:rsidDel="004F557E">
          <w:rPr>
            <w:iCs w:val="0"/>
          </w:rPr>
          <w:delInstrText xml:space="preserve"> SEQ Figura \* ARABIC </w:delInstrText>
        </w:r>
        <w:r w:rsidR="00753065" w:rsidRPr="009F7751" w:rsidDel="004F557E">
          <w:rPr>
            <w:iCs w:val="0"/>
            <w:rPrChange w:id="6188" w:author="William" w:date="2016-06-28T20:55:00Z">
              <w:rPr>
                <w:iCs w:val="0"/>
                <w:noProof/>
              </w:rPr>
            </w:rPrChange>
          </w:rPr>
          <w:fldChar w:fldCharType="separate"/>
        </w:r>
        <w:r w:rsidR="00CD5B56" w:rsidRPr="00946032" w:rsidDel="004F557E">
          <w:rPr>
            <w:iCs w:val="0"/>
            <w:noProof/>
          </w:rPr>
          <w:delText>9</w:delText>
        </w:r>
        <w:r w:rsidR="00753065" w:rsidRPr="009F7751" w:rsidDel="004F557E">
          <w:rPr>
            <w:iCs w:val="0"/>
            <w:noProof/>
          </w:rPr>
          <w:fldChar w:fldCharType="end"/>
        </w:r>
      </w:del>
      <w:del w:id="6189" w:author="Osnir Estevam [2]" w:date="2016-06-25T20:26:00Z">
        <w:r w:rsidRPr="00946032" w:rsidDel="007061CD">
          <w:rPr>
            <w:iCs w:val="0"/>
          </w:rPr>
          <w:delText xml:space="preserve"> -</w:delText>
        </w:r>
        <w:r w:rsidR="00FA406B" w:rsidRPr="00946032" w:rsidDel="007061CD">
          <w:rPr>
            <w:iCs w:val="0"/>
          </w:rPr>
          <w:delText xml:space="preserve"> Persona</w:delText>
        </w:r>
        <w:r w:rsidRPr="00946032" w:rsidDel="007061CD">
          <w:rPr>
            <w:iCs w:val="0"/>
          </w:rPr>
          <w:delText xml:space="preserve"> (Ana Carolina)</w:delText>
        </w:r>
      </w:del>
    </w:p>
    <w:p w14:paraId="59EFB953" w14:textId="77777777" w:rsidR="00D37B34" w:rsidRPr="00946032" w:rsidRDefault="00D37B34" w:rsidP="00D37B34"/>
    <w:p w14:paraId="69DA0765" w14:textId="2339AF64" w:rsidR="001315C0" w:rsidRPr="009F7751" w:rsidRDefault="001315C0">
      <w:pPr>
        <w:pStyle w:val="SubtituloCapitulo"/>
        <w:numPr>
          <w:ilvl w:val="2"/>
          <w:numId w:val="1"/>
        </w:numPr>
        <w:pPrChange w:id="6190" w:author="WILLIAM FRANCISCO LEITE" w:date="2016-06-27T20:48:00Z">
          <w:pPr>
            <w:pStyle w:val="PargrafodaLista"/>
            <w:numPr>
              <w:ilvl w:val="4"/>
              <w:numId w:val="1"/>
            </w:numPr>
            <w:ind w:left="2232" w:hanging="792"/>
          </w:pPr>
        </w:pPrChange>
      </w:pPr>
      <w:bookmarkStart w:id="6191" w:name="_Toc459474888"/>
      <w:r w:rsidRPr="00946032">
        <w:rPr>
          <w:rFonts w:ascii="Arial" w:hAnsi="Arial" w:cs="Arial"/>
        </w:rPr>
        <w:t>Design de Interação</w:t>
      </w:r>
      <w:bookmarkEnd w:id="6191"/>
    </w:p>
    <w:p w14:paraId="6C5A995C" w14:textId="77777777" w:rsidR="001315C0" w:rsidRPr="00946032" w:rsidRDefault="001315C0" w:rsidP="00EF2153">
      <w:pPr>
        <w:pStyle w:val="TextoNormal"/>
      </w:pPr>
      <w:r w:rsidRPr="00946032">
        <w:t>A chave para o sucesso de um bom design de interação é focar no usuário, entendê-lo e questionando suas escolhas. Para o desenvolvimento do protótipo foi observado as necessidades dos clientes como, por exemplo, a escolha do estabelecimento da rede atacadista, bem como, pesquisa e cotação de produtos, consideração o melhor preço e benefício.</w:t>
      </w:r>
    </w:p>
    <w:p w14:paraId="6ABA5F4C" w14:textId="77777777" w:rsidR="001315C0" w:rsidRPr="00946032" w:rsidRDefault="001315C0" w:rsidP="00EF2153">
      <w:pPr>
        <w:pStyle w:val="TextoNormal"/>
      </w:pPr>
      <w:r w:rsidRPr="00946032">
        <w:lastRenderedPageBreak/>
        <w:t xml:space="preserve">Uma vez que o entendimento do contexto tornou-se claro, foi possível o desenvolvimento de protótipos, com a finalidade de separar e tornar tangível diversas soluções.   </w:t>
      </w:r>
    </w:p>
    <w:p w14:paraId="0AE6D0A3" w14:textId="77777777" w:rsidR="001315C0" w:rsidRPr="00946032" w:rsidRDefault="001315C0">
      <w:pPr>
        <w:pStyle w:val="TextoNormal"/>
        <w:rPr>
          <w:ins w:id="6192" w:author="WILLIAM FRANCISCO LEITE" w:date="2016-06-27T21:55:00Z"/>
        </w:rPr>
      </w:pPr>
      <w:r w:rsidRPr="00946032">
        <w:t xml:space="preserve">Trabalhando de maneira colaborativa e utilizando vários recursos tecnológicos, como por exemplo, Google Materials, estudo de cores e layout, tornou-se possível o elo entre os usuários e a aplicação.  </w:t>
      </w:r>
    </w:p>
    <w:p w14:paraId="71BE8A31" w14:textId="77777777" w:rsidR="00CB353A" w:rsidRPr="00946032" w:rsidRDefault="00CB353A">
      <w:pPr>
        <w:pStyle w:val="TextoNormal"/>
      </w:pPr>
    </w:p>
    <w:p w14:paraId="214CE68D" w14:textId="1AD127C8" w:rsidR="001315C0" w:rsidRPr="009F7751" w:rsidRDefault="001315C0">
      <w:pPr>
        <w:pStyle w:val="SubtituloCapitulo"/>
        <w:numPr>
          <w:ilvl w:val="2"/>
          <w:numId w:val="1"/>
        </w:numPr>
        <w:pPrChange w:id="6193" w:author="WILLIAM FRANCISCO LEITE" w:date="2016-06-27T20:48:00Z">
          <w:pPr>
            <w:pStyle w:val="PargrafodaLista"/>
            <w:numPr>
              <w:ilvl w:val="4"/>
              <w:numId w:val="1"/>
            </w:numPr>
            <w:ind w:left="2232" w:hanging="792"/>
          </w:pPr>
        </w:pPrChange>
      </w:pPr>
      <w:bookmarkStart w:id="6194" w:name="_Toc459474889"/>
      <w:r w:rsidRPr="00946032">
        <w:rPr>
          <w:rFonts w:ascii="Arial" w:hAnsi="Arial" w:cs="Arial"/>
        </w:rPr>
        <w:t>Moodboard</w:t>
      </w:r>
      <w:bookmarkEnd w:id="6194"/>
    </w:p>
    <w:p w14:paraId="1E3581A5" w14:textId="77777777" w:rsidR="001315C0" w:rsidRPr="00946032" w:rsidRDefault="001315C0" w:rsidP="00EF2153">
      <w:pPr>
        <w:pStyle w:val="TextoNormal"/>
      </w:pPr>
      <w:r w:rsidRPr="00946032">
        <w:t>Com base nas informações levantadas ao longo da pesquisa, foi sendo construído um painel semântico, com o objetivo de combinar uma série de referências visuais visando criar uma atmosfera para o projeto e encontrar uma maneira criativa e inovadora para solucionar o problema.</w:t>
      </w:r>
    </w:p>
    <w:p w14:paraId="05BB694B" w14:textId="150056D7" w:rsidR="001315C0" w:rsidRPr="00946032" w:rsidRDefault="001315C0">
      <w:pPr>
        <w:pStyle w:val="TextoNormal"/>
      </w:pPr>
      <w:r w:rsidRPr="00946032">
        <w:t xml:space="preserve">Ao término da pesquisa, o próximo passo foi a organização </w:t>
      </w:r>
      <w:del w:id="6195" w:author="Osnir Estevam [2]" w:date="2016-06-25T20:29:00Z">
        <w:r w:rsidRPr="00946032" w:rsidDel="007061CD">
          <w:delText>das  informações</w:delText>
        </w:r>
      </w:del>
      <w:ins w:id="6196" w:author="Osnir Estevam [2]" w:date="2016-06-25T20:29:00Z">
        <w:r w:rsidR="007061CD" w:rsidRPr="00946032">
          <w:t>das informações</w:t>
        </w:r>
      </w:ins>
      <w:r w:rsidRPr="00946032">
        <w:t xml:space="preserve"> em três grupos principais: objetos, pessoas e ambientes.</w:t>
      </w:r>
    </w:p>
    <w:p w14:paraId="01C30744" w14:textId="77777777" w:rsidR="001315C0" w:rsidRPr="00946032" w:rsidRDefault="001315C0">
      <w:pPr>
        <w:pStyle w:val="TextoNormal"/>
      </w:pPr>
      <w:r w:rsidRPr="00946032">
        <w:t xml:space="preserve">Uma vez que o painel foi concluído ficou nítido o que esperar do projeto no que diz respeito ao uso das cores, formas, texturas, conceitos, cenários e etc. </w:t>
      </w:r>
    </w:p>
    <w:p w14:paraId="31FA64D7" w14:textId="77777777" w:rsidR="001315C0" w:rsidRPr="00946032" w:rsidRDefault="001315C0">
      <w:pPr>
        <w:pStyle w:val="TextoNormal"/>
        <w:rPr>
          <w:ins w:id="6197" w:author="WILLIAM FRANCISCO LEITE" w:date="2016-06-27T21:55:00Z"/>
        </w:rPr>
      </w:pPr>
      <w:r w:rsidRPr="00946032">
        <w:t xml:space="preserve"> Essas representações visuais apresentam as emoções e inspirações necessárias para o desenvolvimento do trabalho.</w:t>
      </w:r>
    </w:p>
    <w:p w14:paraId="35C85B6F" w14:textId="77777777" w:rsidR="00CB353A" w:rsidRPr="00946032" w:rsidRDefault="00CB353A">
      <w:pPr>
        <w:pStyle w:val="TextoNormal"/>
      </w:pPr>
    </w:p>
    <w:p w14:paraId="29072BBD" w14:textId="2D696BD7" w:rsidR="007061CD" w:rsidRPr="00946032" w:rsidRDefault="00550874">
      <w:pPr>
        <w:pStyle w:val="Legenda"/>
        <w:keepNext/>
        <w:spacing w:after="120"/>
        <w:rPr>
          <w:ins w:id="6198" w:author="Osnir Estevam [2]" w:date="2016-06-25T20:30:00Z"/>
        </w:rPr>
        <w:pPrChange w:id="6199" w:author="WILLIAM FRANCISCO LEITE" w:date="2016-06-27T21:28:00Z">
          <w:pPr>
            <w:pStyle w:val="Legenda"/>
          </w:pPr>
        </w:pPrChange>
      </w:pPr>
      <w:ins w:id="6200" w:author="WILLIAM FRANCISCO LEITE" w:date="2016-06-27T21:28:00Z">
        <w:r w:rsidRPr="00946032">
          <w:t xml:space="preserve">   </w:t>
        </w:r>
      </w:ins>
      <w:ins w:id="6201" w:author="WILLIAM FRANCISCO LEITE" w:date="2016-06-27T21:55:00Z">
        <w:r w:rsidR="00CB353A" w:rsidRPr="00946032">
          <w:tab/>
        </w:r>
      </w:ins>
      <w:bookmarkStart w:id="6202" w:name="_Toc459571363"/>
      <w:ins w:id="6203" w:author="Osnir Estevam [2]" w:date="2016-06-25T20:30:00Z">
        <w:r w:rsidR="007061CD" w:rsidRPr="00946032">
          <w:t xml:space="preserve">Figura </w:t>
        </w:r>
      </w:ins>
      <w:ins w:id="6204" w:author="Dogus - William" w:date="2016-06-27T13:52:00Z">
        <w:r w:rsidR="00A67559" w:rsidRPr="009F7751">
          <w:fldChar w:fldCharType="begin"/>
        </w:r>
        <w:r w:rsidR="00A67559" w:rsidRPr="00946032">
          <w:instrText xml:space="preserve"> SEQ Figura \* ARABIC </w:instrText>
        </w:r>
      </w:ins>
      <w:r w:rsidR="00A67559" w:rsidRPr="009F7751">
        <w:fldChar w:fldCharType="separate"/>
      </w:r>
      <w:ins w:id="6205" w:author="Osnir Estevam" w:date="2016-08-20T16:26:00Z">
        <w:r w:rsidR="0066637F">
          <w:rPr>
            <w:noProof/>
          </w:rPr>
          <w:t>15</w:t>
        </w:r>
      </w:ins>
      <w:ins w:id="6206" w:author="Dogus - William" w:date="2016-06-27T13:52:00Z">
        <w:del w:id="6207" w:author="Osnir Estevam" w:date="2016-08-20T16:26:00Z">
          <w:r w:rsidR="00A67559" w:rsidRPr="00946032" w:rsidDel="0066637F">
            <w:rPr>
              <w:noProof/>
            </w:rPr>
            <w:delText>13</w:delText>
          </w:r>
        </w:del>
        <w:r w:rsidR="00A67559" w:rsidRPr="009F7751">
          <w:fldChar w:fldCharType="end"/>
        </w:r>
      </w:ins>
      <w:ins w:id="6208" w:author="William" w:date="2016-06-26T18:41:00Z">
        <w:del w:id="6209" w:author="Dogus - William" w:date="2016-06-27T13:52:00Z">
          <w:r w:rsidR="00D50635" w:rsidRPr="009F7751" w:rsidDel="00A67559">
            <w:fldChar w:fldCharType="begin"/>
          </w:r>
          <w:r w:rsidR="00D50635" w:rsidRPr="00946032" w:rsidDel="00A67559">
            <w:delInstrText xml:space="preserve"> SEQ Figura \* ARABIC </w:delInstrText>
          </w:r>
        </w:del>
      </w:ins>
      <w:del w:id="6210" w:author="Dogus - William" w:date="2016-06-27T13:52:00Z">
        <w:r w:rsidR="00D50635" w:rsidRPr="009F7751" w:rsidDel="00A67559">
          <w:fldChar w:fldCharType="separate"/>
        </w:r>
      </w:del>
      <w:ins w:id="6211" w:author="William" w:date="2016-06-26T18:41:00Z">
        <w:del w:id="6212" w:author="Dogus - William" w:date="2016-06-27T13:52:00Z">
          <w:r w:rsidR="00D50635" w:rsidRPr="00946032" w:rsidDel="00A67559">
            <w:rPr>
              <w:noProof/>
            </w:rPr>
            <w:delText>11</w:delText>
          </w:r>
          <w:r w:rsidR="00D50635" w:rsidRPr="009F7751" w:rsidDel="00A67559">
            <w:fldChar w:fldCharType="end"/>
          </w:r>
        </w:del>
      </w:ins>
      <w:ins w:id="6213" w:author="Osnir Estevam [2]" w:date="2016-06-25T20:30:00Z">
        <w:del w:id="6214" w:author="William" w:date="2016-06-26T18:37:00Z">
          <w:r w:rsidR="007061CD" w:rsidRPr="009F7751" w:rsidDel="00D50635">
            <w:fldChar w:fldCharType="begin"/>
          </w:r>
          <w:r w:rsidR="007061CD" w:rsidRPr="00946032" w:rsidDel="00D50635">
            <w:delInstrText xml:space="preserve"> SEQ Figura \* ARABIC </w:delInstrText>
          </w:r>
        </w:del>
      </w:ins>
      <w:del w:id="6215" w:author="William" w:date="2016-06-26T18:37:00Z">
        <w:r w:rsidR="007061CD" w:rsidRPr="009F7751" w:rsidDel="00D50635">
          <w:fldChar w:fldCharType="separate"/>
        </w:r>
      </w:del>
      <w:ins w:id="6216" w:author="Osnir Estevam [2]" w:date="2016-06-25T20:30:00Z">
        <w:del w:id="6217" w:author="William" w:date="2016-06-26T18:37:00Z">
          <w:r w:rsidR="007061CD" w:rsidRPr="00946032" w:rsidDel="00D50635">
            <w:rPr>
              <w:noProof/>
            </w:rPr>
            <w:delText>9</w:delText>
          </w:r>
          <w:r w:rsidR="007061CD" w:rsidRPr="009F7751" w:rsidDel="00D50635">
            <w:fldChar w:fldCharType="end"/>
          </w:r>
        </w:del>
        <w:r w:rsidR="007061CD" w:rsidRPr="00946032">
          <w:t xml:space="preserve"> – Moodboard</w:t>
        </w:r>
        <w:bookmarkEnd w:id="6202"/>
      </w:ins>
    </w:p>
    <w:p w14:paraId="1E0A4F0B" w14:textId="77777777" w:rsidR="00D37B34" w:rsidRPr="00946032" w:rsidRDefault="006A6073">
      <w:pPr>
        <w:pStyle w:val="TextoNormal"/>
        <w:ind w:left="720" w:firstLine="0"/>
        <w:jc w:val="center"/>
        <w:pPrChange w:id="6218" w:author="WILLIAM FRANCISCO LEITE" w:date="2016-06-27T21:55:00Z">
          <w:pPr>
            <w:pStyle w:val="TextoNormal"/>
            <w:keepNext/>
            <w:ind w:firstLine="0"/>
          </w:pPr>
        </w:pPrChange>
      </w:pPr>
      <w:r w:rsidRPr="009F7751">
        <w:rPr>
          <w:noProof/>
        </w:rPr>
        <w:drawing>
          <wp:inline distT="114300" distB="114300" distL="114300" distR="114300" wp14:anchorId="25EF4E04" wp14:editId="70423F3C">
            <wp:extent cx="5229225" cy="2893931"/>
            <wp:effectExtent l="19050" t="19050" r="9525" b="20955"/>
            <wp:docPr id="9" name="image16.jpg" descr="Encontra Fácil - Mood Board.jpg"/>
            <wp:cNvGraphicFramePr/>
            <a:graphic xmlns:a="http://schemas.openxmlformats.org/drawingml/2006/main">
              <a:graphicData uri="http://schemas.openxmlformats.org/drawingml/2006/picture">
                <pic:pic xmlns:pic="http://schemas.openxmlformats.org/drawingml/2006/picture">
                  <pic:nvPicPr>
                    <pic:cNvPr id="0" name="image16.jpg" descr="Encontra Fácil - Mood Board.jpg"/>
                    <pic:cNvPicPr preferRelativeResize="0"/>
                  </pic:nvPicPr>
                  <pic:blipFill>
                    <a:blip r:embed="rId30"/>
                    <a:srcRect/>
                    <a:stretch>
                      <a:fillRect/>
                    </a:stretch>
                  </pic:blipFill>
                  <pic:spPr>
                    <a:xfrm>
                      <a:off x="0" y="0"/>
                      <a:ext cx="5239867" cy="2899820"/>
                    </a:xfrm>
                    <a:prstGeom prst="rect">
                      <a:avLst/>
                    </a:prstGeom>
                    <a:ln>
                      <a:solidFill>
                        <a:schemeClr val="tx1"/>
                      </a:solidFill>
                    </a:ln>
                  </pic:spPr>
                </pic:pic>
              </a:graphicData>
            </a:graphic>
          </wp:inline>
        </w:drawing>
      </w:r>
    </w:p>
    <w:p w14:paraId="0C5C49CA" w14:textId="49E1FCC8" w:rsidR="007061CD" w:rsidRPr="00946032" w:rsidRDefault="00550874" w:rsidP="007061CD">
      <w:pPr>
        <w:pStyle w:val="Legenda"/>
        <w:spacing w:after="0"/>
        <w:rPr>
          <w:ins w:id="6219" w:author="Osnir Estevam [2]" w:date="2016-06-25T20:31:00Z"/>
        </w:rPr>
      </w:pPr>
      <w:ins w:id="6220" w:author="WILLIAM FRANCISCO LEITE" w:date="2016-06-27T21:28:00Z">
        <w:r w:rsidRPr="00946032">
          <w:t xml:space="preserve"> </w:t>
        </w:r>
      </w:ins>
      <w:ins w:id="6221" w:author="WILLIAM FRANCISCO LEITE" w:date="2016-06-27T21:55:00Z">
        <w:r w:rsidR="00CB353A" w:rsidRPr="00946032">
          <w:tab/>
        </w:r>
      </w:ins>
      <w:ins w:id="6222" w:author="Osnir Estevam [2]" w:date="2016-06-25T20:31:00Z">
        <w:r w:rsidR="007061CD" w:rsidRPr="00946032">
          <w:t xml:space="preserve">Fonte: </w:t>
        </w:r>
        <w:del w:id="6223" w:author="Dogus - William" w:date="2016-06-27T14:21:00Z">
          <w:r w:rsidR="007061CD" w:rsidRPr="00946032" w:rsidDel="005A3172">
            <w:delText>FULANO</w:delText>
          </w:r>
        </w:del>
      </w:ins>
      <w:ins w:id="6224" w:author="Dogus - William" w:date="2016-06-27T14:21:00Z">
        <w:r w:rsidR="005A3172" w:rsidRPr="00946032">
          <w:t>Autoria Própria</w:t>
        </w:r>
      </w:ins>
      <w:ins w:id="6225" w:author="Osnir Estevam [2]" w:date="2016-06-25T20:31:00Z">
        <w:r w:rsidR="007061CD" w:rsidRPr="00946032">
          <w:t xml:space="preserve"> (20</w:t>
        </w:r>
      </w:ins>
      <w:ins w:id="6226" w:author="Dogus - William" w:date="2016-06-27T14:21:00Z">
        <w:r w:rsidR="005A3172" w:rsidRPr="00946032">
          <w:t>16</w:t>
        </w:r>
      </w:ins>
      <w:ins w:id="6227" w:author="Osnir Estevam [2]" w:date="2016-06-25T20:31:00Z">
        <w:del w:id="6228" w:author="Dogus - William" w:date="2016-06-27T14:21:00Z">
          <w:r w:rsidR="007061CD" w:rsidRPr="00946032" w:rsidDel="005A3172">
            <w:delText>XX</w:delText>
          </w:r>
        </w:del>
        <w:r w:rsidR="007061CD" w:rsidRPr="00946032">
          <w:t>)</w:t>
        </w:r>
      </w:ins>
    </w:p>
    <w:p w14:paraId="78CD97B2" w14:textId="4EFED4B8" w:rsidR="006A6073" w:rsidRPr="00946032" w:rsidDel="007061CD" w:rsidRDefault="00D37B34" w:rsidP="00D37B34">
      <w:pPr>
        <w:pStyle w:val="Legenda"/>
        <w:jc w:val="center"/>
        <w:rPr>
          <w:del w:id="6229" w:author="Osnir Estevam [2]" w:date="2016-06-25T20:29:00Z"/>
        </w:rPr>
      </w:pPr>
      <w:del w:id="6230" w:author="Osnir Estevam [2]" w:date="2016-06-25T20:29:00Z">
        <w:r w:rsidRPr="00946032" w:rsidDel="007061CD">
          <w:rPr>
            <w:iCs w:val="0"/>
          </w:rPr>
          <w:delText xml:space="preserve">Figura </w:delText>
        </w:r>
      </w:del>
      <w:del w:id="6231" w:author="Osnir Estevam [2]" w:date="2016-06-25T19:00:00Z">
        <w:r w:rsidR="00753065" w:rsidRPr="009F7751" w:rsidDel="004F557E">
          <w:rPr>
            <w:iCs w:val="0"/>
          </w:rPr>
          <w:fldChar w:fldCharType="begin"/>
        </w:r>
        <w:r w:rsidR="00753065" w:rsidRPr="00946032" w:rsidDel="004F557E">
          <w:rPr>
            <w:iCs w:val="0"/>
          </w:rPr>
          <w:delInstrText xml:space="preserve"> SEQ Figura \* ARABIC </w:delInstrText>
        </w:r>
        <w:r w:rsidR="00753065" w:rsidRPr="009F7751" w:rsidDel="004F557E">
          <w:rPr>
            <w:iCs w:val="0"/>
            <w:rPrChange w:id="6232" w:author="William" w:date="2016-06-28T20:55:00Z">
              <w:rPr>
                <w:iCs w:val="0"/>
                <w:noProof/>
              </w:rPr>
            </w:rPrChange>
          </w:rPr>
          <w:fldChar w:fldCharType="separate"/>
        </w:r>
        <w:r w:rsidR="00CD5B56" w:rsidRPr="00946032" w:rsidDel="004F557E">
          <w:rPr>
            <w:iCs w:val="0"/>
            <w:noProof/>
          </w:rPr>
          <w:delText>10</w:delText>
        </w:r>
        <w:r w:rsidR="00753065" w:rsidRPr="009F7751" w:rsidDel="004F557E">
          <w:rPr>
            <w:iCs w:val="0"/>
            <w:noProof/>
          </w:rPr>
          <w:fldChar w:fldCharType="end"/>
        </w:r>
      </w:del>
      <w:del w:id="6233" w:author="Osnir Estevam [2]" w:date="2016-06-25T20:29:00Z">
        <w:r w:rsidRPr="00946032" w:rsidDel="007061CD">
          <w:rPr>
            <w:iCs w:val="0"/>
          </w:rPr>
          <w:delText xml:space="preserve"> – Moodboard</w:delText>
        </w:r>
      </w:del>
    </w:p>
    <w:p w14:paraId="26023FEB" w14:textId="77777777" w:rsidR="00D37B34" w:rsidRPr="00946032" w:rsidRDefault="00D37B34" w:rsidP="00D37B34"/>
    <w:p w14:paraId="728B35E3" w14:textId="541348D5" w:rsidR="001315C0" w:rsidRPr="009F7751" w:rsidRDefault="001315C0">
      <w:pPr>
        <w:pStyle w:val="SubtituloCapitulo"/>
        <w:numPr>
          <w:ilvl w:val="2"/>
          <w:numId w:val="1"/>
        </w:numPr>
        <w:pPrChange w:id="6234" w:author="WILLIAM FRANCISCO LEITE" w:date="2016-06-27T20:48:00Z">
          <w:pPr>
            <w:pStyle w:val="PargrafodaLista"/>
            <w:numPr>
              <w:ilvl w:val="4"/>
              <w:numId w:val="1"/>
            </w:numPr>
            <w:ind w:left="2232" w:hanging="792"/>
          </w:pPr>
        </w:pPrChange>
      </w:pPr>
      <w:r w:rsidRPr="00946032">
        <w:rPr>
          <w:rFonts w:ascii="Arial" w:hAnsi="Arial" w:cs="Arial"/>
        </w:rPr>
        <w:lastRenderedPageBreak/>
        <w:t xml:space="preserve"> </w:t>
      </w:r>
      <w:bookmarkStart w:id="6235" w:name="_Toc459474890"/>
      <w:r w:rsidRPr="00946032">
        <w:rPr>
          <w:rFonts w:ascii="Arial" w:hAnsi="Arial" w:cs="Arial"/>
        </w:rPr>
        <w:t>Style Guide</w:t>
      </w:r>
      <w:bookmarkEnd w:id="6235"/>
    </w:p>
    <w:p w14:paraId="5F5E2282" w14:textId="77777777" w:rsidR="009F7751" w:rsidRPr="00946032" w:rsidRDefault="009F7751" w:rsidP="009F7751">
      <w:pPr>
        <w:pStyle w:val="TextoNormal"/>
        <w:rPr>
          <w:ins w:id="6236" w:author="Osnir Estevam" w:date="2016-08-06T15:56:00Z"/>
        </w:rPr>
      </w:pPr>
      <w:ins w:id="6237" w:author="Osnir Estevam" w:date="2016-08-06T15:56:00Z">
        <w:r w:rsidRPr="00946032">
          <w:t>No que tange as cores foi realizado um estudo com as cores triádicas. Esse estudo utiliza as três cores da Roda de cores, igualmente espaçadas (120º uma da outra), em torna da roda de cores.</w:t>
        </w:r>
      </w:ins>
    </w:p>
    <w:p w14:paraId="63A0647B" w14:textId="2F6B34FB" w:rsidR="009F7751" w:rsidRDefault="009F7751" w:rsidP="009F7751">
      <w:pPr>
        <w:pStyle w:val="TextoNormal"/>
        <w:rPr>
          <w:ins w:id="6238" w:author="Osnir Estevam" w:date="2016-08-06T15:57:00Z"/>
        </w:rPr>
      </w:pPr>
      <w:ins w:id="6239" w:author="Osnir Estevam" w:date="2016-08-06T15:56:00Z">
        <w:r w:rsidRPr="00946032">
          <w:t>Esse método é popular porque oferece um forte contraste visual e é considerado por muitos como o melhor dos esquemas. Nesse aspecto as cores escolhidas foram, azul por representar calma, confiança, segurança, aumento da criatividade, contemplação, espiritualidade, bem como, cria um senso de segurança e promove confiança na marca; o vermelho por ser ativa, apaixonante e emocionante, estimula a energia; e finalmente o verde por ser uma cor equilibrada e rejuvenescedora, representa estabilidade e possibilidade, crescimento, vitalidade, abundância e natureza.</w:t>
        </w:r>
      </w:ins>
    </w:p>
    <w:p w14:paraId="3EDC3DCD" w14:textId="6B252B41" w:rsidR="009F7751" w:rsidRDefault="009F7751" w:rsidP="009F7751">
      <w:pPr>
        <w:pStyle w:val="TextoNormal"/>
        <w:rPr>
          <w:ins w:id="6240" w:author="Osnir Estevam" w:date="2016-08-06T15:56:00Z"/>
        </w:rPr>
      </w:pPr>
      <w:ins w:id="6241" w:author="Osnir Estevam" w:date="2016-08-06T15:57:00Z">
        <w:r w:rsidRPr="009F7751">
          <w:t>As fontes Sans Serif (sans, em francês, significa “sem”) possuem uma aparência simples e mais “limpa”, ou seja, mais fáceis de serem lidas no meio digital. A  NEOTERIC foi escolhida como fonte para compor a aplicação web, por ser uma fonte básica e simples, além de possuir variações para compor títulos.</w:t>
        </w:r>
      </w:ins>
    </w:p>
    <w:p w14:paraId="619F42F8" w14:textId="0964305F" w:rsidR="001315C0" w:rsidRPr="00946032" w:rsidRDefault="001315C0" w:rsidP="00EF2153">
      <w:pPr>
        <w:pStyle w:val="TextoNormal"/>
        <w:rPr>
          <w:ins w:id="6242" w:author="WILLIAM FRANCISCO LEITE" w:date="2016-06-27T21:55:00Z"/>
        </w:rPr>
      </w:pPr>
      <w:r w:rsidRPr="00946032">
        <w:t xml:space="preserve">O desenvolvimento do </w:t>
      </w:r>
      <w:commentRangeStart w:id="6243"/>
      <w:r w:rsidRPr="00946032">
        <w:t xml:space="preserve">Style Guide </w:t>
      </w:r>
      <w:commentRangeEnd w:id="6243"/>
      <w:r w:rsidR="00B0261F">
        <w:rPr>
          <w:rStyle w:val="Refdecomentrio"/>
        </w:rPr>
        <w:commentReference w:id="6243"/>
      </w:r>
      <w:r w:rsidRPr="00946032">
        <w:t xml:space="preserve">permitiu reunir em uma única documentação informações importantes para compor a aplicação, levando em consideração a harmonia entre tipografia, cores e ícones. </w:t>
      </w:r>
    </w:p>
    <w:p w14:paraId="7DAB622A" w14:textId="469CC751" w:rsidR="00CB353A" w:rsidRPr="00946032" w:rsidRDefault="00CB353A" w:rsidP="00EF2153">
      <w:pPr>
        <w:pStyle w:val="TextoNormal"/>
      </w:pPr>
    </w:p>
    <w:p w14:paraId="62027AF1" w14:textId="2D1DAEE2" w:rsidR="001315C0" w:rsidRPr="009F7751" w:rsidDel="009F7751" w:rsidRDefault="001315C0">
      <w:pPr>
        <w:pStyle w:val="SubtituloCapitulo"/>
        <w:numPr>
          <w:ilvl w:val="2"/>
          <w:numId w:val="1"/>
        </w:numPr>
        <w:rPr>
          <w:del w:id="6244" w:author="Osnir Estevam" w:date="2016-08-06T15:58:00Z"/>
        </w:rPr>
        <w:pPrChange w:id="6245" w:author="WILLIAM FRANCISCO LEITE" w:date="2016-06-27T20:48:00Z">
          <w:pPr>
            <w:pStyle w:val="PargrafodaLista"/>
            <w:numPr>
              <w:ilvl w:val="4"/>
              <w:numId w:val="1"/>
            </w:numPr>
            <w:ind w:left="2232" w:hanging="792"/>
          </w:pPr>
        </w:pPrChange>
      </w:pPr>
      <w:del w:id="6246" w:author="Osnir Estevam" w:date="2016-08-06T15:58:00Z">
        <w:r w:rsidRPr="00946032" w:rsidDel="009F7751">
          <w:rPr>
            <w:rFonts w:ascii="Arial" w:hAnsi="Arial" w:cs="Arial"/>
          </w:rPr>
          <w:lastRenderedPageBreak/>
          <w:delText>Tipografia</w:delText>
        </w:r>
      </w:del>
    </w:p>
    <w:p w14:paraId="14335289" w14:textId="67529755" w:rsidR="001315C0" w:rsidRPr="00946032" w:rsidDel="009F7751" w:rsidRDefault="001315C0" w:rsidP="00EF2153">
      <w:pPr>
        <w:pStyle w:val="TextoNormal"/>
        <w:rPr>
          <w:ins w:id="6247" w:author="WILLIAM FRANCISCO LEITE" w:date="2016-06-27T21:56:00Z"/>
          <w:del w:id="6248" w:author="Osnir Estevam" w:date="2016-08-06T15:57:00Z"/>
        </w:rPr>
      </w:pPr>
      <w:del w:id="6249" w:author="Osnir Estevam" w:date="2016-08-06T15:57:00Z">
        <w:r w:rsidRPr="00946032" w:rsidDel="009F7751">
          <w:delText>As fontes Sans Serif (sans, em francês, significa “sem”) possuem uma  aparência simples e mais “limpa”, ou seja, mais fáceis de serem lidas no meio digital. A  NEOTERIC foi escolhida como fonte para compor a aplicação web, por ser uma fonte básica e simples, além de possuir variações para compor títulos.</w:delText>
        </w:r>
      </w:del>
    </w:p>
    <w:p w14:paraId="4E4E1641" w14:textId="0B5B7BEB" w:rsidR="00CB353A" w:rsidRPr="00946032" w:rsidDel="009F7751" w:rsidRDefault="00CB353A" w:rsidP="00EF2153">
      <w:pPr>
        <w:pStyle w:val="TextoNormal"/>
        <w:rPr>
          <w:del w:id="6250" w:author="Osnir Estevam" w:date="2016-08-06T15:58:00Z"/>
        </w:rPr>
      </w:pPr>
    </w:p>
    <w:p w14:paraId="70D01A2F" w14:textId="10FB9468" w:rsidR="007061CD" w:rsidRPr="00946032" w:rsidRDefault="001570DA">
      <w:pPr>
        <w:pStyle w:val="Legenda"/>
        <w:keepNext/>
        <w:spacing w:after="120"/>
        <w:rPr>
          <w:ins w:id="6251" w:author="Osnir Estevam [2]" w:date="2016-06-25T20:33:00Z"/>
        </w:rPr>
        <w:pPrChange w:id="6252" w:author="WILLIAM FRANCISCO LEITE" w:date="2016-06-27T21:29:00Z">
          <w:pPr>
            <w:pStyle w:val="Legenda"/>
          </w:pPr>
        </w:pPrChange>
      </w:pPr>
      <w:ins w:id="6253" w:author="WILLIAM FRANCISCO LEITE" w:date="2016-06-27T21:29:00Z">
        <w:r w:rsidRPr="00946032">
          <w:t xml:space="preserve">                </w:t>
        </w:r>
      </w:ins>
      <w:bookmarkStart w:id="6254" w:name="_Toc459571364"/>
      <w:ins w:id="6255" w:author="Osnir Estevam [2]" w:date="2016-06-25T20:33:00Z">
        <w:r w:rsidR="007061CD" w:rsidRPr="00946032">
          <w:t xml:space="preserve">Figura </w:t>
        </w:r>
      </w:ins>
      <w:ins w:id="6256" w:author="Dogus - William" w:date="2016-06-27T13:52:00Z">
        <w:r w:rsidR="00A67559" w:rsidRPr="009F7751">
          <w:fldChar w:fldCharType="begin"/>
        </w:r>
        <w:r w:rsidR="00A67559" w:rsidRPr="00946032">
          <w:instrText xml:space="preserve"> SEQ Figura \* ARABIC </w:instrText>
        </w:r>
      </w:ins>
      <w:r w:rsidR="00A67559" w:rsidRPr="009F7751">
        <w:fldChar w:fldCharType="separate"/>
      </w:r>
      <w:ins w:id="6257" w:author="Osnir Estevam" w:date="2016-08-20T16:26:00Z">
        <w:r w:rsidR="0066637F">
          <w:rPr>
            <w:noProof/>
          </w:rPr>
          <w:t>16</w:t>
        </w:r>
      </w:ins>
      <w:ins w:id="6258" w:author="Dogus - William" w:date="2016-06-27T13:52:00Z">
        <w:del w:id="6259" w:author="Osnir Estevam" w:date="2016-08-20T16:26:00Z">
          <w:r w:rsidR="00A67559" w:rsidRPr="00946032" w:rsidDel="0066637F">
            <w:rPr>
              <w:noProof/>
            </w:rPr>
            <w:delText>14</w:delText>
          </w:r>
        </w:del>
        <w:r w:rsidR="00A67559" w:rsidRPr="009F7751">
          <w:fldChar w:fldCharType="end"/>
        </w:r>
      </w:ins>
      <w:ins w:id="6260" w:author="William" w:date="2016-06-26T18:41:00Z">
        <w:del w:id="6261" w:author="Dogus - William" w:date="2016-06-27T13:52:00Z">
          <w:r w:rsidR="00D50635" w:rsidRPr="009F7751" w:rsidDel="00A67559">
            <w:fldChar w:fldCharType="begin"/>
          </w:r>
          <w:r w:rsidR="00D50635" w:rsidRPr="00946032" w:rsidDel="00A67559">
            <w:delInstrText xml:space="preserve"> SEQ Figura \* ARABIC </w:delInstrText>
          </w:r>
        </w:del>
      </w:ins>
      <w:del w:id="6262" w:author="Dogus - William" w:date="2016-06-27T13:52:00Z">
        <w:r w:rsidR="00D50635" w:rsidRPr="009F7751" w:rsidDel="00A67559">
          <w:fldChar w:fldCharType="separate"/>
        </w:r>
      </w:del>
      <w:ins w:id="6263" w:author="William" w:date="2016-06-26T18:41:00Z">
        <w:del w:id="6264" w:author="Dogus - William" w:date="2016-06-27T13:52:00Z">
          <w:r w:rsidR="00D50635" w:rsidRPr="00946032" w:rsidDel="00A67559">
            <w:rPr>
              <w:noProof/>
            </w:rPr>
            <w:delText>12</w:delText>
          </w:r>
          <w:r w:rsidR="00D50635" w:rsidRPr="009F7751" w:rsidDel="00A67559">
            <w:fldChar w:fldCharType="end"/>
          </w:r>
        </w:del>
      </w:ins>
      <w:ins w:id="6265" w:author="Osnir Estevam [2]" w:date="2016-06-25T20:33:00Z">
        <w:del w:id="6266" w:author="William" w:date="2016-06-26T18:37:00Z">
          <w:r w:rsidR="007061CD" w:rsidRPr="009F7751" w:rsidDel="00D50635">
            <w:fldChar w:fldCharType="begin"/>
          </w:r>
          <w:r w:rsidR="007061CD" w:rsidRPr="00946032" w:rsidDel="00D50635">
            <w:delInstrText xml:space="preserve"> SEQ Figura \* ARABIC </w:delInstrText>
          </w:r>
        </w:del>
      </w:ins>
      <w:del w:id="6267" w:author="William" w:date="2016-06-26T18:37:00Z">
        <w:r w:rsidR="007061CD" w:rsidRPr="009F7751" w:rsidDel="00D50635">
          <w:fldChar w:fldCharType="separate"/>
        </w:r>
      </w:del>
      <w:ins w:id="6268" w:author="Osnir Estevam [2]" w:date="2016-06-25T20:33:00Z">
        <w:del w:id="6269" w:author="William" w:date="2016-06-26T18:37:00Z">
          <w:r w:rsidR="007061CD" w:rsidRPr="00946032" w:rsidDel="00D50635">
            <w:rPr>
              <w:noProof/>
            </w:rPr>
            <w:delText>10</w:delText>
          </w:r>
          <w:r w:rsidR="007061CD" w:rsidRPr="009F7751" w:rsidDel="00D50635">
            <w:fldChar w:fldCharType="end"/>
          </w:r>
        </w:del>
        <w:r w:rsidR="007061CD" w:rsidRPr="00946032">
          <w:t xml:space="preserve"> - Style Guide (</w:t>
        </w:r>
      </w:ins>
      <w:ins w:id="6270" w:author="Osnir Estevam" w:date="2016-08-06T16:06:00Z">
        <w:r w:rsidR="009F7751" w:rsidRPr="00946032">
          <w:t>Cores</w:t>
        </w:r>
      </w:ins>
      <w:ins w:id="6271" w:author="Osnir Estevam [2]" w:date="2016-06-25T20:33:00Z">
        <w:del w:id="6272" w:author="Osnir Estevam" w:date="2016-08-06T16:06:00Z">
          <w:r w:rsidR="007061CD" w:rsidRPr="00946032" w:rsidDel="009F7751">
            <w:delText>Tipografia</w:delText>
          </w:r>
        </w:del>
        <w:r w:rsidR="007061CD" w:rsidRPr="00946032">
          <w:t>)</w:t>
        </w:r>
        <w:bookmarkEnd w:id="6254"/>
      </w:ins>
    </w:p>
    <w:p w14:paraId="748B1459" w14:textId="1D674AB7" w:rsidR="00D37B34" w:rsidRPr="00946032" w:rsidRDefault="009F7751">
      <w:pPr>
        <w:pStyle w:val="TextoNormal"/>
        <w:jc w:val="left"/>
        <w:pPrChange w:id="6273" w:author="Osnir Estevam" w:date="2016-08-06T16:05:00Z">
          <w:pPr>
            <w:pStyle w:val="TextoNormal"/>
            <w:keepNext/>
            <w:ind w:firstLine="0"/>
          </w:pPr>
        </w:pPrChange>
      </w:pPr>
      <w:ins w:id="6274" w:author="Osnir Estevam" w:date="2016-08-06T16:05:00Z">
        <w:r w:rsidRPr="009F7751">
          <w:rPr>
            <w:noProof/>
          </w:rPr>
          <w:drawing>
            <wp:inline distT="114300" distB="114300" distL="114300" distR="114300" wp14:anchorId="1EA9FE70" wp14:editId="7A92CBC0">
              <wp:extent cx="5276850" cy="3619500"/>
              <wp:effectExtent l="0" t="0" r="0" b="0"/>
              <wp:docPr id="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l="17353" t="14488" r="16638" b="4666"/>
                      <a:stretch>
                        <a:fillRect/>
                      </a:stretch>
                    </pic:blipFill>
                    <pic:spPr>
                      <a:xfrm>
                        <a:off x="0" y="0"/>
                        <a:ext cx="5276850" cy="3619500"/>
                      </a:xfrm>
                      <a:prstGeom prst="rect">
                        <a:avLst/>
                      </a:prstGeom>
                      <a:ln/>
                    </pic:spPr>
                  </pic:pic>
                </a:graphicData>
              </a:graphic>
            </wp:inline>
          </w:drawing>
        </w:r>
      </w:ins>
      <w:del w:id="6275" w:author="Osnir Estevam" w:date="2016-08-06T16:05:00Z">
        <w:r w:rsidR="006A6073" w:rsidRPr="00946032" w:rsidDel="009F7751">
          <w:rPr>
            <w:noProof/>
            <w:bdr w:val="single" w:sz="4" w:space="0" w:color="auto"/>
            <w:rPrChange w:id="6276" w:author="William" w:date="2016-06-28T20:55:00Z">
              <w:rPr>
                <w:noProof/>
              </w:rPr>
            </w:rPrChange>
          </w:rPr>
          <w:drawing>
            <wp:inline distT="114300" distB="114300" distL="114300" distR="114300" wp14:anchorId="10273CFA" wp14:editId="4348E193">
              <wp:extent cx="4743450" cy="2746375"/>
              <wp:effectExtent l="0" t="0" r="0" b="0"/>
              <wp:docPr id="1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l="5730" t="11235" r="11962" b="12834"/>
                      <a:stretch>
                        <a:fillRect/>
                      </a:stretch>
                    </pic:blipFill>
                    <pic:spPr>
                      <a:xfrm>
                        <a:off x="0" y="0"/>
                        <a:ext cx="4743450" cy="2746375"/>
                      </a:xfrm>
                      <a:prstGeom prst="rect">
                        <a:avLst/>
                      </a:prstGeom>
                      <a:ln/>
                    </pic:spPr>
                  </pic:pic>
                </a:graphicData>
              </a:graphic>
            </wp:inline>
          </w:drawing>
        </w:r>
      </w:del>
    </w:p>
    <w:p w14:paraId="670E2EAC" w14:textId="17A52453" w:rsidR="007061CD" w:rsidRPr="00946032" w:rsidRDefault="001570DA" w:rsidP="007061CD">
      <w:pPr>
        <w:pStyle w:val="Legenda"/>
        <w:spacing w:after="0"/>
        <w:rPr>
          <w:ins w:id="6277" w:author="Osnir Estevam [2]" w:date="2016-06-25T20:34:00Z"/>
        </w:rPr>
      </w:pPr>
      <w:ins w:id="6278" w:author="WILLIAM FRANCISCO LEITE" w:date="2016-06-27T21:29:00Z">
        <w:r w:rsidRPr="00946032">
          <w:t xml:space="preserve">               </w:t>
        </w:r>
        <w:del w:id="6279" w:author="Osnir Estevam" w:date="2016-08-06T16:05:00Z">
          <w:r w:rsidRPr="00946032" w:rsidDel="009F7751">
            <w:delText xml:space="preserve"> </w:delText>
          </w:r>
        </w:del>
      </w:ins>
      <w:ins w:id="6280" w:author="Osnir Estevam [2]" w:date="2016-06-25T20:34:00Z">
        <w:r w:rsidR="007061CD" w:rsidRPr="00946032">
          <w:t xml:space="preserve">Fonte: </w:t>
        </w:r>
        <w:del w:id="6281" w:author="Dogus - William" w:date="2016-06-27T14:21:00Z">
          <w:r w:rsidR="007061CD" w:rsidRPr="00946032" w:rsidDel="0056456A">
            <w:delText>FULANO</w:delText>
          </w:r>
        </w:del>
      </w:ins>
      <w:ins w:id="6282" w:author="Dogus - William" w:date="2016-06-27T14:21:00Z">
        <w:r w:rsidR="0056456A" w:rsidRPr="00946032">
          <w:t>Autoria Própria</w:t>
        </w:r>
      </w:ins>
      <w:ins w:id="6283" w:author="Osnir Estevam [2]" w:date="2016-06-25T20:34:00Z">
        <w:r w:rsidR="007061CD" w:rsidRPr="00946032">
          <w:t xml:space="preserve"> (20</w:t>
        </w:r>
      </w:ins>
      <w:ins w:id="6284" w:author="Dogus - William" w:date="2016-06-27T14:21:00Z">
        <w:r w:rsidR="0056456A" w:rsidRPr="00946032">
          <w:t>16</w:t>
        </w:r>
      </w:ins>
      <w:ins w:id="6285" w:author="Osnir Estevam [2]" w:date="2016-06-25T20:34:00Z">
        <w:del w:id="6286" w:author="Dogus - William" w:date="2016-06-27T14:21:00Z">
          <w:r w:rsidR="007061CD" w:rsidRPr="00946032" w:rsidDel="0056456A">
            <w:delText>XX</w:delText>
          </w:r>
        </w:del>
        <w:r w:rsidR="007061CD" w:rsidRPr="00946032">
          <w:t>)</w:t>
        </w:r>
      </w:ins>
    </w:p>
    <w:p w14:paraId="375915AB" w14:textId="791C0CCA" w:rsidR="006A6073" w:rsidRPr="00946032" w:rsidRDefault="00D37B34" w:rsidP="00D37B34">
      <w:pPr>
        <w:pStyle w:val="Legenda"/>
        <w:jc w:val="center"/>
      </w:pPr>
      <w:del w:id="6287" w:author="Osnir Estevam [2]" w:date="2016-06-25T20:32:00Z">
        <w:r w:rsidRPr="00946032" w:rsidDel="007061CD">
          <w:delText xml:space="preserve">Figura </w:delText>
        </w:r>
      </w:del>
      <w:del w:id="6288" w:author="Osnir Estevam [2]" w:date="2016-06-25T19:00:00Z">
        <w:r w:rsidR="00753065" w:rsidRPr="009F7751" w:rsidDel="004F557E">
          <w:fldChar w:fldCharType="begin"/>
        </w:r>
        <w:r w:rsidR="00753065" w:rsidRPr="00946032" w:rsidDel="004F557E">
          <w:delInstrText xml:space="preserve"> SEQ Figura \* ARABIC </w:delInstrText>
        </w:r>
        <w:r w:rsidR="00753065" w:rsidRPr="009F7751" w:rsidDel="004F557E">
          <w:rPr>
            <w:rPrChange w:id="6289" w:author="William" w:date="2016-06-28T20:55:00Z">
              <w:rPr>
                <w:noProof/>
              </w:rPr>
            </w:rPrChange>
          </w:rPr>
          <w:fldChar w:fldCharType="separate"/>
        </w:r>
        <w:r w:rsidR="00CD5B56" w:rsidRPr="00946032" w:rsidDel="004F557E">
          <w:rPr>
            <w:noProof/>
          </w:rPr>
          <w:delText>11</w:delText>
        </w:r>
        <w:r w:rsidR="00753065" w:rsidRPr="009F7751" w:rsidDel="004F557E">
          <w:rPr>
            <w:noProof/>
          </w:rPr>
          <w:fldChar w:fldCharType="end"/>
        </w:r>
      </w:del>
      <w:del w:id="6290" w:author="Osnir Estevam [2]" w:date="2016-06-25T20:32:00Z">
        <w:r w:rsidRPr="00946032" w:rsidDel="007061CD">
          <w:delText xml:space="preserve"> - Style Guide (Tipografia)</w:delText>
        </w:r>
      </w:del>
    </w:p>
    <w:p w14:paraId="2CB2CBC6" w14:textId="501A1CD0" w:rsidR="00D37B34" w:rsidRPr="00946032" w:rsidDel="009F7751" w:rsidRDefault="00D37B34" w:rsidP="00D37B34">
      <w:pPr>
        <w:rPr>
          <w:del w:id="6291" w:author="Osnir Estevam" w:date="2016-08-06T15:58:00Z"/>
        </w:rPr>
      </w:pPr>
    </w:p>
    <w:p w14:paraId="0170392C" w14:textId="2DA4BA1F" w:rsidR="001315C0" w:rsidRPr="009F7751" w:rsidDel="009F7751" w:rsidRDefault="001315C0">
      <w:pPr>
        <w:pStyle w:val="SubtituloCapitulo"/>
        <w:numPr>
          <w:ilvl w:val="2"/>
          <w:numId w:val="1"/>
        </w:numPr>
        <w:rPr>
          <w:del w:id="6292" w:author="Osnir Estevam" w:date="2016-08-06T15:58:00Z"/>
        </w:rPr>
        <w:pPrChange w:id="6293" w:author="WILLIAM FRANCISCO LEITE" w:date="2016-06-27T20:48:00Z">
          <w:pPr>
            <w:pStyle w:val="PargrafodaLista"/>
            <w:numPr>
              <w:ilvl w:val="4"/>
              <w:numId w:val="1"/>
            </w:numPr>
            <w:ind w:left="2232" w:hanging="792"/>
          </w:pPr>
        </w:pPrChange>
      </w:pPr>
      <w:del w:id="6294" w:author="Osnir Estevam" w:date="2016-08-06T15:58:00Z">
        <w:r w:rsidRPr="00946032" w:rsidDel="009F7751">
          <w:rPr>
            <w:rFonts w:ascii="Arial" w:hAnsi="Arial" w:cs="Arial"/>
          </w:rPr>
          <w:delText xml:space="preserve"> Cores</w:delText>
        </w:r>
      </w:del>
    </w:p>
    <w:p w14:paraId="494E05DB" w14:textId="30B2D3D9" w:rsidR="001315C0" w:rsidRPr="00946032" w:rsidDel="009F7751" w:rsidRDefault="001315C0" w:rsidP="00EF2153">
      <w:pPr>
        <w:pStyle w:val="TextoNormal"/>
        <w:rPr>
          <w:del w:id="6295" w:author="Osnir Estevam" w:date="2016-08-06T15:55:00Z"/>
        </w:rPr>
      </w:pPr>
      <w:del w:id="6296" w:author="Osnir Estevam" w:date="2016-08-06T15:55:00Z">
        <w:r w:rsidRPr="00946032" w:rsidDel="009F7751">
          <w:delText>No que tange as cores foi realizado um estudo com as cores triádicas. Esse estudo utiliza as três cores da Roda de cores, igualmente espaçadas (120º uma da outra), em torna da roda de cores.</w:delText>
        </w:r>
      </w:del>
    </w:p>
    <w:p w14:paraId="5143773A" w14:textId="39066729" w:rsidR="001315C0" w:rsidRPr="00946032" w:rsidDel="009F7751" w:rsidRDefault="001315C0">
      <w:pPr>
        <w:pStyle w:val="TextoNormal"/>
        <w:rPr>
          <w:ins w:id="6297" w:author="WILLIAM FRANCISCO LEITE" w:date="2016-06-27T21:56:00Z"/>
          <w:del w:id="6298" w:author="Osnir Estevam" w:date="2016-08-06T15:58:00Z"/>
        </w:rPr>
      </w:pPr>
      <w:del w:id="6299" w:author="Osnir Estevam" w:date="2016-08-06T15:55:00Z">
        <w:r w:rsidRPr="00946032" w:rsidDel="009F7751">
          <w:delText>Esse método é popular porque oferece um forte contraste visual e é considerado por muitos como o melhor dos esquemas. Nesse aspecto as cores escolhidas foram</w:delText>
        </w:r>
      </w:del>
      <w:ins w:id="6300" w:author="Osnir Estevam [2]" w:date="2016-06-25T20:38:00Z">
        <w:del w:id="6301" w:author="Osnir Estevam" w:date="2016-08-06T15:55:00Z">
          <w:r w:rsidR="007A3D28" w:rsidRPr="00946032" w:rsidDel="009F7751">
            <w:delText>,</w:delText>
          </w:r>
        </w:del>
      </w:ins>
      <w:del w:id="6302" w:author="Osnir Estevam" w:date="2016-08-06T15:55:00Z">
        <w:r w:rsidRPr="00946032" w:rsidDel="009F7751">
          <w:delText xml:space="preserve"> azul por representar calma, confiança, segurança, aumento da criatividade, contemplação, espiritualidade, bem como, cria um senso de segurança e promove confiança na marca; o vermelho por ser ativa, apaixonante e emocionante, estimula a energia; e finalmente o verde por ser uma cor equilibrada e rejuvenescedora, representa estabilidade e possibilidade, crescimento, vitalidade, abundância e natureza.</w:delText>
        </w:r>
      </w:del>
    </w:p>
    <w:p w14:paraId="773216D3" w14:textId="02F4028E" w:rsidR="00F008BA" w:rsidRPr="00946032" w:rsidDel="009F7751" w:rsidRDefault="00F008BA">
      <w:pPr>
        <w:pStyle w:val="TextoNormal"/>
        <w:rPr>
          <w:del w:id="6303" w:author="Osnir Estevam" w:date="2016-08-06T15:58:00Z"/>
        </w:rPr>
      </w:pPr>
    </w:p>
    <w:p w14:paraId="11AEC06D" w14:textId="1381B192" w:rsidR="007A3D28" w:rsidRPr="00946032" w:rsidRDefault="001570DA">
      <w:pPr>
        <w:pStyle w:val="Legenda"/>
        <w:keepNext/>
        <w:spacing w:after="120"/>
        <w:rPr>
          <w:ins w:id="6304" w:author="Osnir Estevam [2]" w:date="2016-06-25T20:37:00Z"/>
        </w:rPr>
        <w:pPrChange w:id="6305" w:author="WILLIAM FRANCISCO LEITE" w:date="2016-06-27T21:29:00Z">
          <w:pPr>
            <w:pStyle w:val="Legenda"/>
          </w:pPr>
        </w:pPrChange>
      </w:pPr>
      <w:ins w:id="6306" w:author="WILLIAM FRANCISCO LEITE" w:date="2016-06-27T21:29:00Z">
        <w:r w:rsidRPr="00946032">
          <w:t xml:space="preserve">         </w:t>
        </w:r>
      </w:ins>
      <w:ins w:id="6307" w:author="WILLIAM FRANCISCO LEITE" w:date="2016-06-27T21:56:00Z">
        <w:r w:rsidR="00F008BA" w:rsidRPr="00946032">
          <w:tab/>
        </w:r>
      </w:ins>
      <w:bookmarkStart w:id="6308" w:name="_Toc459571365"/>
      <w:ins w:id="6309" w:author="Osnir Estevam [2]" w:date="2016-06-25T20:37:00Z">
        <w:r w:rsidR="007A3D28" w:rsidRPr="00946032">
          <w:t xml:space="preserve">Figura </w:t>
        </w:r>
      </w:ins>
      <w:ins w:id="6310" w:author="Dogus - William" w:date="2016-06-27T13:52:00Z">
        <w:r w:rsidR="00A67559" w:rsidRPr="009F7751">
          <w:fldChar w:fldCharType="begin"/>
        </w:r>
        <w:r w:rsidR="00A67559" w:rsidRPr="00946032">
          <w:instrText xml:space="preserve"> SEQ Figura \* ARABIC </w:instrText>
        </w:r>
      </w:ins>
      <w:r w:rsidR="00A67559" w:rsidRPr="009F7751">
        <w:fldChar w:fldCharType="separate"/>
      </w:r>
      <w:ins w:id="6311" w:author="Osnir Estevam" w:date="2016-08-20T16:26:00Z">
        <w:r w:rsidR="0066637F">
          <w:rPr>
            <w:noProof/>
          </w:rPr>
          <w:t>17</w:t>
        </w:r>
      </w:ins>
      <w:ins w:id="6312" w:author="Dogus - William" w:date="2016-06-27T13:52:00Z">
        <w:del w:id="6313" w:author="Osnir Estevam" w:date="2016-08-20T16:26:00Z">
          <w:r w:rsidR="00A67559" w:rsidRPr="00946032" w:rsidDel="0066637F">
            <w:rPr>
              <w:noProof/>
            </w:rPr>
            <w:delText>15</w:delText>
          </w:r>
        </w:del>
        <w:r w:rsidR="00A67559" w:rsidRPr="009F7751">
          <w:fldChar w:fldCharType="end"/>
        </w:r>
      </w:ins>
      <w:ins w:id="6314" w:author="William" w:date="2016-06-26T18:41:00Z">
        <w:del w:id="6315" w:author="Dogus - William" w:date="2016-06-27T13:52:00Z">
          <w:r w:rsidR="00D50635" w:rsidRPr="009F7751" w:rsidDel="00A67559">
            <w:fldChar w:fldCharType="begin"/>
          </w:r>
          <w:r w:rsidR="00D50635" w:rsidRPr="00946032" w:rsidDel="00A67559">
            <w:delInstrText xml:space="preserve"> SEQ Figura \* ARABIC </w:delInstrText>
          </w:r>
        </w:del>
      </w:ins>
      <w:del w:id="6316" w:author="Dogus - William" w:date="2016-06-27T13:52:00Z">
        <w:r w:rsidR="00D50635" w:rsidRPr="009F7751" w:rsidDel="00A67559">
          <w:fldChar w:fldCharType="separate"/>
        </w:r>
      </w:del>
      <w:ins w:id="6317" w:author="William" w:date="2016-06-26T18:41:00Z">
        <w:del w:id="6318" w:author="Dogus - William" w:date="2016-06-27T13:52:00Z">
          <w:r w:rsidR="00D50635" w:rsidRPr="00946032" w:rsidDel="00A67559">
            <w:rPr>
              <w:noProof/>
            </w:rPr>
            <w:delText>13</w:delText>
          </w:r>
          <w:r w:rsidR="00D50635" w:rsidRPr="009F7751" w:rsidDel="00A67559">
            <w:fldChar w:fldCharType="end"/>
          </w:r>
        </w:del>
      </w:ins>
      <w:ins w:id="6319" w:author="Osnir Estevam [2]" w:date="2016-06-25T20:37:00Z">
        <w:del w:id="6320" w:author="William" w:date="2016-06-26T18:37:00Z">
          <w:r w:rsidR="007A3D28" w:rsidRPr="009F7751" w:rsidDel="00D50635">
            <w:fldChar w:fldCharType="begin"/>
          </w:r>
          <w:r w:rsidR="007A3D28" w:rsidRPr="00946032" w:rsidDel="00D50635">
            <w:delInstrText xml:space="preserve"> SEQ Figura \* ARABIC </w:delInstrText>
          </w:r>
        </w:del>
      </w:ins>
      <w:del w:id="6321" w:author="William" w:date="2016-06-26T18:37:00Z">
        <w:r w:rsidR="007A3D28" w:rsidRPr="009F7751" w:rsidDel="00D50635">
          <w:fldChar w:fldCharType="separate"/>
        </w:r>
      </w:del>
      <w:ins w:id="6322" w:author="Osnir Estevam [2]" w:date="2016-06-25T20:37:00Z">
        <w:del w:id="6323" w:author="William" w:date="2016-06-26T18:37:00Z">
          <w:r w:rsidR="007A3D28" w:rsidRPr="00946032" w:rsidDel="00D50635">
            <w:rPr>
              <w:noProof/>
            </w:rPr>
            <w:delText>11</w:delText>
          </w:r>
          <w:r w:rsidR="007A3D28" w:rsidRPr="009F7751" w:rsidDel="00D50635">
            <w:fldChar w:fldCharType="end"/>
          </w:r>
        </w:del>
        <w:r w:rsidR="007A3D28" w:rsidRPr="00946032">
          <w:t xml:space="preserve"> - Style Guide (</w:t>
        </w:r>
      </w:ins>
      <w:ins w:id="6324" w:author="Osnir Estevam" w:date="2016-08-06T16:06:00Z">
        <w:r w:rsidR="009F7751" w:rsidRPr="00946032">
          <w:t>Tipografia</w:t>
        </w:r>
      </w:ins>
      <w:ins w:id="6325" w:author="Osnir Estevam [2]" w:date="2016-06-25T20:37:00Z">
        <w:del w:id="6326" w:author="Osnir Estevam" w:date="2016-08-06T16:06:00Z">
          <w:r w:rsidR="007A3D28" w:rsidRPr="00946032" w:rsidDel="009F7751">
            <w:delText>Cores</w:delText>
          </w:r>
        </w:del>
        <w:r w:rsidR="007A3D28" w:rsidRPr="00946032">
          <w:t>)</w:t>
        </w:r>
        <w:bookmarkEnd w:id="6308"/>
      </w:ins>
    </w:p>
    <w:p w14:paraId="65009C8E" w14:textId="4D702FA5" w:rsidR="00D37B34" w:rsidRPr="00946032" w:rsidRDefault="006A6073">
      <w:pPr>
        <w:pStyle w:val="TextoNormal"/>
        <w:jc w:val="left"/>
        <w:pPrChange w:id="6327" w:author="Osnir Estevam" w:date="2016-08-06T16:05:00Z">
          <w:pPr>
            <w:pStyle w:val="TextoNormal"/>
            <w:keepNext/>
            <w:ind w:firstLine="0"/>
          </w:pPr>
        </w:pPrChange>
      </w:pPr>
      <w:del w:id="6328" w:author="Osnir Estevam" w:date="2016-08-06T16:05:00Z">
        <w:r w:rsidRPr="009F7751" w:rsidDel="009F7751">
          <w:rPr>
            <w:noProof/>
          </w:rPr>
          <w:drawing>
            <wp:inline distT="114300" distB="114300" distL="114300" distR="114300" wp14:anchorId="538761F3" wp14:editId="63E09997">
              <wp:extent cx="5276850" cy="361950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l="17353" t="14488" r="16638" b="4666"/>
                      <a:stretch>
                        <a:fillRect/>
                      </a:stretch>
                    </pic:blipFill>
                    <pic:spPr>
                      <a:xfrm>
                        <a:off x="0" y="0"/>
                        <a:ext cx="5276850" cy="3619500"/>
                      </a:xfrm>
                      <a:prstGeom prst="rect">
                        <a:avLst/>
                      </a:prstGeom>
                      <a:ln/>
                    </pic:spPr>
                  </pic:pic>
                </a:graphicData>
              </a:graphic>
            </wp:inline>
          </w:drawing>
        </w:r>
      </w:del>
      <w:ins w:id="6329" w:author="Osnir Estevam" w:date="2016-08-06T16:05:00Z">
        <w:r w:rsidR="009F7751" w:rsidRPr="009F7751">
          <w:rPr>
            <w:noProof/>
            <w:bdr w:val="single" w:sz="4" w:space="0" w:color="auto"/>
          </w:rPr>
          <w:t xml:space="preserve"> </w:t>
        </w:r>
        <w:r w:rsidR="009F7751" w:rsidRPr="00946032">
          <w:rPr>
            <w:noProof/>
            <w:bdr w:val="single" w:sz="4" w:space="0" w:color="auto"/>
            <w:rPrChange w:id="6330" w:author="William" w:date="2016-06-28T20:55:00Z">
              <w:rPr>
                <w:noProof/>
              </w:rPr>
            </w:rPrChange>
          </w:rPr>
          <w:drawing>
            <wp:inline distT="114300" distB="114300" distL="114300" distR="114300" wp14:anchorId="67B20E77" wp14:editId="34E1E42A">
              <wp:extent cx="4743450" cy="2746375"/>
              <wp:effectExtent l="0" t="0" r="0" b="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l="5730" t="11235" r="11962" b="12834"/>
                      <a:stretch>
                        <a:fillRect/>
                      </a:stretch>
                    </pic:blipFill>
                    <pic:spPr>
                      <a:xfrm>
                        <a:off x="0" y="0"/>
                        <a:ext cx="4743450" cy="2746375"/>
                      </a:xfrm>
                      <a:prstGeom prst="rect">
                        <a:avLst/>
                      </a:prstGeom>
                      <a:ln/>
                    </pic:spPr>
                  </pic:pic>
                </a:graphicData>
              </a:graphic>
            </wp:inline>
          </w:drawing>
        </w:r>
      </w:ins>
    </w:p>
    <w:p w14:paraId="5FF44E40" w14:textId="46763BBC" w:rsidR="007A3D28" w:rsidRPr="00946032" w:rsidRDefault="001570DA" w:rsidP="007A3D28">
      <w:pPr>
        <w:pStyle w:val="Legenda"/>
        <w:spacing w:after="0"/>
        <w:rPr>
          <w:ins w:id="6331" w:author="Osnir Estevam [2]" w:date="2016-06-25T20:38:00Z"/>
        </w:rPr>
      </w:pPr>
      <w:ins w:id="6332" w:author="WILLIAM FRANCISCO LEITE" w:date="2016-06-27T21:29:00Z">
        <w:r w:rsidRPr="00946032">
          <w:t xml:space="preserve">         </w:t>
        </w:r>
      </w:ins>
      <w:ins w:id="6333" w:author="WILLIAM FRANCISCO LEITE" w:date="2016-06-27T21:56:00Z">
        <w:r w:rsidR="00F008BA" w:rsidRPr="00946032">
          <w:tab/>
        </w:r>
      </w:ins>
      <w:ins w:id="6334" w:author="Osnir Estevam [2]" w:date="2016-06-25T20:38:00Z">
        <w:r w:rsidR="007A3D28" w:rsidRPr="00946032">
          <w:t xml:space="preserve">Fonte: </w:t>
        </w:r>
        <w:del w:id="6335" w:author="Dogus - William" w:date="2016-06-27T14:21:00Z">
          <w:r w:rsidR="007A3D28" w:rsidRPr="00946032" w:rsidDel="005E1600">
            <w:delText>FULANO</w:delText>
          </w:r>
        </w:del>
      </w:ins>
      <w:ins w:id="6336" w:author="Dogus - William" w:date="2016-06-27T14:21:00Z">
        <w:r w:rsidR="005E1600" w:rsidRPr="00946032">
          <w:t>Autoria Própria</w:t>
        </w:r>
      </w:ins>
      <w:ins w:id="6337" w:author="Osnir Estevam [2]" w:date="2016-06-25T20:38:00Z">
        <w:r w:rsidR="007A3D28" w:rsidRPr="00946032">
          <w:t xml:space="preserve"> (20</w:t>
        </w:r>
      </w:ins>
      <w:ins w:id="6338" w:author="Dogus - William" w:date="2016-06-27T14:21:00Z">
        <w:r w:rsidR="005E1600" w:rsidRPr="00946032">
          <w:t>16</w:t>
        </w:r>
      </w:ins>
      <w:ins w:id="6339" w:author="Osnir Estevam [2]" w:date="2016-06-25T20:38:00Z">
        <w:del w:id="6340" w:author="Dogus - William" w:date="2016-06-27T14:21:00Z">
          <w:r w:rsidR="007A3D28" w:rsidRPr="00946032" w:rsidDel="005E1600">
            <w:delText>XX</w:delText>
          </w:r>
        </w:del>
        <w:r w:rsidR="007A3D28" w:rsidRPr="00946032">
          <w:t>)</w:t>
        </w:r>
      </w:ins>
    </w:p>
    <w:p w14:paraId="4CFC44AE" w14:textId="77777777" w:rsidR="009F7751" w:rsidRDefault="009F7751" w:rsidP="00D37B34">
      <w:pPr>
        <w:rPr>
          <w:ins w:id="6341" w:author="Osnir Estevam" w:date="2016-08-06T16:01:00Z"/>
        </w:rPr>
      </w:pPr>
    </w:p>
    <w:p w14:paraId="377DF555" w14:textId="77777777" w:rsidR="009F7751" w:rsidRDefault="009F7751" w:rsidP="00D37B34">
      <w:pPr>
        <w:rPr>
          <w:ins w:id="6342" w:author="Osnir Estevam" w:date="2016-08-06T16:01:00Z"/>
        </w:rPr>
      </w:pPr>
    </w:p>
    <w:p w14:paraId="560BEC02" w14:textId="5583AC83" w:rsidR="006A6073" w:rsidRPr="00946032" w:rsidDel="007A3D28" w:rsidRDefault="00D37B34" w:rsidP="00D37B34">
      <w:pPr>
        <w:pStyle w:val="Legenda"/>
        <w:jc w:val="center"/>
        <w:rPr>
          <w:del w:id="6343" w:author="Osnir Estevam [2]" w:date="2016-06-25T20:37:00Z"/>
        </w:rPr>
      </w:pPr>
      <w:del w:id="6344" w:author="Osnir Estevam [2]" w:date="2016-06-25T20:37:00Z">
        <w:r w:rsidRPr="00946032" w:rsidDel="007A3D28">
          <w:rPr>
            <w:iCs w:val="0"/>
          </w:rPr>
          <w:delText xml:space="preserve">Figura </w:delText>
        </w:r>
      </w:del>
      <w:del w:id="6345" w:author="Osnir Estevam [2]" w:date="2016-06-25T19:00:00Z">
        <w:r w:rsidR="00753065" w:rsidRPr="009F7751" w:rsidDel="004F557E">
          <w:rPr>
            <w:iCs w:val="0"/>
          </w:rPr>
          <w:fldChar w:fldCharType="begin"/>
        </w:r>
        <w:r w:rsidR="00753065" w:rsidRPr="00946032" w:rsidDel="004F557E">
          <w:rPr>
            <w:iCs w:val="0"/>
          </w:rPr>
          <w:delInstrText xml:space="preserve"> SEQ Figura \* ARABIC </w:delInstrText>
        </w:r>
        <w:r w:rsidR="00753065" w:rsidRPr="009F7751" w:rsidDel="004F557E">
          <w:rPr>
            <w:iCs w:val="0"/>
            <w:rPrChange w:id="6346" w:author="William" w:date="2016-06-28T20:55:00Z">
              <w:rPr>
                <w:iCs w:val="0"/>
                <w:noProof/>
              </w:rPr>
            </w:rPrChange>
          </w:rPr>
          <w:fldChar w:fldCharType="separate"/>
        </w:r>
        <w:r w:rsidR="00CD5B56" w:rsidRPr="00946032" w:rsidDel="004F557E">
          <w:rPr>
            <w:iCs w:val="0"/>
            <w:noProof/>
          </w:rPr>
          <w:delText>12</w:delText>
        </w:r>
        <w:r w:rsidR="00753065" w:rsidRPr="009F7751" w:rsidDel="004F557E">
          <w:rPr>
            <w:iCs w:val="0"/>
            <w:noProof/>
          </w:rPr>
          <w:fldChar w:fldCharType="end"/>
        </w:r>
      </w:del>
      <w:del w:id="6347" w:author="Osnir Estevam [2]" w:date="2016-06-25T20:37:00Z">
        <w:r w:rsidRPr="00946032" w:rsidDel="007A3D28">
          <w:rPr>
            <w:iCs w:val="0"/>
          </w:rPr>
          <w:delText xml:space="preserve"> - Style Guide (Cores)</w:delText>
        </w:r>
      </w:del>
    </w:p>
    <w:p w14:paraId="28423CFB" w14:textId="77777777" w:rsidR="00D37B34" w:rsidRPr="00946032" w:rsidRDefault="00D37B34" w:rsidP="00D37B34"/>
    <w:p w14:paraId="0E15B66D" w14:textId="6B807125" w:rsidR="001315C0" w:rsidRPr="009F7751" w:rsidRDefault="001315C0">
      <w:pPr>
        <w:pStyle w:val="SubtituloCapitulo"/>
        <w:numPr>
          <w:ilvl w:val="2"/>
          <w:numId w:val="1"/>
        </w:numPr>
        <w:pPrChange w:id="6348" w:author="WILLIAM FRANCISCO LEITE" w:date="2016-06-27T20:48:00Z">
          <w:pPr>
            <w:pStyle w:val="PargrafodaLista"/>
            <w:numPr>
              <w:ilvl w:val="4"/>
              <w:numId w:val="1"/>
            </w:numPr>
            <w:ind w:left="2232" w:hanging="792"/>
          </w:pPr>
        </w:pPrChange>
      </w:pPr>
      <w:r w:rsidRPr="00946032">
        <w:rPr>
          <w:rFonts w:ascii="Arial" w:hAnsi="Arial" w:cs="Arial"/>
        </w:rPr>
        <w:lastRenderedPageBreak/>
        <w:t xml:space="preserve"> </w:t>
      </w:r>
      <w:bookmarkStart w:id="6349" w:name="_Toc459474891"/>
      <w:r w:rsidRPr="00946032">
        <w:rPr>
          <w:rFonts w:ascii="Arial" w:hAnsi="Arial" w:cs="Arial"/>
        </w:rPr>
        <w:t>Ícones</w:t>
      </w:r>
      <w:bookmarkEnd w:id="6349"/>
    </w:p>
    <w:p w14:paraId="7204201A" w14:textId="77777777" w:rsidR="001315C0" w:rsidRPr="00946032" w:rsidRDefault="001315C0" w:rsidP="00EF2153">
      <w:pPr>
        <w:pStyle w:val="TextoNormal"/>
      </w:pPr>
      <w:r w:rsidRPr="00946032">
        <w:t xml:space="preserve">O estudo da Gestalt foi fundamental para a escolha dos ícones, uma vez que, tal estudo visa ajudar na construção de um produto sólido e de fácil utilização. Um dos requisitos foi o reconhecimento imediato dos ícones por parte do usuário. </w:t>
      </w:r>
    </w:p>
    <w:p w14:paraId="2350819B" w14:textId="7CF2C119" w:rsidR="001315C0" w:rsidRDefault="001315C0">
      <w:pPr>
        <w:pStyle w:val="TextoNormal"/>
        <w:rPr>
          <w:ins w:id="6350" w:author="Osnir Estevam" w:date="2016-08-06T16:07:00Z"/>
        </w:rPr>
      </w:pPr>
      <w:r w:rsidRPr="00946032">
        <w:t>Ao final do trabalho foi possível definirmos os ícones com melhor coerência, consistência, clareza e significativo, além de possuir tamanho econômico em relação ao espaço da tela.</w:t>
      </w:r>
    </w:p>
    <w:p w14:paraId="07E6CDD4" w14:textId="77777777" w:rsidR="00B3574A" w:rsidRPr="00946032" w:rsidRDefault="00B3574A">
      <w:pPr>
        <w:pStyle w:val="TextoNormal"/>
      </w:pPr>
    </w:p>
    <w:p w14:paraId="42E5813E" w14:textId="6F48E14E" w:rsidR="007A3D28" w:rsidRPr="00946032" w:rsidRDefault="001570DA">
      <w:pPr>
        <w:pStyle w:val="Legenda"/>
        <w:keepNext/>
        <w:spacing w:after="120"/>
        <w:rPr>
          <w:ins w:id="6351" w:author="Osnir Estevam [2]" w:date="2016-06-25T20:39:00Z"/>
        </w:rPr>
        <w:pPrChange w:id="6352" w:author="WILLIAM FRANCISCO LEITE" w:date="2016-06-27T21:30:00Z">
          <w:pPr>
            <w:pStyle w:val="Legenda"/>
          </w:pPr>
        </w:pPrChange>
      </w:pPr>
      <w:ins w:id="6353" w:author="WILLIAM FRANCISCO LEITE" w:date="2016-06-27T21:30:00Z">
        <w:r w:rsidRPr="00946032">
          <w:t xml:space="preserve">                                                 </w:t>
        </w:r>
      </w:ins>
      <w:ins w:id="6354" w:author="WILLIAM FRANCISCO LEITE" w:date="2016-06-27T21:56:00Z">
        <w:r w:rsidR="00755D7C" w:rsidRPr="00946032">
          <w:tab/>
        </w:r>
      </w:ins>
      <w:ins w:id="6355" w:author="WILLIAM FRANCISCO LEITE" w:date="2016-06-27T21:30:00Z">
        <w:r w:rsidRPr="00946032">
          <w:t xml:space="preserve"> </w:t>
        </w:r>
      </w:ins>
      <w:bookmarkStart w:id="6356" w:name="_Toc459571366"/>
      <w:ins w:id="6357" w:author="Osnir Estevam [2]" w:date="2016-06-25T20:39:00Z">
        <w:r w:rsidR="007A3D28" w:rsidRPr="00946032">
          <w:t xml:space="preserve">Figura </w:t>
        </w:r>
      </w:ins>
      <w:ins w:id="6358" w:author="Dogus - William" w:date="2016-06-27T13:52:00Z">
        <w:r w:rsidR="00A67559" w:rsidRPr="009F7751">
          <w:fldChar w:fldCharType="begin"/>
        </w:r>
        <w:r w:rsidR="00A67559" w:rsidRPr="00946032">
          <w:instrText xml:space="preserve"> SEQ Figura \* ARABIC </w:instrText>
        </w:r>
      </w:ins>
      <w:r w:rsidR="00A67559" w:rsidRPr="009F7751">
        <w:fldChar w:fldCharType="separate"/>
      </w:r>
      <w:ins w:id="6359" w:author="Osnir Estevam" w:date="2016-08-20T16:26:00Z">
        <w:r w:rsidR="0066637F">
          <w:rPr>
            <w:noProof/>
          </w:rPr>
          <w:t>18</w:t>
        </w:r>
      </w:ins>
      <w:ins w:id="6360" w:author="Dogus - William" w:date="2016-06-27T13:52:00Z">
        <w:del w:id="6361" w:author="Osnir Estevam" w:date="2016-08-20T16:26:00Z">
          <w:r w:rsidR="00A67559" w:rsidRPr="00946032" w:rsidDel="0066637F">
            <w:rPr>
              <w:noProof/>
            </w:rPr>
            <w:delText>16</w:delText>
          </w:r>
        </w:del>
        <w:r w:rsidR="00A67559" w:rsidRPr="009F7751">
          <w:fldChar w:fldCharType="end"/>
        </w:r>
      </w:ins>
      <w:ins w:id="6362" w:author="William" w:date="2016-06-26T18:41:00Z">
        <w:del w:id="6363" w:author="Dogus - William" w:date="2016-06-27T13:52:00Z">
          <w:r w:rsidR="00D50635" w:rsidRPr="009F7751" w:rsidDel="00A67559">
            <w:fldChar w:fldCharType="begin"/>
          </w:r>
          <w:r w:rsidR="00D50635" w:rsidRPr="00946032" w:rsidDel="00A67559">
            <w:delInstrText xml:space="preserve"> SEQ Figura \* ARABIC </w:delInstrText>
          </w:r>
        </w:del>
      </w:ins>
      <w:del w:id="6364" w:author="Dogus - William" w:date="2016-06-27T13:52:00Z">
        <w:r w:rsidR="00D50635" w:rsidRPr="009F7751" w:rsidDel="00A67559">
          <w:fldChar w:fldCharType="separate"/>
        </w:r>
      </w:del>
      <w:ins w:id="6365" w:author="William" w:date="2016-06-26T18:41:00Z">
        <w:del w:id="6366" w:author="Dogus - William" w:date="2016-06-27T13:52:00Z">
          <w:r w:rsidR="00D50635" w:rsidRPr="00946032" w:rsidDel="00A67559">
            <w:rPr>
              <w:noProof/>
            </w:rPr>
            <w:delText>14</w:delText>
          </w:r>
          <w:r w:rsidR="00D50635" w:rsidRPr="009F7751" w:rsidDel="00A67559">
            <w:fldChar w:fldCharType="end"/>
          </w:r>
        </w:del>
      </w:ins>
      <w:ins w:id="6367" w:author="Osnir Estevam [2]" w:date="2016-06-25T20:39:00Z">
        <w:del w:id="6368" w:author="William" w:date="2016-06-26T18:37:00Z">
          <w:r w:rsidR="007A3D28" w:rsidRPr="009F7751" w:rsidDel="00D50635">
            <w:fldChar w:fldCharType="begin"/>
          </w:r>
          <w:r w:rsidR="007A3D28" w:rsidRPr="00946032" w:rsidDel="00D50635">
            <w:delInstrText xml:space="preserve"> SEQ Figura \* ARABIC </w:delInstrText>
          </w:r>
        </w:del>
      </w:ins>
      <w:del w:id="6369" w:author="William" w:date="2016-06-26T18:37:00Z">
        <w:r w:rsidR="007A3D28" w:rsidRPr="009F7751" w:rsidDel="00D50635">
          <w:fldChar w:fldCharType="separate"/>
        </w:r>
      </w:del>
      <w:ins w:id="6370" w:author="Osnir Estevam [2]" w:date="2016-06-25T20:39:00Z">
        <w:del w:id="6371" w:author="William" w:date="2016-06-26T18:37:00Z">
          <w:r w:rsidR="007A3D28" w:rsidRPr="00946032" w:rsidDel="00D50635">
            <w:rPr>
              <w:noProof/>
            </w:rPr>
            <w:delText>12</w:delText>
          </w:r>
          <w:r w:rsidR="007A3D28" w:rsidRPr="009F7751" w:rsidDel="00D50635">
            <w:fldChar w:fldCharType="end"/>
          </w:r>
        </w:del>
        <w:r w:rsidR="007A3D28" w:rsidRPr="00946032">
          <w:t xml:space="preserve"> - Style Guide (Ícones)</w:t>
        </w:r>
        <w:bookmarkEnd w:id="6356"/>
      </w:ins>
    </w:p>
    <w:p w14:paraId="5F8F0849" w14:textId="77777777" w:rsidR="00D37B34" w:rsidRPr="00946032" w:rsidRDefault="006A6073">
      <w:pPr>
        <w:pStyle w:val="TextoNormal"/>
        <w:jc w:val="center"/>
        <w:pPrChange w:id="6372" w:author="WILLIAM FRANCISCO LEITE" w:date="2016-06-27T21:56:00Z">
          <w:pPr>
            <w:pStyle w:val="TextoNormal"/>
            <w:keepNext/>
            <w:ind w:firstLine="0"/>
            <w:jc w:val="center"/>
          </w:pPr>
        </w:pPrChange>
      </w:pPr>
      <w:r w:rsidRPr="009F7751">
        <w:rPr>
          <w:noProof/>
        </w:rPr>
        <w:drawing>
          <wp:inline distT="114300" distB="114300" distL="114300" distR="114300" wp14:anchorId="0F8435A5" wp14:editId="23437942">
            <wp:extent cx="2573079" cy="3402419"/>
            <wp:effectExtent l="0" t="0" r="0" b="7620"/>
            <wp:docPr id="1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l="47878" t="12223" r="21565" b="27408"/>
                    <a:stretch>
                      <a:fillRect/>
                    </a:stretch>
                  </pic:blipFill>
                  <pic:spPr>
                    <a:xfrm>
                      <a:off x="0" y="0"/>
                      <a:ext cx="2572353" cy="3401459"/>
                    </a:xfrm>
                    <a:prstGeom prst="rect">
                      <a:avLst/>
                    </a:prstGeom>
                    <a:ln/>
                  </pic:spPr>
                </pic:pic>
              </a:graphicData>
            </a:graphic>
          </wp:inline>
        </w:drawing>
      </w:r>
    </w:p>
    <w:p w14:paraId="69D0732C" w14:textId="75C4F40A" w:rsidR="007A3D28" w:rsidRPr="00946032" w:rsidRDefault="001570DA" w:rsidP="007A3D28">
      <w:pPr>
        <w:pStyle w:val="Legenda"/>
        <w:spacing w:after="0"/>
        <w:rPr>
          <w:ins w:id="6373" w:author="Osnir Estevam [2]" w:date="2016-06-25T20:39:00Z"/>
        </w:rPr>
      </w:pPr>
      <w:ins w:id="6374" w:author="WILLIAM FRANCISCO LEITE" w:date="2016-06-27T21:30:00Z">
        <w:r w:rsidRPr="00946032">
          <w:t xml:space="preserve">                                                  </w:t>
        </w:r>
      </w:ins>
      <w:ins w:id="6375" w:author="WILLIAM FRANCISCO LEITE" w:date="2016-06-27T21:56:00Z">
        <w:r w:rsidR="00755D7C" w:rsidRPr="00946032">
          <w:tab/>
        </w:r>
      </w:ins>
      <w:ins w:id="6376" w:author="Osnir Estevam [2]" w:date="2016-06-25T20:39:00Z">
        <w:r w:rsidR="007A3D28" w:rsidRPr="00946032">
          <w:t xml:space="preserve">Fonte: </w:t>
        </w:r>
        <w:del w:id="6377" w:author="Dogus - William" w:date="2016-06-27T14:21:00Z">
          <w:r w:rsidR="007A3D28" w:rsidRPr="00946032" w:rsidDel="00515BE0">
            <w:delText>FULANO</w:delText>
          </w:r>
        </w:del>
      </w:ins>
      <w:ins w:id="6378" w:author="Dogus - William" w:date="2016-06-27T14:21:00Z">
        <w:r w:rsidR="00515BE0" w:rsidRPr="00946032">
          <w:t>Autoria Pr</w:t>
        </w:r>
      </w:ins>
      <w:ins w:id="6379" w:author="Dogus - William" w:date="2016-06-27T14:22:00Z">
        <w:r w:rsidR="00515BE0" w:rsidRPr="00946032">
          <w:t>ópria</w:t>
        </w:r>
      </w:ins>
      <w:ins w:id="6380" w:author="Osnir Estevam [2]" w:date="2016-06-25T20:39:00Z">
        <w:r w:rsidR="007A3D28" w:rsidRPr="00946032">
          <w:t xml:space="preserve"> (20</w:t>
        </w:r>
      </w:ins>
      <w:ins w:id="6381" w:author="Dogus - William" w:date="2016-06-27T14:22:00Z">
        <w:r w:rsidR="00515BE0" w:rsidRPr="00946032">
          <w:t>16</w:t>
        </w:r>
      </w:ins>
      <w:ins w:id="6382" w:author="Osnir Estevam [2]" w:date="2016-06-25T20:39:00Z">
        <w:del w:id="6383" w:author="Dogus - William" w:date="2016-06-27T14:22:00Z">
          <w:r w:rsidR="007A3D28" w:rsidRPr="00946032" w:rsidDel="00515BE0">
            <w:delText>XX</w:delText>
          </w:r>
        </w:del>
        <w:r w:rsidR="007A3D28" w:rsidRPr="00946032">
          <w:t>)</w:t>
        </w:r>
      </w:ins>
    </w:p>
    <w:p w14:paraId="531F79AF" w14:textId="0018B953" w:rsidR="006A6073" w:rsidRPr="00946032" w:rsidDel="007A3D28" w:rsidRDefault="00D37B34" w:rsidP="00D37B34">
      <w:pPr>
        <w:pStyle w:val="Legenda"/>
        <w:jc w:val="center"/>
        <w:rPr>
          <w:del w:id="6384" w:author="Osnir Estevam [2]" w:date="2016-06-25T20:39:00Z"/>
        </w:rPr>
      </w:pPr>
      <w:del w:id="6385" w:author="Osnir Estevam [2]" w:date="2016-06-25T20:39:00Z">
        <w:r w:rsidRPr="00946032" w:rsidDel="007A3D28">
          <w:rPr>
            <w:iCs w:val="0"/>
          </w:rPr>
          <w:delText xml:space="preserve">Figura </w:delText>
        </w:r>
      </w:del>
      <w:del w:id="6386" w:author="Osnir Estevam [2]" w:date="2016-06-25T19:00:00Z">
        <w:r w:rsidR="00753065" w:rsidRPr="009F7751" w:rsidDel="004F557E">
          <w:rPr>
            <w:iCs w:val="0"/>
          </w:rPr>
          <w:fldChar w:fldCharType="begin"/>
        </w:r>
        <w:r w:rsidR="00753065" w:rsidRPr="00946032" w:rsidDel="004F557E">
          <w:rPr>
            <w:iCs w:val="0"/>
          </w:rPr>
          <w:delInstrText xml:space="preserve"> SEQ Figura \* ARABIC </w:delInstrText>
        </w:r>
        <w:r w:rsidR="00753065" w:rsidRPr="009F7751" w:rsidDel="004F557E">
          <w:rPr>
            <w:iCs w:val="0"/>
            <w:rPrChange w:id="6387" w:author="William" w:date="2016-06-28T20:55:00Z">
              <w:rPr>
                <w:iCs w:val="0"/>
                <w:noProof/>
              </w:rPr>
            </w:rPrChange>
          </w:rPr>
          <w:fldChar w:fldCharType="separate"/>
        </w:r>
        <w:r w:rsidR="00CD5B56" w:rsidRPr="00946032" w:rsidDel="004F557E">
          <w:rPr>
            <w:iCs w:val="0"/>
            <w:noProof/>
          </w:rPr>
          <w:delText>13</w:delText>
        </w:r>
        <w:r w:rsidR="00753065" w:rsidRPr="009F7751" w:rsidDel="004F557E">
          <w:rPr>
            <w:iCs w:val="0"/>
            <w:noProof/>
          </w:rPr>
          <w:fldChar w:fldCharType="end"/>
        </w:r>
      </w:del>
      <w:del w:id="6388" w:author="Osnir Estevam [2]" w:date="2016-06-25T20:39:00Z">
        <w:r w:rsidRPr="00946032" w:rsidDel="007A3D28">
          <w:rPr>
            <w:iCs w:val="0"/>
          </w:rPr>
          <w:delText xml:space="preserve"> - Style Guide (Ícones)</w:delText>
        </w:r>
      </w:del>
    </w:p>
    <w:p w14:paraId="04582BC6" w14:textId="77777777" w:rsidR="00D37B34" w:rsidRPr="00946032" w:rsidRDefault="00D37B34" w:rsidP="00D37B34"/>
    <w:p w14:paraId="0FF61780" w14:textId="18BBBE16" w:rsidR="001315C0" w:rsidRPr="009F7751" w:rsidRDefault="001315C0">
      <w:pPr>
        <w:pStyle w:val="SubtituloCapitulo"/>
        <w:numPr>
          <w:ilvl w:val="2"/>
          <w:numId w:val="1"/>
        </w:numPr>
        <w:pPrChange w:id="6389" w:author="WILLIAM FRANCISCO LEITE" w:date="2016-06-27T20:48:00Z">
          <w:pPr>
            <w:pStyle w:val="PargrafodaLista"/>
            <w:numPr>
              <w:ilvl w:val="4"/>
              <w:numId w:val="1"/>
            </w:numPr>
            <w:ind w:left="2232" w:hanging="792"/>
          </w:pPr>
        </w:pPrChange>
      </w:pPr>
      <w:bookmarkStart w:id="6390" w:name="_Toc459474892"/>
      <w:r w:rsidRPr="00946032">
        <w:rPr>
          <w:rFonts w:ascii="Arial" w:hAnsi="Arial" w:cs="Arial"/>
        </w:rPr>
        <w:t>Story board</w:t>
      </w:r>
      <w:bookmarkEnd w:id="6390"/>
    </w:p>
    <w:p w14:paraId="6EF0521A" w14:textId="3BBBEC26" w:rsidR="001315C0" w:rsidRDefault="001315C0" w:rsidP="00EF2153">
      <w:pPr>
        <w:pStyle w:val="TextoNormal"/>
        <w:rPr>
          <w:ins w:id="6391" w:author="Osnir Estevam" w:date="2016-08-21T14:15:00Z"/>
        </w:rPr>
      </w:pPr>
      <w:r w:rsidRPr="00946032">
        <w:t xml:space="preserve">O Story board proporcionou uma maior visibilidade do projeto por meio de imagens dos elementos interativos. Durante o desenvolvimento foi percebido nuances na </w:t>
      </w:r>
      <w:del w:id="6392" w:author="Osnir Estevam [2]" w:date="2016-06-25T20:40:00Z">
        <w:r w:rsidRPr="00946032" w:rsidDel="00972796">
          <w:delText>sequencia</w:delText>
        </w:r>
      </w:del>
      <w:ins w:id="6393" w:author="Osnir Estevam [2]" w:date="2016-06-25T20:40:00Z">
        <w:r w:rsidR="00972796" w:rsidRPr="00946032">
          <w:t>sequência</w:t>
        </w:r>
      </w:ins>
      <w:r w:rsidRPr="00946032">
        <w:t xml:space="preserve"> da interação e, posteriormente a correção mais adequada possível. O Story board da aplicação é constituída por cinco telas a partir do botão “pesquisa” e duas telas a partir do botão “cotação” ambos os botões localizados na home da aplicação.</w:t>
      </w:r>
    </w:p>
    <w:p w14:paraId="335F483F" w14:textId="77777777" w:rsidR="00775811" w:rsidRPr="00946032" w:rsidRDefault="00775811" w:rsidP="00EF2153">
      <w:pPr>
        <w:pStyle w:val="TextoNormal"/>
      </w:pPr>
    </w:p>
    <w:p w14:paraId="148AB006" w14:textId="1FD325C9" w:rsidR="001315C0" w:rsidRPr="00946032" w:rsidDel="0067585F" w:rsidRDefault="00B661EA" w:rsidP="006A6073">
      <w:pPr>
        <w:pStyle w:val="TextoNormal"/>
        <w:rPr>
          <w:del w:id="6394" w:author="WILLIAM FRANCISCO LEITE" w:date="2016-06-27T20:48:00Z"/>
        </w:rPr>
      </w:pPr>
      <w:ins w:id="6395" w:author="WILLIAM FRANCISCO LEITE" w:date="2016-06-27T21:30:00Z">
        <w:r w:rsidRPr="00946032">
          <w:lastRenderedPageBreak/>
          <w:t xml:space="preserve">         </w:t>
        </w:r>
      </w:ins>
      <w:ins w:id="6396" w:author="WILLIAM FRANCISCO LEITE" w:date="2016-06-27T21:56:00Z">
        <w:r w:rsidR="00755D7C" w:rsidRPr="00946032">
          <w:tab/>
        </w:r>
      </w:ins>
    </w:p>
    <w:p w14:paraId="278FA455" w14:textId="31D7C4B9" w:rsidR="001315C0" w:rsidRPr="00946032" w:rsidDel="0067585F" w:rsidRDefault="001315C0" w:rsidP="00C463EE">
      <w:pPr>
        <w:pStyle w:val="PargrafodaLista"/>
        <w:numPr>
          <w:ilvl w:val="4"/>
          <w:numId w:val="1"/>
        </w:numPr>
        <w:rPr>
          <w:del w:id="6397" w:author="WILLIAM FRANCISCO LEITE" w:date="2016-06-27T20:48:00Z"/>
          <w:b/>
          <w:rPrChange w:id="6398" w:author="William" w:date="2016-06-28T20:55:00Z">
            <w:rPr>
              <w:del w:id="6399" w:author="WILLIAM FRANCISCO LEITE" w:date="2016-06-27T20:48:00Z"/>
              <w:rFonts w:ascii="Times New Roman" w:hAnsi="Times New Roman" w:cs="Times New Roman"/>
              <w:b/>
            </w:rPr>
          </w:rPrChange>
        </w:rPr>
      </w:pPr>
      <w:del w:id="6400" w:author="WILLIAM FRANCISCO LEITE" w:date="2016-06-27T20:48:00Z">
        <w:r w:rsidRPr="00946032" w:rsidDel="0067585F">
          <w:rPr>
            <w:b/>
            <w:rPrChange w:id="6401" w:author="William" w:date="2016-06-28T20:55:00Z">
              <w:rPr>
                <w:rFonts w:ascii="Times New Roman" w:hAnsi="Times New Roman" w:cs="Times New Roman"/>
                <w:b/>
              </w:rPr>
            </w:rPrChange>
          </w:rPr>
          <w:delText>Pesquisa</w:delText>
        </w:r>
      </w:del>
    </w:p>
    <w:p w14:paraId="5973B3A3" w14:textId="282D34C7" w:rsidR="00972796" w:rsidRPr="00946032" w:rsidRDefault="00972796">
      <w:pPr>
        <w:pStyle w:val="Legenda"/>
        <w:keepNext/>
        <w:spacing w:after="120"/>
        <w:rPr>
          <w:ins w:id="6402" w:author="Osnir Estevam [2]" w:date="2016-06-25T20:42:00Z"/>
        </w:rPr>
        <w:pPrChange w:id="6403" w:author="WILLIAM FRANCISCO LEITE" w:date="2016-06-27T21:32:00Z">
          <w:pPr>
            <w:pStyle w:val="Legenda"/>
          </w:pPr>
        </w:pPrChange>
      </w:pPr>
      <w:bookmarkStart w:id="6404" w:name="_Toc459571367"/>
      <w:ins w:id="6405" w:author="Osnir Estevam [2]" w:date="2016-06-25T20:42:00Z">
        <w:r w:rsidRPr="00946032">
          <w:t xml:space="preserve">Figura </w:t>
        </w:r>
      </w:ins>
      <w:ins w:id="6406" w:author="Dogus - William" w:date="2016-06-27T13:52:00Z">
        <w:r w:rsidR="00A67559" w:rsidRPr="009F7751">
          <w:fldChar w:fldCharType="begin"/>
        </w:r>
        <w:r w:rsidR="00A67559" w:rsidRPr="00946032">
          <w:instrText xml:space="preserve"> SEQ Figura \* ARABIC </w:instrText>
        </w:r>
      </w:ins>
      <w:r w:rsidR="00A67559" w:rsidRPr="009F7751">
        <w:fldChar w:fldCharType="separate"/>
      </w:r>
      <w:ins w:id="6407" w:author="Osnir Estevam" w:date="2016-08-20T16:26:00Z">
        <w:r w:rsidR="0066637F">
          <w:rPr>
            <w:noProof/>
          </w:rPr>
          <w:t>19</w:t>
        </w:r>
      </w:ins>
      <w:ins w:id="6408" w:author="Dogus - William" w:date="2016-06-27T13:52:00Z">
        <w:del w:id="6409" w:author="Osnir Estevam" w:date="2016-08-20T16:26:00Z">
          <w:r w:rsidR="00A67559" w:rsidRPr="00946032" w:rsidDel="0066637F">
            <w:rPr>
              <w:noProof/>
            </w:rPr>
            <w:delText>17</w:delText>
          </w:r>
        </w:del>
        <w:r w:rsidR="00A67559" w:rsidRPr="009F7751">
          <w:fldChar w:fldCharType="end"/>
        </w:r>
      </w:ins>
      <w:ins w:id="6410" w:author="William" w:date="2016-06-26T18:41:00Z">
        <w:del w:id="6411" w:author="Dogus - William" w:date="2016-06-27T13:52:00Z">
          <w:r w:rsidR="00D50635" w:rsidRPr="009F7751" w:rsidDel="00A67559">
            <w:fldChar w:fldCharType="begin"/>
          </w:r>
          <w:r w:rsidR="00D50635" w:rsidRPr="00946032" w:rsidDel="00A67559">
            <w:delInstrText xml:space="preserve"> SEQ Figura \* ARABIC </w:delInstrText>
          </w:r>
        </w:del>
      </w:ins>
      <w:del w:id="6412" w:author="Dogus - William" w:date="2016-06-27T13:52:00Z">
        <w:r w:rsidR="00D50635" w:rsidRPr="009F7751" w:rsidDel="00A67559">
          <w:fldChar w:fldCharType="separate"/>
        </w:r>
      </w:del>
      <w:ins w:id="6413" w:author="William" w:date="2016-06-26T18:41:00Z">
        <w:del w:id="6414" w:author="Dogus - William" w:date="2016-06-27T13:52:00Z">
          <w:r w:rsidR="00D50635" w:rsidRPr="00946032" w:rsidDel="00A67559">
            <w:rPr>
              <w:noProof/>
            </w:rPr>
            <w:delText>15</w:delText>
          </w:r>
          <w:r w:rsidR="00D50635" w:rsidRPr="009F7751" w:rsidDel="00A67559">
            <w:fldChar w:fldCharType="end"/>
          </w:r>
        </w:del>
      </w:ins>
      <w:ins w:id="6415" w:author="Osnir Estevam [2]" w:date="2016-06-25T20:42:00Z">
        <w:del w:id="6416" w:author="William" w:date="2016-06-26T18:37:00Z">
          <w:r w:rsidRPr="009F7751" w:rsidDel="00D50635">
            <w:fldChar w:fldCharType="begin"/>
          </w:r>
          <w:r w:rsidRPr="00946032" w:rsidDel="00D50635">
            <w:delInstrText xml:space="preserve"> SEQ Figura \* ARABIC </w:delInstrText>
          </w:r>
        </w:del>
      </w:ins>
      <w:del w:id="6417" w:author="William" w:date="2016-06-26T18:37:00Z">
        <w:r w:rsidRPr="009F7751" w:rsidDel="00D50635">
          <w:fldChar w:fldCharType="separate"/>
        </w:r>
      </w:del>
      <w:ins w:id="6418" w:author="Osnir Estevam [2]" w:date="2016-06-25T20:42:00Z">
        <w:del w:id="6419" w:author="William" w:date="2016-06-26T18:37:00Z">
          <w:r w:rsidRPr="00946032" w:rsidDel="00D50635">
            <w:rPr>
              <w:noProof/>
            </w:rPr>
            <w:delText>13</w:delText>
          </w:r>
          <w:r w:rsidRPr="009F7751" w:rsidDel="00D50635">
            <w:fldChar w:fldCharType="end"/>
          </w:r>
        </w:del>
        <w:r w:rsidRPr="00946032">
          <w:t xml:space="preserve"> - Story board (Pesquisa)</w:t>
        </w:r>
        <w:bookmarkEnd w:id="6404"/>
      </w:ins>
    </w:p>
    <w:p w14:paraId="6F2AC0CC" w14:textId="77777777" w:rsidR="003165A8" w:rsidRPr="00946032" w:rsidRDefault="006A6073">
      <w:pPr>
        <w:pStyle w:val="TextoNormal"/>
        <w:jc w:val="center"/>
        <w:pPrChange w:id="6420" w:author="WILLIAM FRANCISCO LEITE" w:date="2016-06-27T21:56:00Z">
          <w:pPr>
            <w:pStyle w:val="TextoNormal"/>
            <w:keepNext/>
            <w:ind w:firstLine="0"/>
          </w:pPr>
        </w:pPrChange>
      </w:pPr>
      <w:r w:rsidRPr="009F7751">
        <w:rPr>
          <w:noProof/>
        </w:rPr>
        <w:drawing>
          <wp:inline distT="114300" distB="114300" distL="114300" distR="114300" wp14:anchorId="55F5E863" wp14:editId="792A11DF">
            <wp:extent cx="5172211" cy="4295775"/>
            <wp:effectExtent l="0" t="0" r="9525" b="0"/>
            <wp:docPr id="1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l="9342" t="6508" r="21462" b="1760"/>
                    <a:stretch>
                      <a:fillRect/>
                    </a:stretch>
                  </pic:blipFill>
                  <pic:spPr>
                    <a:xfrm>
                      <a:off x="0" y="0"/>
                      <a:ext cx="5184439" cy="4305931"/>
                    </a:xfrm>
                    <a:prstGeom prst="rect">
                      <a:avLst/>
                    </a:prstGeom>
                    <a:ln/>
                  </pic:spPr>
                </pic:pic>
              </a:graphicData>
            </a:graphic>
          </wp:inline>
        </w:drawing>
      </w:r>
    </w:p>
    <w:p w14:paraId="0DC3BAE9" w14:textId="2A6C2194" w:rsidR="00972796" w:rsidRPr="00946032" w:rsidRDefault="00B661EA" w:rsidP="00972796">
      <w:pPr>
        <w:pStyle w:val="Legenda"/>
        <w:spacing w:after="0"/>
        <w:rPr>
          <w:ins w:id="6421" w:author="Osnir Estevam [2]" w:date="2016-06-25T20:43:00Z"/>
        </w:rPr>
      </w:pPr>
      <w:ins w:id="6422" w:author="WILLIAM FRANCISCO LEITE" w:date="2016-06-27T21:31:00Z">
        <w:r w:rsidRPr="00946032">
          <w:t xml:space="preserve">        </w:t>
        </w:r>
      </w:ins>
      <w:ins w:id="6423" w:author="WILLIAM FRANCISCO LEITE" w:date="2016-06-27T21:56:00Z">
        <w:r w:rsidR="00755D7C" w:rsidRPr="00946032">
          <w:tab/>
        </w:r>
      </w:ins>
      <w:ins w:id="6424" w:author="WILLIAM FRANCISCO LEITE" w:date="2016-06-27T21:31:00Z">
        <w:r w:rsidRPr="00946032">
          <w:t xml:space="preserve"> </w:t>
        </w:r>
      </w:ins>
      <w:ins w:id="6425" w:author="Osnir Estevam [2]" w:date="2016-08-21T17:36:00Z">
        <w:r w:rsidR="00C9441A">
          <w:t xml:space="preserve"> </w:t>
        </w:r>
      </w:ins>
      <w:ins w:id="6426" w:author="Osnir Estevam [2]" w:date="2016-06-25T20:43:00Z">
        <w:r w:rsidR="00972796" w:rsidRPr="00946032">
          <w:t xml:space="preserve">Fonte: </w:t>
        </w:r>
      </w:ins>
      <w:ins w:id="6427" w:author="Dogus - William" w:date="2016-06-27T14:22:00Z">
        <w:r w:rsidR="00515BE0" w:rsidRPr="00946032">
          <w:t xml:space="preserve">Autoria Própria </w:t>
        </w:r>
      </w:ins>
      <w:ins w:id="6428" w:author="Osnir Estevam [2]" w:date="2016-06-25T20:43:00Z">
        <w:del w:id="6429" w:author="Dogus - William" w:date="2016-06-27T14:22:00Z">
          <w:r w:rsidR="00972796" w:rsidRPr="00946032" w:rsidDel="00515BE0">
            <w:delText xml:space="preserve">FULANO </w:delText>
          </w:r>
        </w:del>
        <w:r w:rsidR="00972796" w:rsidRPr="00946032">
          <w:t>(20</w:t>
        </w:r>
        <w:del w:id="6430" w:author="Dogus - William" w:date="2016-06-27T14:22:00Z">
          <w:r w:rsidR="00972796" w:rsidRPr="00946032" w:rsidDel="00515BE0">
            <w:delText>XX</w:delText>
          </w:r>
        </w:del>
      </w:ins>
      <w:ins w:id="6431" w:author="Dogus - William" w:date="2016-06-27T14:22:00Z">
        <w:r w:rsidR="00515BE0" w:rsidRPr="00946032">
          <w:t>16</w:t>
        </w:r>
      </w:ins>
      <w:ins w:id="6432" w:author="Osnir Estevam [2]" w:date="2016-06-25T20:43:00Z">
        <w:r w:rsidR="00972796" w:rsidRPr="00946032">
          <w:t>)</w:t>
        </w:r>
      </w:ins>
    </w:p>
    <w:p w14:paraId="42804A1F" w14:textId="159E26B6" w:rsidR="00972796" w:rsidRPr="004A005D" w:rsidRDefault="003165A8">
      <w:pPr>
        <w:pPrChange w:id="6433" w:author="Osnir Estevam [2]" w:date="2016-06-25T20:42:00Z">
          <w:pPr>
            <w:pStyle w:val="Legenda"/>
            <w:jc w:val="center"/>
          </w:pPr>
        </w:pPrChange>
      </w:pPr>
      <w:del w:id="6434" w:author="Osnir Estevam [2]" w:date="2016-06-25T20:42:00Z">
        <w:r w:rsidRPr="009F7751" w:rsidDel="00972796">
          <w:delText xml:space="preserve">Figura </w:delText>
        </w:r>
      </w:del>
      <w:del w:id="6435" w:author="Osnir Estevam [2]" w:date="2016-06-25T19:00:00Z">
        <w:r w:rsidR="00753065" w:rsidRPr="004A005D" w:rsidDel="004F557E">
          <w:fldChar w:fldCharType="begin"/>
        </w:r>
        <w:r w:rsidR="00753065" w:rsidRPr="004A005D" w:rsidDel="004F557E">
          <w:delInstrText xml:space="preserve"> SEQ Figura \* ARABIC </w:delInstrText>
        </w:r>
        <w:r w:rsidR="00753065" w:rsidRPr="004A005D" w:rsidDel="004F557E">
          <w:rPr>
            <w:rPrChange w:id="6436" w:author="William" w:date="2016-06-28T20:55:00Z">
              <w:rPr>
                <w:noProof/>
              </w:rPr>
            </w:rPrChange>
          </w:rPr>
          <w:fldChar w:fldCharType="separate"/>
        </w:r>
        <w:r w:rsidR="00CD5B56" w:rsidRPr="004A005D" w:rsidDel="004F557E">
          <w:rPr>
            <w:noProof/>
          </w:rPr>
          <w:delText>14</w:delText>
        </w:r>
        <w:r w:rsidR="00753065" w:rsidRPr="004A005D" w:rsidDel="004F557E">
          <w:rPr>
            <w:noProof/>
          </w:rPr>
          <w:fldChar w:fldCharType="end"/>
        </w:r>
      </w:del>
      <w:del w:id="6437" w:author="Osnir Estevam [2]" w:date="2016-06-25T20:42:00Z">
        <w:r w:rsidRPr="004A005D" w:rsidDel="00972796">
          <w:delText xml:space="preserve"> - Story board</w:delText>
        </w:r>
        <w:r w:rsidRPr="004A005D" w:rsidDel="00972796">
          <w:rPr>
            <w:noProof/>
          </w:rPr>
          <w:delText xml:space="preserve"> (Pesquisa)</w:delText>
        </w:r>
      </w:del>
    </w:p>
    <w:p w14:paraId="4E9C5728" w14:textId="4A1FD0EA" w:rsidR="006A6073" w:rsidRPr="00946032" w:rsidDel="00972796" w:rsidRDefault="00B661EA" w:rsidP="006A6073">
      <w:pPr>
        <w:pStyle w:val="TextoNormal"/>
        <w:ind w:firstLine="0"/>
        <w:rPr>
          <w:del w:id="6438" w:author="Osnir Estevam [2]" w:date="2016-06-25T20:42:00Z"/>
        </w:rPr>
      </w:pPr>
      <w:ins w:id="6439" w:author="WILLIAM FRANCISCO LEITE" w:date="2016-06-27T21:31:00Z">
        <w:r w:rsidRPr="00946032">
          <w:t xml:space="preserve">        </w:t>
        </w:r>
      </w:ins>
      <w:ins w:id="6440" w:author="WILLIAM FRANCISCO LEITE" w:date="2016-06-27T21:57:00Z">
        <w:r w:rsidR="00755D7C" w:rsidRPr="00946032">
          <w:tab/>
        </w:r>
      </w:ins>
      <w:ins w:id="6441" w:author="Osnir Estevam [2]" w:date="2016-08-21T17:36:00Z">
        <w:r w:rsidR="00C9441A">
          <w:t xml:space="preserve"> </w:t>
        </w:r>
      </w:ins>
      <w:ins w:id="6442" w:author="WILLIAM FRANCISCO LEITE" w:date="2016-06-27T21:31:00Z">
        <w:r w:rsidRPr="00946032">
          <w:t xml:space="preserve"> </w:t>
        </w:r>
      </w:ins>
    </w:p>
    <w:p w14:paraId="346BEADB" w14:textId="3DA2BF54" w:rsidR="001315C0" w:rsidRPr="00946032" w:rsidDel="0067585F" w:rsidRDefault="001315C0" w:rsidP="00C463EE">
      <w:pPr>
        <w:pStyle w:val="PargrafodaLista"/>
        <w:numPr>
          <w:ilvl w:val="4"/>
          <w:numId w:val="1"/>
        </w:numPr>
        <w:rPr>
          <w:del w:id="6443" w:author="WILLIAM FRANCISCO LEITE" w:date="2016-06-27T20:49:00Z"/>
          <w:b/>
          <w:rPrChange w:id="6444" w:author="William" w:date="2016-06-28T20:55:00Z">
            <w:rPr>
              <w:del w:id="6445" w:author="WILLIAM FRANCISCO LEITE" w:date="2016-06-27T20:49:00Z"/>
              <w:rFonts w:ascii="Times New Roman" w:hAnsi="Times New Roman" w:cs="Times New Roman"/>
              <w:b/>
            </w:rPr>
          </w:rPrChange>
        </w:rPr>
      </w:pPr>
      <w:del w:id="6446" w:author="WILLIAM FRANCISCO LEITE" w:date="2016-06-27T20:49:00Z">
        <w:r w:rsidRPr="00946032" w:rsidDel="0067585F">
          <w:rPr>
            <w:b/>
            <w:rPrChange w:id="6447" w:author="William" w:date="2016-06-28T20:55:00Z">
              <w:rPr>
                <w:rFonts w:ascii="Times New Roman" w:hAnsi="Times New Roman" w:cs="Times New Roman"/>
                <w:b/>
              </w:rPr>
            </w:rPrChange>
          </w:rPr>
          <w:delText>Cotação</w:delText>
        </w:r>
      </w:del>
    </w:p>
    <w:p w14:paraId="5824ACFB" w14:textId="28AA47F2" w:rsidR="00972796" w:rsidRPr="00946032" w:rsidRDefault="00972796">
      <w:pPr>
        <w:pStyle w:val="Legenda"/>
        <w:keepNext/>
        <w:spacing w:after="120"/>
        <w:rPr>
          <w:ins w:id="6448" w:author="Osnir Estevam [2]" w:date="2016-06-25T20:41:00Z"/>
        </w:rPr>
        <w:pPrChange w:id="6449" w:author="WILLIAM FRANCISCO LEITE" w:date="2016-06-27T21:31:00Z">
          <w:pPr>
            <w:pStyle w:val="Legenda"/>
          </w:pPr>
        </w:pPrChange>
      </w:pPr>
      <w:bookmarkStart w:id="6450" w:name="_Toc459571368"/>
      <w:ins w:id="6451" w:author="Osnir Estevam [2]" w:date="2016-06-25T20:41:00Z">
        <w:r w:rsidRPr="00946032">
          <w:t xml:space="preserve">Figura </w:t>
        </w:r>
      </w:ins>
      <w:ins w:id="6452" w:author="Dogus - William" w:date="2016-06-27T13:52:00Z">
        <w:r w:rsidR="00A67559" w:rsidRPr="009F7751">
          <w:fldChar w:fldCharType="begin"/>
        </w:r>
        <w:r w:rsidR="00A67559" w:rsidRPr="00946032">
          <w:instrText xml:space="preserve"> SEQ Figura \* ARABIC </w:instrText>
        </w:r>
      </w:ins>
      <w:r w:rsidR="00A67559" w:rsidRPr="009F7751">
        <w:fldChar w:fldCharType="separate"/>
      </w:r>
      <w:ins w:id="6453" w:author="Osnir Estevam" w:date="2016-08-20T16:26:00Z">
        <w:r w:rsidR="0066637F">
          <w:rPr>
            <w:noProof/>
          </w:rPr>
          <w:t>20</w:t>
        </w:r>
      </w:ins>
      <w:ins w:id="6454" w:author="Dogus - William" w:date="2016-06-27T13:52:00Z">
        <w:del w:id="6455" w:author="Osnir Estevam" w:date="2016-08-20T16:26:00Z">
          <w:r w:rsidR="00A67559" w:rsidRPr="00946032" w:rsidDel="0066637F">
            <w:rPr>
              <w:noProof/>
            </w:rPr>
            <w:delText>18</w:delText>
          </w:r>
        </w:del>
        <w:r w:rsidR="00A67559" w:rsidRPr="009F7751">
          <w:fldChar w:fldCharType="end"/>
        </w:r>
      </w:ins>
      <w:ins w:id="6456" w:author="William" w:date="2016-06-26T18:41:00Z">
        <w:del w:id="6457" w:author="Dogus - William" w:date="2016-06-27T13:52:00Z">
          <w:r w:rsidR="00D50635" w:rsidRPr="009F7751" w:rsidDel="00A67559">
            <w:fldChar w:fldCharType="begin"/>
          </w:r>
          <w:r w:rsidR="00D50635" w:rsidRPr="00946032" w:rsidDel="00A67559">
            <w:delInstrText xml:space="preserve"> SEQ Figura \* ARABIC </w:delInstrText>
          </w:r>
        </w:del>
      </w:ins>
      <w:del w:id="6458" w:author="Dogus - William" w:date="2016-06-27T13:52:00Z">
        <w:r w:rsidR="00D50635" w:rsidRPr="009F7751" w:rsidDel="00A67559">
          <w:fldChar w:fldCharType="separate"/>
        </w:r>
      </w:del>
      <w:ins w:id="6459" w:author="William" w:date="2016-06-26T18:41:00Z">
        <w:del w:id="6460" w:author="Dogus - William" w:date="2016-06-27T13:52:00Z">
          <w:r w:rsidR="00D50635" w:rsidRPr="00946032" w:rsidDel="00A67559">
            <w:rPr>
              <w:noProof/>
            </w:rPr>
            <w:delText>16</w:delText>
          </w:r>
          <w:r w:rsidR="00D50635" w:rsidRPr="009F7751" w:rsidDel="00A67559">
            <w:fldChar w:fldCharType="end"/>
          </w:r>
        </w:del>
      </w:ins>
      <w:ins w:id="6461" w:author="Osnir Estevam [2]" w:date="2016-06-25T20:41:00Z">
        <w:del w:id="6462" w:author="William" w:date="2016-06-26T18:37:00Z">
          <w:r w:rsidRPr="009F7751" w:rsidDel="00D50635">
            <w:fldChar w:fldCharType="begin"/>
          </w:r>
          <w:r w:rsidRPr="00946032" w:rsidDel="00D50635">
            <w:delInstrText xml:space="preserve"> SEQ Figura \* ARABIC </w:delInstrText>
          </w:r>
        </w:del>
      </w:ins>
      <w:del w:id="6463" w:author="William" w:date="2016-06-26T18:37:00Z">
        <w:r w:rsidRPr="009F7751" w:rsidDel="00D50635">
          <w:fldChar w:fldCharType="separate"/>
        </w:r>
      </w:del>
      <w:ins w:id="6464" w:author="Osnir Estevam [2]" w:date="2016-06-25T20:41:00Z">
        <w:del w:id="6465" w:author="William" w:date="2016-06-26T18:37:00Z">
          <w:r w:rsidRPr="00946032" w:rsidDel="00D50635">
            <w:rPr>
              <w:noProof/>
            </w:rPr>
            <w:delText>14</w:delText>
          </w:r>
          <w:r w:rsidRPr="009F7751" w:rsidDel="00D50635">
            <w:fldChar w:fldCharType="end"/>
          </w:r>
        </w:del>
        <w:r w:rsidRPr="00946032">
          <w:t xml:space="preserve"> - Story board (Cotação)</w:t>
        </w:r>
        <w:bookmarkEnd w:id="6450"/>
      </w:ins>
    </w:p>
    <w:p w14:paraId="090F00AD" w14:textId="5AFD23BF" w:rsidR="003165A8" w:rsidRPr="00946032" w:rsidRDefault="006A6073">
      <w:pPr>
        <w:pStyle w:val="TextoNormal"/>
        <w:jc w:val="center"/>
        <w:rPr>
          <w:ins w:id="6466" w:author="Osnir Estevam [2]" w:date="2016-06-25T20:41:00Z"/>
        </w:rPr>
        <w:pPrChange w:id="6467" w:author="WILLIAM FRANCISCO LEITE" w:date="2016-06-27T21:57:00Z">
          <w:pPr>
            <w:pStyle w:val="TextoNormal"/>
            <w:keepNext/>
            <w:ind w:firstLine="0"/>
          </w:pPr>
        </w:pPrChange>
      </w:pPr>
      <w:r w:rsidRPr="009F7751">
        <w:rPr>
          <w:noProof/>
        </w:rPr>
        <w:drawing>
          <wp:inline distT="114300" distB="114300" distL="114300" distR="114300" wp14:anchorId="1A9B5C64" wp14:editId="31A3914C">
            <wp:extent cx="5181600" cy="3035300"/>
            <wp:effectExtent l="0" t="0" r="0" b="0"/>
            <wp:docPr id="1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l="5841" t="9410" r="4191" b="6426"/>
                    <a:stretch>
                      <a:fillRect/>
                    </a:stretch>
                  </pic:blipFill>
                  <pic:spPr>
                    <a:xfrm>
                      <a:off x="0" y="0"/>
                      <a:ext cx="5181600" cy="3035300"/>
                    </a:xfrm>
                    <a:prstGeom prst="rect">
                      <a:avLst/>
                    </a:prstGeom>
                    <a:ln/>
                  </pic:spPr>
                </pic:pic>
              </a:graphicData>
            </a:graphic>
          </wp:inline>
        </w:drawing>
      </w:r>
    </w:p>
    <w:p w14:paraId="310AEF66" w14:textId="3EB4ADF2" w:rsidR="00972796" w:rsidRPr="00946032" w:rsidRDefault="00B661EA" w:rsidP="00972796">
      <w:pPr>
        <w:pStyle w:val="Legenda"/>
        <w:spacing w:after="0"/>
        <w:rPr>
          <w:ins w:id="6468" w:author="Osnir Estevam [2]" w:date="2016-06-25T20:43:00Z"/>
        </w:rPr>
      </w:pPr>
      <w:ins w:id="6469" w:author="WILLIAM FRANCISCO LEITE" w:date="2016-06-27T21:31:00Z">
        <w:r w:rsidRPr="00946032">
          <w:t xml:space="preserve">       </w:t>
        </w:r>
      </w:ins>
      <w:ins w:id="6470" w:author="WILLIAM FRANCISCO LEITE" w:date="2016-06-27T21:57:00Z">
        <w:r w:rsidR="00755D7C" w:rsidRPr="00946032">
          <w:tab/>
        </w:r>
      </w:ins>
      <w:ins w:id="6471" w:author="WILLIAM FRANCISCO LEITE" w:date="2016-06-27T21:31:00Z">
        <w:r w:rsidRPr="00946032">
          <w:t xml:space="preserve">  </w:t>
        </w:r>
      </w:ins>
      <w:ins w:id="6472" w:author="Osnir Estevam [2]" w:date="2016-06-25T20:43:00Z">
        <w:r w:rsidR="00972796" w:rsidRPr="00946032">
          <w:t xml:space="preserve">Fonte: </w:t>
        </w:r>
      </w:ins>
      <w:ins w:id="6473" w:author="Dogus - William" w:date="2016-06-27T14:22:00Z">
        <w:r w:rsidR="00515BE0" w:rsidRPr="00946032">
          <w:t xml:space="preserve">Autoria Própria </w:t>
        </w:r>
      </w:ins>
      <w:ins w:id="6474" w:author="Osnir Estevam [2]" w:date="2016-06-25T20:43:00Z">
        <w:del w:id="6475" w:author="Dogus - William" w:date="2016-06-27T14:22:00Z">
          <w:r w:rsidR="00972796" w:rsidRPr="00946032" w:rsidDel="00515BE0">
            <w:delText xml:space="preserve">FULANO </w:delText>
          </w:r>
        </w:del>
        <w:r w:rsidR="00972796" w:rsidRPr="00946032">
          <w:t>(20</w:t>
        </w:r>
        <w:del w:id="6476" w:author="Dogus - William" w:date="2016-06-27T14:22:00Z">
          <w:r w:rsidR="00972796" w:rsidRPr="00946032" w:rsidDel="00515BE0">
            <w:delText>XX</w:delText>
          </w:r>
        </w:del>
      </w:ins>
      <w:ins w:id="6477" w:author="Dogus - William" w:date="2016-06-27T14:22:00Z">
        <w:r w:rsidR="00515BE0" w:rsidRPr="00946032">
          <w:t>16</w:t>
        </w:r>
      </w:ins>
      <w:ins w:id="6478" w:author="Osnir Estevam [2]" w:date="2016-06-25T20:43:00Z">
        <w:r w:rsidR="00972796" w:rsidRPr="00946032">
          <w:t>)</w:t>
        </w:r>
      </w:ins>
    </w:p>
    <w:p w14:paraId="3C513CBD" w14:textId="77777777" w:rsidR="00972796" w:rsidRPr="00946032" w:rsidRDefault="00972796">
      <w:pPr>
        <w:pStyle w:val="TextoNormal"/>
        <w:pPrChange w:id="6479" w:author="WILLIAM FRANCISCO LEITE" w:date="2016-06-27T21:43:00Z">
          <w:pPr>
            <w:pStyle w:val="TextoNormal"/>
            <w:keepNext/>
            <w:ind w:firstLine="0"/>
          </w:pPr>
        </w:pPrChange>
      </w:pPr>
    </w:p>
    <w:p w14:paraId="69A53741" w14:textId="4ECBBBB7" w:rsidR="001315C0" w:rsidRPr="004A005D" w:rsidDel="00972796" w:rsidRDefault="003165A8">
      <w:pPr>
        <w:pStyle w:val="TituloCapitulo"/>
        <w:rPr>
          <w:del w:id="6480" w:author="Osnir Estevam [2]" w:date="2016-06-25T20:41:00Z"/>
        </w:rPr>
        <w:pPrChange w:id="6481" w:author="William" w:date="2016-06-28T20:28:00Z">
          <w:pPr>
            <w:pStyle w:val="Legenda"/>
            <w:jc w:val="center"/>
          </w:pPr>
        </w:pPrChange>
      </w:pPr>
      <w:del w:id="6482" w:author="Osnir Estevam [2]" w:date="2016-06-25T20:41:00Z">
        <w:r w:rsidRPr="00946032" w:rsidDel="00972796">
          <w:rPr>
            <w:b w:val="0"/>
            <w:rPrChange w:id="6483" w:author="William" w:date="2016-06-28T20:55:00Z">
              <w:rPr>
                <w:b/>
                <w:iCs w:val="0"/>
              </w:rPr>
            </w:rPrChange>
          </w:rPr>
          <w:lastRenderedPageBreak/>
          <w:delText xml:space="preserve">Figura </w:delText>
        </w:r>
      </w:del>
      <w:del w:id="6484" w:author="Osnir Estevam [2]" w:date="2016-06-25T19:00:00Z">
        <w:r w:rsidR="00753065" w:rsidRPr="00946032" w:rsidDel="004F557E">
          <w:rPr>
            <w:rFonts w:ascii="Arial" w:hAnsi="Arial" w:cs="Arial"/>
            <w:rPrChange w:id="6485" w:author="William" w:date="2016-06-28T20:55:00Z">
              <w:rPr>
                <w:rFonts w:ascii="Times New Roman" w:hAnsi="Times New Roman" w:cs="Times New Roman"/>
                <w:b/>
                <w:iCs w:val="0"/>
                <w:color w:val="000000"/>
                <w:sz w:val="24"/>
                <w:szCs w:val="20"/>
              </w:rPr>
            </w:rPrChange>
          </w:rPr>
          <w:fldChar w:fldCharType="begin"/>
        </w:r>
        <w:r w:rsidR="00753065" w:rsidRPr="00517B83" w:rsidDel="004F557E">
          <w:delInstrText xml:space="preserve"> SEQ Figura \* ARABIC </w:delInstrText>
        </w:r>
        <w:r w:rsidR="00753065" w:rsidRPr="00946032" w:rsidDel="004F557E">
          <w:rPr>
            <w:rPrChange w:id="6486" w:author="William" w:date="2016-06-28T20:55:00Z">
              <w:rPr>
                <w:iCs w:val="0"/>
                <w:noProof/>
              </w:rPr>
            </w:rPrChange>
          </w:rPr>
          <w:fldChar w:fldCharType="separate"/>
        </w:r>
        <w:r w:rsidR="00CD5B56" w:rsidRPr="00517B83" w:rsidDel="004F557E">
          <w:delText>15</w:delText>
        </w:r>
        <w:r w:rsidR="00753065" w:rsidRPr="00946032" w:rsidDel="004F557E">
          <w:rPr>
            <w:rPrChange w:id="6487" w:author="William" w:date="2016-06-28T20:55:00Z">
              <w:rPr>
                <w:iCs w:val="0"/>
                <w:noProof/>
              </w:rPr>
            </w:rPrChange>
          </w:rPr>
          <w:fldChar w:fldCharType="end"/>
        </w:r>
      </w:del>
      <w:del w:id="6488" w:author="Osnir Estevam [2]" w:date="2016-06-25T20:41:00Z">
        <w:r w:rsidRPr="00517B83" w:rsidDel="00972796">
          <w:delText xml:space="preserve"> - Story board (Cotação)</w:delText>
        </w:r>
        <w:bookmarkStart w:id="6489" w:name="_Toc454822961"/>
        <w:bookmarkStart w:id="6490" w:name="_Toc454884554"/>
        <w:bookmarkStart w:id="6491" w:name="_Toc454907572"/>
        <w:bookmarkStart w:id="6492" w:name="_Toc454907674"/>
        <w:bookmarkStart w:id="6493" w:name="_Toc454907938"/>
        <w:bookmarkStart w:id="6494" w:name="_Toc454908164"/>
        <w:bookmarkStart w:id="6495" w:name="_Toc454908242"/>
        <w:bookmarkStart w:id="6496" w:name="_Toc454908320"/>
        <w:bookmarkStart w:id="6497" w:name="_Toc454908399"/>
        <w:bookmarkStart w:id="6498" w:name="_Toc454908478"/>
        <w:bookmarkStart w:id="6499" w:name="_Toc454908557"/>
        <w:bookmarkStart w:id="6500" w:name="_Toc454908634"/>
        <w:bookmarkStart w:id="6501" w:name="_Toc454908710"/>
        <w:bookmarkStart w:id="6502" w:name="_Toc454908863"/>
        <w:bookmarkStart w:id="6503" w:name="_Toc454909193"/>
        <w:bookmarkStart w:id="6504" w:name="_Toc459474893"/>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del>
    </w:p>
    <w:p w14:paraId="780BDAC8" w14:textId="1D5A5457" w:rsidR="00FA7117" w:rsidRPr="00946032" w:rsidRDefault="00FA7117" w:rsidP="00FA7117">
      <w:pPr>
        <w:pStyle w:val="TituloCapitulo"/>
        <w:numPr>
          <w:ilvl w:val="0"/>
          <w:numId w:val="1"/>
        </w:numPr>
        <w:rPr>
          <w:ins w:id="6505" w:author="William" w:date="2016-06-28T20:29:00Z"/>
          <w:rFonts w:ascii="Arial" w:hAnsi="Arial" w:cs="Arial"/>
          <w:rPrChange w:id="6506" w:author="William" w:date="2016-06-28T20:55:00Z">
            <w:rPr>
              <w:ins w:id="6507" w:author="William" w:date="2016-06-28T20:29:00Z"/>
            </w:rPr>
          </w:rPrChange>
        </w:rPr>
      </w:pPr>
      <w:bookmarkStart w:id="6508" w:name="_Toc459474894"/>
      <w:ins w:id="6509" w:author="William" w:date="2016-06-28T20:29:00Z">
        <w:r w:rsidRPr="00946032">
          <w:rPr>
            <w:rFonts w:ascii="Arial" w:hAnsi="Arial" w:cs="Arial"/>
          </w:rPr>
          <w:t>METODOLOGIA DE PESQUISA</w:t>
        </w:r>
        <w:bookmarkEnd w:id="6508"/>
      </w:ins>
    </w:p>
    <w:p w14:paraId="3ED57323" w14:textId="45841AFB" w:rsidR="001F1004" w:rsidRPr="00946032" w:rsidDel="00FA7117" w:rsidRDefault="00153703">
      <w:pPr>
        <w:pStyle w:val="TituloCapitulo"/>
        <w:numPr>
          <w:ilvl w:val="0"/>
          <w:numId w:val="1"/>
        </w:numPr>
        <w:rPr>
          <w:del w:id="6510" w:author="William" w:date="2016-06-28T20:24:00Z"/>
          <w:rFonts w:ascii="Arial" w:hAnsi="Arial" w:cs="Arial"/>
          <w:rPrChange w:id="6511" w:author="William" w:date="2016-06-28T20:55:00Z">
            <w:rPr>
              <w:del w:id="6512" w:author="William" w:date="2016-06-28T20:24:00Z"/>
            </w:rPr>
          </w:rPrChange>
        </w:rPr>
        <w:pPrChange w:id="6513" w:author="William" w:date="2016-06-28T20:29:00Z">
          <w:pPr>
            <w:pStyle w:val="SubtituloCapitulo"/>
          </w:pPr>
        </w:pPrChange>
      </w:pPr>
      <w:del w:id="6514" w:author="William" w:date="2016-06-28T20:28:00Z">
        <w:r w:rsidRPr="00946032" w:rsidDel="00FA7117">
          <w:rPr>
            <w:rFonts w:ascii="Arial" w:hAnsi="Arial" w:cs="Arial"/>
            <w:b w:val="0"/>
            <w:rPrChange w:id="6515" w:author="William" w:date="2016-06-28T20:55:00Z">
              <w:rPr>
                <w:b w:val="0"/>
              </w:rPr>
            </w:rPrChange>
          </w:rPr>
          <w:delText>METODOLOGIA DE PESQUISA</w:delText>
        </w:r>
        <w:r w:rsidR="001F1004" w:rsidRPr="00946032" w:rsidDel="00FA7117">
          <w:rPr>
            <w:rFonts w:ascii="Arial" w:hAnsi="Arial" w:cs="Arial"/>
            <w:rPrChange w:id="6516" w:author="William" w:date="2016-06-28T20:55:00Z">
              <w:rPr>
                <w:rStyle w:val="Refdecomentrio"/>
              </w:rPr>
            </w:rPrChange>
          </w:rPr>
          <w:commentReference w:id="6517"/>
        </w:r>
        <w:r w:rsidRPr="00946032" w:rsidDel="00FA7117">
          <w:rPr>
            <w:rFonts w:ascii="Arial" w:hAnsi="Arial" w:cs="Arial"/>
            <w:b w:val="0"/>
            <w:rPrChange w:id="6518" w:author="William" w:date="2016-06-28T20:55:00Z">
              <w:rPr>
                <w:b w:val="0"/>
              </w:rPr>
            </w:rPrChange>
          </w:rPr>
          <w:delText xml:space="preserve"> </w:delText>
        </w:r>
      </w:del>
      <w:del w:id="6519" w:author="William" w:date="2016-06-28T19:38:00Z">
        <w:r w:rsidR="00830B7A" w:rsidRPr="00946032" w:rsidDel="00153703">
          <w:rPr>
            <w:rFonts w:ascii="Arial" w:hAnsi="Arial" w:cs="Arial"/>
            <w:b w:val="0"/>
            <w:rPrChange w:id="6520" w:author="William" w:date="2016-06-28T20:55:00Z">
              <w:rPr>
                <w:b w:val="0"/>
              </w:rPr>
            </w:rPrChange>
          </w:rPr>
          <w:delText>(com detalhamento da solução técnica)</w:delText>
        </w:r>
      </w:del>
      <w:bookmarkStart w:id="6521" w:name="_Toc454909195"/>
      <w:bookmarkStart w:id="6522" w:name="_Toc459474895"/>
      <w:bookmarkEnd w:id="6521"/>
      <w:bookmarkEnd w:id="6522"/>
    </w:p>
    <w:p w14:paraId="1DAECE8C" w14:textId="54B6C205" w:rsidR="001F1004" w:rsidRPr="00946032" w:rsidDel="008A0FE3" w:rsidRDefault="001F1004">
      <w:pPr>
        <w:pStyle w:val="TituloCapitulo"/>
        <w:rPr>
          <w:del w:id="6523" w:author="William" w:date="2016-06-28T19:37:00Z"/>
          <w:rFonts w:ascii="Arial" w:hAnsi="Arial" w:cs="Arial"/>
          <w:rPrChange w:id="6524" w:author="William" w:date="2016-06-28T20:55:00Z">
            <w:rPr>
              <w:del w:id="6525" w:author="William" w:date="2016-06-28T19:37:00Z"/>
              <w:rFonts w:ascii="Arial" w:hAnsi="Arial" w:cs="Arial"/>
              <w:b w:val="0"/>
            </w:rPr>
          </w:rPrChange>
        </w:rPr>
        <w:pPrChange w:id="6526" w:author="William" w:date="2016-06-28T20:28:00Z">
          <w:pPr>
            <w:pStyle w:val="SubtituloCapitulo"/>
            <w:numPr>
              <w:ilvl w:val="2"/>
            </w:numPr>
            <w:ind w:left="1224" w:hanging="504"/>
          </w:pPr>
        </w:pPrChange>
      </w:pPr>
      <w:commentRangeStart w:id="6527"/>
      <w:del w:id="6528" w:author="William" w:date="2016-06-28T20:18:00Z">
        <w:r w:rsidRPr="00946032" w:rsidDel="00D45E55">
          <w:rPr>
            <w:rFonts w:ascii="Arial" w:hAnsi="Arial" w:cs="Arial"/>
            <w:rPrChange w:id="6529" w:author="William" w:date="2016-06-28T20:55:00Z">
              <w:rPr/>
            </w:rPrChange>
          </w:rPr>
          <w:delText>Instrumentos de Pesquisa</w:delText>
        </w:r>
        <w:commentRangeEnd w:id="6527"/>
        <w:r w:rsidRPr="00946032" w:rsidDel="00D45E55">
          <w:rPr>
            <w:rStyle w:val="Refdecomentrio"/>
            <w:rFonts w:ascii="Arial" w:hAnsi="Arial" w:cs="Arial"/>
            <w:b w:val="0"/>
            <w:sz w:val="24"/>
            <w:szCs w:val="20"/>
            <w:rPrChange w:id="6530" w:author="William" w:date="2016-06-28T20:55:00Z">
              <w:rPr>
                <w:rStyle w:val="Refdecomentrio"/>
                <w:b w:val="0"/>
              </w:rPr>
            </w:rPrChange>
          </w:rPr>
          <w:commentReference w:id="6527"/>
        </w:r>
      </w:del>
      <w:bookmarkStart w:id="6531" w:name="_Toc454909196"/>
      <w:bookmarkStart w:id="6532" w:name="_Toc459474896"/>
      <w:bookmarkEnd w:id="6531"/>
      <w:bookmarkEnd w:id="6532"/>
    </w:p>
    <w:p w14:paraId="3481F136" w14:textId="515CE06A" w:rsidR="00755D7C" w:rsidRPr="00946032" w:rsidRDefault="008A0FE3">
      <w:pPr>
        <w:pStyle w:val="SubtituloCapitulo"/>
        <w:numPr>
          <w:ilvl w:val="2"/>
          <w:numId w:val="1"/>
        </w:numPr>
        <w:rPr>
          <w:rFonts w:ascii="Arial" w:hAnsi="Arial" w:cs="Arial"/>
          <w:rPrChange w:id="6533" w:author="William" w:date="2016-06-28T20:55:00Z">
            <w:rPr/>
          </w:rPrChange>
        </w:rPr>
      </w:pPr>
      <w:bookmarkStart w:id="6534" w:name="_Toc459474897"/>
      <w:ins w:id="6535" w:author="William" w:date="2016-06-28T20:17:00Z">
        <w:r w:rsidRPr="00946032">
          <w:rPr>
            <w:rFonts w:ascii="Arial" w:hAnsi="Arial" w:cs="Arial"/>
          </w:rPr>
          <w:t>Instrumentos de Pesquisa</w:t>
        </w:r>
      </w:ins>
      <w:bookmarkEnd w:id="6534"/>
    </w:p>
    <w:p w14:paraId="63DFFBB3" w14:textId="7433D15C" w:rsidR="006A6073" w:rsidRPr="00946032" w:rsidRDefault="006A6073" w:rsidP="00C463EE">
      <w:pPr>
        <w:pStyle w:val="SubtituloCapitulo"/>
        <w:numPr>
          <w:ilvl w:val="3"/>
          <w:numId w:val="1"/>
        </w:numPr>
        <w:rPr>
          <w:rFonts w:ascii="Arial" w:hAnsi="Arial" w:cs="Arial"/>
          <w:rPrChange w:id="6536" w:author="William" w:date="2016-06-28T20:55:00Z">
            <w:rPr/>
          </w:rPrChange>
        </w:rPr>
      </w:pPr>
      <w:bookmarkStart w:id="6537" w:name="_Toc459474898"/>
      <w:r w:rsidRPr="00946032">
        <w:rPr>
          <w:rFonts w:ascii="Arial" w:hAnsi="Arial" w:cs="Arial"/>
          <w:rPrChange w:id="6538" w:author="William" w:date="2016-06-28T20:55:00Z">
            <w:rPr/>
          </w:rPrChange>
        </w:rPr>
        <w:t>Mercado</w:t>
      </w:r>
      <w:bookmarkEnd w:id="6537"/>
      <w:del w:id="6539" w:author="William" w:date="2016-06-28T20:17:00Z">
        <w:r w:rsidRPr="00946032" w:rsidDel="008A0FE3">
          <w:rPr>
            <w:rFonts w:ascii="Arial" w:hAnsi="Arial" w:cs="Arial"/>
            <w:rPrChange w:id="6540" w:author="William" w:date="2016-06-28T20:55:00Z">
              <w:rPr/>
            </w:rPrChange>
          </w:rPr>
          <w:delText>:</w:delText>
        </w:r>
      </w:del>
    </w:p>
    <w:p w14:paraId="22C7DDE4" w14:textId="77777777" w:rsidR="006A6073" w:rsidRPr="00946032" w:rsidRDefault="006A6073" w:rsidP="00EF2153">
      <w:pPr>
        <w:pStyle w:val="TextoNormal"/>
      </w:pPr>
      <w:r w:rsidRPr="00946032">
        <w:t>Foram realizadas pesquisas em lojas de aplicativos e na internet a procura de soluções com propostas semelhantes a solução apresentada.</w:t>
      </w:r>
    </w:p>
    <w:p w14:paraId="689841D4" w14:textId="6DFEA929" w:rsidR="006A6073" w:rsidRPr="00946032" w:rsidRDefault="006A6073">
      <w:pPr>
        <w:pStyle w:val="TextoNormal"/>
      </w:pPr>
      <w:r w:rsidRPr="00946032">
        <w:t>Serão analisa</w:t>
      </w:r>
      <w:ins w:id="6541" w:author="William" w:date="2016-06-28T20:49:00Z">
        <w:r w:rsidR="00C61412" w:rsidRPr="00946032">
          <w:t>das</w:t>
        </w:r>
      </w:ins>
      <w:del w:id="6542" w:author="William" w:date="2016-06-28T20:49:00Z">
        <w:r w:rsidRPr="00946032" w:rsidDel="00C61412">
          <w:delText>r</w:delText>
        </w:r>
      </w:del>
      <w:r w:rsidRPr="00946032">
        <w:t xml:space="preserve"> as redes atacadistas a nível de pesquisa de mercado para conhecer o fluxo de dados, rotina de liberação das promoções, arranjo dos produtos nas prateleiras e também o perfil do público alvo.</w:t>
      </w:r>
    </w:p>
    <w:p w14:paraId="34223F3A" w14:textId="77777777" w:rsidR="006A6073" w:rsidRPr="00946032" w:rsidRDefault="006A6073">
      <w:pPr>
        <w:pStyle w:val="TextoNormal"/>
        <w:rPr>
          <w:ins w:id="6543" w:author="WILLIAM FRANCISCO LEITE" w:date="2016-06-27T21:57:00Z"/>
        </w:rPr>
      </w:pPr>
      <w:r w:rsidRPr="00946032">
        <w:t>Entrevista com clientes proprietários de comercio (Personas). Colhendo a opinião dos clientes sobre a solução aqui apresentada como ferramenta.</w:t>
      </w:r>
    </w:p>
    <w:p w14:paraId="780F655A" w14:textId="77777777" w:rsidR="00755D7C" w:rsidRPr="00946032" w:rsidRDefault="00755D7C">
      <w:pPr>
        <w:pStyle w:val="TextoNormal"/>
      </w:pPr>
    </w:p>
    <w:p w14:paraId="20E06C6A" w14:textId="4DDD5001" w:rsidR="006A6073" w:rsidRPr="00946032" w:rsidRDefault="006A6073">
      <w:pPr>
        <w:pStyle w:val="SubtituloCapitulo"/>
        <w:numPr>
          <w:ilvl w:val="3"/>
          <w:numId w:val="1"/>
        </w:numPr>
        <w:rPr>
          <w:rFonts w:ascii="Arial" w:hAnsi="Arial" w:cs="Arial"/>
          <w:rPrChange w:id="6544" w:author="William" w:date="2016-06-28T20:55:00Z">
            <w:rPr/>
          </w:rPrChange>
        </w:rPr>
        <w:pPrChange w:id="6545" w:author="WILLIAM FRANCISCO LEITE" w:date="2016-06-27T20:49:00Z">
          <w:pPr>
            <w:pStyle w:val="SubtituloCapitulo"/>
            <w:numPr>
              <w:ilvl w:val="4"/>
            </w:numPr>
            <w:ind w:left="2232" w:hanging="792"/>
          </w:pPr>
        </w:pPrChange>
      </w:pPr>
      <w:bookmarkStart w:id="6546" w:name="_Toc459474899"/>
      <w:r w:rsidRPr="00946032">
        <w:rPr>
          <w:rFonts w:ascii="Arial" w:hAnsi="Arial" w:cs="Arial"/>
          <w:rPrChange w:id="6547" w:author="William" w:date="2016-06-28T20:55:00Z">
            <w:rPr/>
          </w:rPrChange>
        </w:rPr>
        <w:t>Cientifico</w:t>
      </w:r>
      <w:bookmarkEnd w:id="6546"/>
    </w:p>
    <w:p w14:paraId="3F8087DF" w14:textId="3E7082B2" w:rsidR="006A6073" w:rsidRPr="00946032" w:rsidRDefault="006A6073" w:rsidP="00EF2153">
      <w:pPr>
        <w:pStyle w:val="TextoNormal"/>
        <w:rPr>
          <w:ins w:id="6548" w:author="WILLIAM FRANCISCO LEITE" w:date="2016-06-27T21:57:00Z"/>
        </w:rPr>
      </w:pPr>
      <w:r w:rsidRPr="00946032">
        <w:t xml:space="preserve">Pesquisas </w:t>
      </w:r>
      <w:ins w:id="6549" w:author="William" w:date="2016-06-28T20:51:00Z">
        <w:r w:rsidR="00006771" w:rsidRPr="00946032">
          <w:t>em</w:t>
        </w:r>
      </w:ins>
      <w:del w:id="6550" w:author="William" w:date="2016-06-28T20:51:00Z">
        <w:r w:rsidRPr="00946032" w:rsidDel="00006771">
          <w:delText>de</w:delText>
        </w:r>
      </w:del>
      <w:r w:rsidRPr="00946032">
        <w:t xml:space="preserve"> monografias sobre o desenvolvimento de aplica</w:t>
      </w:r>
      <w:ins w:id="6551" w:author="William" w:date="2016-06-28T20:51:00Z">
        <w:r w:rsidR="00006771" w:rsidRPr="00946032">
          <w:t>ç</w:t>
        </w:r>
      </w:ins>
      <w:ins w:id="6552" w:author="William" w:date="2016-06-28T20:52:00Z">
        <w:r w:rsidR="00006771" w:rsidRPr="00946032">
          <w:t>ões em fo</w:t>
        </w:r>
        <w:r w:rsidR="00C47524" w:rsidRPr="00946032">
          <w:t>r</w:t>
        </w:r>
        <w:r w:rsidR="00006771" w:rsidRPr="00946032">
          <w:t>ma de</w:t>
        </w:r>
      </w:ins>
      <w:del w:id="6553" w:author="William" w:date="2016-06-28T20:51:00Z">
        <w:r w:rsidRPr="00946032" w:rsidDel="00006771">
          <w:delText>tivos</w:delText>
        </w:r>
      </w:del>
      <w:r w:rsidRPr="00946032">
        <w:t xml:space="preserve"> </w:t>
      </w:r>
      <w:del w:id="6554" w:author="William" w:date="2016-06-28T20:50:00Z">
        <w:r w:rsidRPr="00946032" w:rsidDel="00C61412">
          <w:delText>híbridos</w:delText>
        </w:r>
      </w:del>
      <w:ins w:id="6555" w:author="William" w:date="2016-06-28T20:50:00Z">
        <w:r w:rsidR="00C61412" w:rsidRPr="00946032">
          <w:t>APIs</w:t>
        </w:r>
      </w:ins>
      <w:r w:rsidRPr="00946032">
        <w:t xml:space="preserve">, </w:t>
      </w:r>
      <w:ins w:id="6556" w:author="William" w:date="2016-06-28T20:50:00Z">
        <w:r w:rsidR="00C61412" w:rsidRPr="00946032">
          <w:t xml:space="preserve">WEB Services e </w:t>
        </w:r>
      </w:ins>
      <w:r w:rsidRPr="00946032">
        <w:t>usabilidade</w:t>
      </w:r>
      <w:ins w:id="6557" w:author="William" w:date="2016-06-28T20:50:00Z">
        <w:r w:rsidR="00006771" w:rsidRPr="00946032">
          <w:t xml:space="preserve"> com UX Desi</w:t>
        </w:r>
      </w:ins>
      <w:ins w:id="6558" w:author="William" w:date="2016-06-28T20:52:00Z">
        <w:r w:rsidR="00006771" w:rsidRPr="00946032">
          <w:t>gn</w:t>
        </w:r>
      </w:ins>
      <w:del w:id="6559" w:author="William" w:date="2016-06-28T20:51:00Z">
        <w:r w:rsidRPr="00946032" w:rsidDel="00C61412">
          <w:delText>, disponibilização de APIs</w:delText>
        </w:r>
      </w:del>
      <w:r w:rsidRPr="00946032">
        <w:t>.</w:t>
      </w:r>
    </w:p>
    <w:p w14:paraId="2EDB07D5" w14:textId="77777777" w:rsidR="00755D7C" w:rsidRPr="00946032" w:rsidRDefault="00755D7C" w:rsidP="00EF2153">
      <w:pPr>
        <w:pStyle w:val="TextoNormal"/>
      </w:pPr>
    </w:p>
    <w:p w14:paraId="5636999D" w14:textId="29BEE477" w:rsidR="001F1004" w:rsidRPr="00946032" w:rsidRDefault="001F1004" w:rsidP="00C463EE">
      <w:pPr>
        <w:pStyle w:val="SubtituloCapitulo"/>
        <w:numPr>
          <w:ilvl w:val="2"/>
          <w:numId w:val="1"/>
        </w:numPr>
        <w:rPr>
          <w:rFonts w:ascii="Arial" w:hAnsi="Arial" w:cs="Arial"/>
          <w:rPrChange w:id="6560" w:author="William" w:date="2016-06-28T20:55:00Z">
            <w:rPr/>
          </w:rPrChange>
        </w:rPr>
      </w:pPr>
      <w:bookmarkStart w:id="6561" w:name="_Toc459474900"/>
      <w:commentRangeStart w:id="6562"/>
      <w:r w:rsidRPr="00946032">
        <w:rPr>
          <w:rFonts w:ascii="Arial" w:hAnsi="Arial" w:cs="Arial"/>
          <w:rPrChange w:id="6563" w:author="William" w:date="2016-06-28T20:55:00Z">
            <w:rPr/>
          </w:rPrChange>
        </w:rPr>
        <w:t>Coleta de Dados</w:t>
      </w:r>
      <w:commentRangeEnd w:id="6562"/>
      <w:r w:rsidRPr="00946032">
        <w:rPr>
          <w:rStyle w:val="Refdecomentrio"/>
          <w:rFonts w:ascii="Arial" w:hAnsi="Arial" w:cs="Arial"/>
          <w:b w:val="0"/>
        </w:rPr>
        <w:commentReference w:id="6562"/>
      </w:r>
      <w:bookmarkEnd w:id="6561"/>
    </w:p>
    <w:p w14:paraId="707A776E" w14:textId="669C7E2D" w:rsidR="006A6073" w:rsidRPr="00946032" w:rsidRDefault="006A6073" w:rsidP="00EF2153">
      <w:pPr>
        <w:pStyle w:val="TextoNormal"/>
      </w:pPr>
      <w:r w:rsidRPr="00946032">
        <w:t xml:space="preserve">Levantamento de requisitos da solução, detalhando </w:t>
      </w:r>
      <w:ins w:id="6564" w:author="William" w:date="2016-06-28T20:52:00Z">
        <w:r w:rsidR="00004A7D" w:rsidRPr="00946032">
          <w:t xml:space="preserve">de </w:t>
        </w:r>
      </w:ins>
      <w:r w:rsidRPr="00946032">
        <w:t>requisito</w:t>
      </w:r>
      <w:ins w:id="6565" w:author="William" w:date="2016-06-28T20:52:00Z">
        <w:r w:rsidR="00004A7D" w:rsidRPr="00946032">
          <w:t>s</w:t>
        </w:r>
      </w:ins>
      <w:r w:rsidRPr="00946032">
        <w:t xml:space="preserve"> funcionais, não funcionais e transacionais, através de diagramas de caso de uso.</w:t>
      </w:r>
    </w:p>
    <w:p w14:paraId="2544AF39" w14:textId="3FC448C5" w:rsidR="006A6073" w:rsidRPr="00946032" w:rsidRDefault="006A6073">
      <w:pPr>
        <w:pStyle w:val="TextoNormal"/>
      </w:pPr>
      <w:r w:rsidRPr="00946032">
        <w:t>Aplicar técnicas de design utilizando Google Material</w:t>
      </w:r>
      <w:r w:rsidR="00CD5B56" w:rsidRPr="00946032">
        <w:t xml:space="preserve"> Design</w:t>
      </w:r>
      <w:r w:rsidRPr="00946032">
        <w:t>, utilizando boas práticas de cores e posicionamento de elementos para o desenvolvimento do layout.</w:t>
      </w:r>
    </w:p>
    <w:p w14:paraId="5702E5B6" w14:textId="7181C5B7" w:rsidR="006A6073" w:rsidRPr="00946032" w:rsidDel="00C61412" w:rsidRDefault="006A6073">
      <w:pPr>
        <w:pStyle w:val="TextoNormal"/>
        <w:rPr>
          <w:del w:id="6566" w:author="William" w:date="2016-06-28T20:49:00Z"/>
        </w:rPr>
      </w:pPr>
      <w:del w:id="6567" w:author="William" w:date="2016-06-28T20:49:00Z">
        <w:r w:rsidRPr="00946032" w:rsidDel="00C61412">
          <w:delText xml:space="preserve">O aplicativo será desenvolvido de forma hibrida, utilizando o framework </w:delText>
        </w:r>
        <w:commentRangeStart w:id="6568"/>
        <w:r w:rsidR="00CD5B56" w:rsidRPr="00946032" w:rsidDel="00C61412">
          <w:delText>C</w:delText>
        </w:r>
        <w:r w:rsidRPr="00946032" w:rsidDel="00C61412">
          <w:delText xml:space="preserve">ordova </w:delText>
        </w:r>
        <w:commentRangeEnd w:id="6568"/>
        <w:r w:rsidR="00CD5B56" w:rsidRPr="00946032" w:rsidDel="00C61412">
          <w:rPr>
            <w:rStyle w:val="Refdecomentrio"/>
          </w:rPr>
          <w:commentReference w:id="6568"/>
        </w:r>
        <w:r w:rsidRPr="00946032" w:rsidDel="00C61412">
          <w:delText>e para interface o framework Ionic, ambos com suporte a desenvolvimento com HTML, CSS e JavaScript.</w:delText>
        </w:r>
      </w:del>
    </w:p>
    <w:p w14:paraId="25336650" w14:textId="77777777" w:rsidR="006A6073" w:rsidRPr="00946032" w:rsidRDefault="006A6073">
      <w:pPr>
        <w:pStyle w:val="TextoNormal"/>
      </w:pPr>
      <w:r w:rsidRPr="00946032">
        <w:t>Os dados serão importados em base de dados na WEB e posteriormente serão consumidos através de API desenvolvida com PHP e o framework Swagger.</w:t>
      </w:r>
    </w:p>
    <w:p w14:paraId="3FE8D3D1" w14:textId="77777777" w:rsidR="006A6073" w:rsidRPr="00946032" w:rsidRDefault="006A6073">
      <w:pPr>
        <w:pStyle w:val="TextoNormal"/>
      </w:pPr>
      <w:r w:rsidRPr="00946032">
        <w:t>Serão realizados testes usabilidade em diferentes modelos de dispositivos móveis e também testes com usuários para detecção a experiência com a interface.</w:t>
      </w:r>
    </w:p>
    <w:p w14:paraId="7B726F5F" w14:textId="4659776C" w:rsidR="006A6073" w:rsidRPr="00946032" w:rsidRDefault="006A6073">
      <w:pPr>
        <w:pStyle w:val="TextoNormal"/>
        <w:rPr>
          <w:ins w:id="6569" w:author="William" w:date="2016-06-28T20:49:00Z"/>
        </w:rPr>
      </w:pPr>
      <w:r w:rsidRPr="00946032">
        <w:t>Para o desenvolvimento da API será utilizado a metod</w:t>
      </w:r>
      <w:r w:rsidR="00CD5B56" w:rsidRPr="00946032">
        <w:t>ologia TDD (Test Driven Develop</w:t>
      </w:r>
      <w:r w:rsidRPr="00946032">
        <w:t>ment) para realizar testes nos módulos de importação de dados.</w:t>
      </w:r>
    </w:p>
    <w:p w14:paraId="1A8AFCB6" w14:textId="77777777" w:rsidR="00C61412" w:rsidRPr="00946032" w:rsidRDefault="00C61412">
      <w:pPr>
        <w:pStyle w:val="TextoNormal"/>
        <w:rPr>
          <w:ins w:id="6570" w:author="William" w:date="2016-06-28T20:49:00Z"/>
        </w:rPr>
      </w:pPr>
    </w:p>
    <w:p w14:paraId="610D9613" w14:textId="77777777" w:rsidR="00C61412" w:rsidRPr="00946032" w:rsidRDefault="00C61412">
      <w:pPr>
        <w:pStyle w:val="TextoNormal"/>
        <w:rPr>
          <w:ins w:id="6571" w:author="William" w:date="2016-06-28T20:49:00Z"/>
        </w:rPr>
      </w:pPr>
    </w:p>
    <w:p w14:paraId="61434D70" w14:textId="77777777" w:rsidR="00C61412" w:rsidRPr="00946032" w:rsidRDefault="00C61412">
      <w:pPr>
        <w:pStyle w:val="TextoNormal"/>
      </w:pPr>
    </w:p>
    <w:p w14:paraId="07B00430" w14:textId="3171DFC3" w:rsidR="001F1004" w:rsidRPr="00946032" w:rsidRDefault="001F1004" w:rsidP="00C463EE">
      <w:pPr>
        <w:pStyle w:val="SubtituloCapitulo"/>
        <w:numPr>
          <w:ilvl w:val="2"/>
          <w:numId w:val="1"/>
        </w:numPr>
        <w:rPr>
          <w:rFonts w:ascii="Arial" w:hAnsi="Arial" w:cs="Arial"/>
          <w:rPrChange w:id="6572" w:author="William" w:date="2016-06-28T20:55:00Z">
            <w:rPr/>
          </w:rPrChange>
        </w:rPr>
      </w:pPr>
      <w:bookmarkStart w:id="6573" w:name="_Toc459474901"/>
      <w:commentRangeStart w:id="6574"/>
      <w:r w:rsidRPr="00946032">
        <w:rPr>
          <w:rFonts w:ascii="Arial" w:hAnsi="Arial" w:cs="Arial"/>
          <w:rPrChange w:id="6575" w:author="William" w:date="2016-06-28T20:55:00Z">
            <w:rPr/>
          </w:rPrChange>
        </w:rPr>
        <w:lastRenderedPageBreak/>
        <w:t>Resultados</w:t>
      </w:r>
      <w:commentRangeEnd w:id="6574"/>
      <w:r w:rsidRPr="00946032">
        <w:rPr>
          <w:rStyle w:val="Refdecomentrio"/>
          <w:rFonts w:ascii="Arial" w:hAnsi="Arial" w:cs="Arial"/>
          <w:b w:val="0"/>
        </w:rPr>
        <w:commentReference w:id="6574"/>
      </w:r>
      <w:r w:rsidR="006A6073" w:rsidRPr="00946032">
        <w:rPr>
          <w:rFonts w:ascii="Arial" w:hAnsi="Arial" w:cs="Arial"/>
          <w:rPrChange w:id="6576" w:author="William" w:date="2016-06-28T20:55:00Z">
            <w:rPr/>
          </w:rPrChange>
        </w:rPr>
        <w:t xml:space="preserve"> Esperados</w:t>
      </w:r>
      <w:bookmarkEnd w:id="6573"/>
    </w:p>
    <w:p w14:paraId="779A1E60" w14:textId="328A65C8" w:rsidR="006A6073" w:rsidRPr="00946032" w:rsidRDefault="006A6073" w:rsidP="00EF2153">
      <w:pPr>
        <w:pStyle w:val="TextoNormal"/>
      </w:pPr>
      <w:r w:rsidRPr="00946032">
        <w:t xml:space="preserve">Centralizando as informações em uma base de dados única, espera-se que as pesquisas de produtos e cotações de preços obtenham um ganho de performance no tempo de resposta das requisições, deixando mais rápido o retorno dos dados para aplicações que estejam consumindo os recursos da API. </w:t>
      </w:r>
    </w:p>
    <w:p w14:paraId="148950B6" w14:textId="79FAACD0" w:rsidR="006A6073" w:rsidRPr="00946032" w:rsidRDefault="006A6073">
      <w:pPr>
        <w:pStyle w:val="TextoNormal"/>
      </w:pPr>
      <w:r w:rsidRPr="00946032">
        <w:t>O cliente poderá aumentar seu poder de decisão no momento da pesquisa, pois irá possuir em tempo real as informações sobre o melhor custo benefício para aquisições dos produtos. Para que seja possível uma boa qualidade nas informações disponibilizadas pela API é importante que as informações dos produtos sejam atualizadas diariamente.</w:t>
      </w:r>
    </w:p>
    <w:p w14:paraId="18CC4EE4" w14:textId="76D21BA8" w:rsidR="006A6073" w:rsidRPr="00946032" w:rsidRDefault="006A6073">
      <w:pPr>
        <w:pStyle w:val="TextoNormal"/>
      </w:pPr>
      <w:r w:rsidRPr="00946032">
        <w:t xml:space="preserve">A pesquisa e cotação de produtos </w:t>
      </w:r>
      <w:ins w:id="6577" w:author="William" w:date="2016-06-28T20:53:00Z">
        <w:r w:rsidR="00004A7D" w:rsidRPr="00946032">
          <w:t xml:space="preserve">serão </w:t>
        </w:r>
      </w:ins>
      <w:r w:rsidRPr="00946032">
        <w:t>realizadas pela API pode estimular a concorrência entre as redes atacadistas e com isso favorecer o consumidor final. Porém as redes atacadistas que não atualizarem os dados de seus produtos e promoções frequentemente podem perder consumidores que usem como base de pesquisa os dados fornecidos pela API.</w:t>
      </w:r>
    </w:p>
    <w:p w14:paraId="2ECFD50F" w14:textId="6570BF26" w:rsidR="006A6073" w:rsidRPr="00946032" w:rsidRDefault="006A6073">
      <w:pPr>
        <w:pStyle w:val="TextoNormal"/>
      </w:pPr>
      <w:r w:rsidRPr="00946032">
        <w:t xml:space="preserve">As redes atacadistas conveniadas que possuírem grande diversidade de produtos, lançarem promoções com frequência e possuírem preços competitivos em relação </w:t>
      </w:r>
      <w:r w:rsidR="00BC7B9B" w:rsidRPr="00946032">
        <w:t>aos seus concorrentes</w:t>
      </w:r>
      <w:r w:rsidRPr="00946032">
        <w:t>, podem se destacar nas pesquisas e cotações realizadas na API e com isso aumentarem a quantidade de suas vendas.</w:t>
      </w:r>
    </w:p>
    <w:p w14:paraId="6016B493" w14:textId="1CC1EB73" w:rsidR="00755D7C" w:rsidRPr="00946032" w:rsidRDefault="00755D7C">
      <w:pPr>
        <w:rPr>
          <w:ins w:id="6578" w:author="WILLIAM FRANCISCO LEITE" w:date="2016-06-27T21:57:00Z"/>
          <w:b/>
        </w:rPr>
      </w:pPr>
      <w:ins w:id="6579" w:author="WILLIAM FRANCISCO LEITE" w:date="2016-06-27T21:57:00Z">
        <w:r w:rsidRPr="00946032">
          <w:rPr>
            <w:b/>
          </w:rPr>
          <w:br w:type="page"/>
        </w:r>
      </w:ins>
    </w:p>
    <w:p w14:paraId="56726508" w14:textId="49BDC896" w:rsidR="007B3A45" w:rsidRPr="00946032" w:rsidDel="00755D7C" w:rsidRDefault="007B3A45">
      <w:pPr>
        <w:rPr>
          <w:del w:id="6580" w:author="WILLIAM FRANCISCO LEITE" w:date="2016-06-27T21:57:00Z"/>
          <w:b/>
        </w:rPr>
      </w:pPr>
      <w:bookmarkStart w:id="6581" w:name="_Toc454884561"/>
      <w:bookmarkStart w:id="6582" w:name="_Toc454907580"/>
      <w:bookmarkStart w:id="6583" w:name="_Toc454907682"/>
      <w:bookmarkStart w:id="6584" w:name="_Toc454907946"/>
      <w:bookmarkStart w:id="6585" w:name="_Toc454908172"/>
      <w:bookmarkStart w:id="6586" w:name="_Toc454908250"/>
      <w:bookmarkStart w:id="6587" w:name="_Toc454908328"/>
      <w:bookmarkStart w:id="6588" w:name="_Toc454908407"/>
      <w:bookmarkStart w:id="6589" w:name="_Toc454908486"/>
      <w:bookmarkStart w:id="6590" w:name="_Toc454908565"/>
      <w:bookmarkStart w:id="6591" w:name="_Toc454908642"/>
      <w:bookmarkStart w:id="6592" w:name="_Toc454908718"/>
      <w:bookmarkStart w:id="6593" w:name="_Toc454908870"/>
      <w:bookmarkStart w:id="6594" w:name="_Toc454909202"/>
      <w:bookmarkStart w:id="6595" w:name="_Toc459474902"/>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p>
    <w:p w14:paraId="4B3DBEEE" w14:textId="33BB0139" w:rsidR="007B3A45" w:rsidRPr="00946032" w:rsidRDefault="007B3A45" w:rsidP="00C463EE">
      <w:pPr>
        <w:pStyle w:val="TituloCapitulo"/>
        <w:numPr>
          <w:ilvl w:val="0"/>
          <w:numId w:val="1"/>
        </w:numPr>
        <w:rPr>
          <w:rFonts w:ascii="Arial" w:hAnsi="Arial" w:cs="Arial"/>
          <w:rPrChange w:id="6596" w:author="William" w:date="2016-06-28T20:55:00Z">
            <w:rPr/>
          </w:rPrChange>
        </w:rPr>
      </w:pPr>
      <w:bookmarkStart w:id="6597" w:name="_Toc459474903"/>
      <w:r w:rsidRPr="00946032">
        <w:rPr>
          <w:rFonts w:ascii="Arial" w:hAnsi="Arial" w:cs="Arial"/>
          <w:rPrChange w:id="6598" w:author="William" w:date="2016-06-28T20:55:00Z">
            <w:rPr/>
          </w:rPrChange>
        </w:rPr>
        <w:t>C</w:t>
      </w:r>
      <w:r w:rsidR="00453293" w:rsidRPr="00946032">
        <w:rPr>
          <w:rFonts w:ascii="Arial" w:hAnsi="Arial" w:cs="Arial"/>
          <w:rPrChange w:id="6599" w:author="William" w:date="2016-06-28T20:55:00Z">
            <w:rPr/>
          </w:rPrChange>
        </w:rPr>
        <w:t>ONSIDERAÇÕES FINAIS</w:t>
      </w:r>
      <w:bookmarkEnd w:id="6597"/>
    </w:p>
    <w:p w14:paraId="45B9FC86" w14:textId="77777777" w:rsidR="006A6073" w:rsidRPr="00946032" w:rsidRDefault="006A6073" w:rsidP="00EF2153">
      <w:pPr>
        <w:pStyle w:val="TextoNormal"/>
      </w:pPr>
      <w:r w:rsidRPr="00946032">
        <w:t>O seguimento atacadista no Brasil é deficitário na disponibilização de informações sobre seus produtos e promoções, não existe uma fonte de dados acessível para que os consumidores consigam identificar os melhores preços.</w:t>
      </w:r>
    </w:p>
    <w:p w14:paraId="0B1970B6" w14:textId="77777777" w:rsidR="006A6073" w:rsidRPr="00946032" w:rsidRDefault="006A6073">
      <w:pPr>
        <w:pStyle w:val="TextoNormal"/>
      </w:pPr>
      <w:r w:rsidRPr="00946032">
        <w:t>A API foi desenvolvida para suprir essa falta de informação no site das redes atacadistas que não publicam uma listagem com os produtos que são comercializados e também a falta de informações sobre promoções que são lançadas semanalmente.</w:t>
      </w:r>
    </w:p>
    <w:p w14:paraId="6A0599EE" w14:textId="74CDDCB8" w:rsidR="006A6073" w:rsidRPr="00946032" w:rsidRDefault="006A6073">
      <w:pPr>
        <w:pStyle w:val="TextoNormal"/>
      </w:pPr>
      <w:r w:rsidRPr="00946032">
        <w:t xml:space="preserve">Os recursos que serão consumidos pela API serão importantes para levar os melhores preços entre a rede atacadista e o consumidor final, auxiliando na propagação das promoções e </w:t>
      </w:r>
      <w:r w:rsidR="003165A8" w:rsidRPr="00946032">
        <w:t>das cotações</w:t>
      </w:r>
      <w:r w:rsidRPr="00946032">
        <w:t xml:space="preserve"> de produtos.</w:t>
      </w:r>
    </w:p>
    <w:p w14:paraId="3B677A12" w14:textId="35E10108" w:rsidR="006A6073" w:rsidRPr="00946032" w:rsidRDefault="006A6073">
      <w:pPr>
        <w:pStyle w:val="TextoNormal"/>
      </w:pPr>
      <w:r w:rsidRPr="00946032">
        <w:t>Para sucesso da API é importante que as aplicações desenvolvidas por terceiros possuam boa usabilidade e interface amigável, deixando o cliente confortável para navegar e consumir os dados. Essas aplicações também devem ser desenvolvidas de maneira que suas funcionalidades sejam ágeis para enviar as requisições e também render</w:t>
      </w:r>
      <w:r w:rsidR="00453293" w:rsidRPr="00946032">
        <w:t>izar os dados recebidos da API.</w:t>
      </w:r>
    </w:p>
    <w:p w14:paraId="4BE017AC" w14:textId="504F3ACA" w:rsidR="006A6073" w:rsidRPr="00946032" w:rsidRDefault="006A6073">
      <w:pPr>
        <w:pStyle w:val="TextoNormal"/>
      </w:pPr>
      <w:r w:rsidRPr="00946032">
        <w:t>Para validar os recursos e segurança da solução proposta foi desenvolvido um WEB Site como protótipo para simular uma aplicação que poderá ser desenvolvida por terceiros. Esse protótipo foi elaborado usando boas práticas de usabilidade e consome todos os recursos</w:t>
      </w:r>
      <w:r w:rsidR="00453293" w:rsidRPr="00946032">
        <w:t xml:space="preserve"> disponibilizados pela solução.</w:t>
      </w:r>
    </w:p>
    <w:p w14:paraId="603337CE" w14:textId="09AEFA4B" w:rsidR="006A6073" w:rsidRPr="00946032" w:rsidRDefault="006A6073">
      <w:pPr>
        <w:pStyle w:val="TextoNormal"/>
      </w:pPr>
      <w:r w:rsidRPr="00946032">
        <w:t>Como sugestão para trabalhos futuros poderá ser adicionado a funcionalidade de geo</w:t>
      </w:r>
      <w:del w:id="6600" w:author="William" w:date="2016-06-28T20:53:00Z">
        <w:r w:rsidRPr="00946032" w:rsidDel="00C11825">
          <w:delText>-</w:delText>
        </w:r>
      </w:del>
      <w:r w:rsidRPr="00946032">
        <w:t>localização de produtos indoor (internamente) nos estabelecimentos atacadistas conveniados, pois é possível identificar corr</w:t>
      </w:r>
      <w:r w:rsidR="00453293" w:rsidRPr="00946032">
        <w:t>edor e prateleira dos produtos.</w:t>
      </w:r>
    </w:p>
    <w:p w14:paraId="5CB31145" w14:textId="15EF5FB2" w:rsidR="006A6073" w:rsidRPr="00946032" w:rsidRDefault="006A6073">
      <w:pPr>
        <w:pStyle w:val="TextoNormal"/>
      </w:pPr>
      <w:r w:rsidRPr="00946032">
        <w:t>Poderá ser acrescentado também um recurso para o usuário importar uma lista de produtos e a API retornará uma lista de produtos apresentando o melhor valor entre as redes atacadistas conveniadas, i</w:t>
      </w:r>
      <w:r w:rsidR="00AE188A" w:rsidRPr="00946032">
        <w:t>ndicando o endereço das mesmas</w:t>
      </w:r>
      <w:ins w:id="6601" w:author="Osnir Estevam [2]" w:date="2016-08-21T17:55:00Z">
        <w:r w:rsidR="00DB75CC">
          <w:t>.</w:t>
        </w:r>
      </w:ins>
      <w:r w:rsidR="00AE188A" w:rsidRPr="00946032">
        <w:t xml:space="preserve"> </w:t>
      </w:r>
    </w:p>
    <w:p w14:paraId="617E1AD7" w14:textId="271343C3" w:rsidR="006A6073" w:rsidRPr="00946032" w:rsidRDefault="006A6073">
      <w:pPr>
        <w:pStyle w:val="TextoNormal"/>
      </w:pPr>
      <w:r w:rsidRPr="00946032">
        <w:t xml:space="preserve">O consumo de dados padronizado produzindo interoperabilidade entre plataformas pode ser reaproveitado para </w:t>
      </w:r>
      <w:r w:rsidR="00BC7B9B" w:rsidRPr="00946032">
        <w:t>vários seguimentos</w:t>
      </w:r>
      <w:r w:rsidRPr="00946032">
        <w:t xml:space="preserve"> do comércio. O conceito de centralização de dados promocionais, listagens de produtos e disponibilização desses recursos em forma de API se aplica amplamente para várias necessidades de negócio.</w:t>
      </w:r>
    </w:p>
    <w:p w14:paraId="1F102651" w14:textId="43907C8A" w:rsidR="007044BB" w:rsidRPr="00946032" w:rsidRDefault="00221778" w:rsidP="00453293">
      <w:pPr>
        <w:spacing w:after="240"/>
      </w:pPr>
      <w:r w:rsidRPr="00946032">
        <w:t xml:space="preserve">. </w:t>
      </w:r>
      <w:r w:rsidR="00C130C4" w:rsidRPr="00946032">
        <w:br w:type="page"/>
      </w:r>
    </w:p>
    <w:p w14:paraId="4CBDA334" w14:textId="1DF83F77" w:rsidR="007044BB" w:rsidRPr="00946032" w:rsidRDefault="00C130C4">
      <w:pPr>
        <w:pStyle w:val="TituloCapitulo"/>
        <w:spacing w:after="0"/>
        <w:rPr>
          <w:rFonts w:ascii="Arial" w:hAnsi="Arial" w:cs="Arial"/>
          <w:rPrChange w:id="6602" w:author="William" w:date="2016-06-28T20:55:00Z">
            <w:rPr/>
          </w:rPrChange>
        </w:rPr>
        <w:pPrChange w:id="6603" w:author="Osnir Estevam [2]" w:date="2016-06-26T11:47:00Z">
          <w:pPr>
            <w:pStyle w:val="TituloCapitulo"/>
          </w:pPr>
        </w:pPrChange>
      </w:pPr>
      <w:bookmarkStart w:id="6604" w:name="h.v8j6y3g6j2a1" w:colFirst="0" w:colLast="0"/>
      <w:bookmarkStart w:id="6605" w:name="_Toc459474904"/>
      <w:bookmarkEnd w:id="6604"/>
      <w:commentRangeStart w:id="6606"/>
      <w:commentRangeStart w:id="6607"/>
      <w:r w:rsidRPr="00946032">
        <w:rPr>
          <w:rFonts w:ascii="Arial" w:hAnsi="Arial" w:cs="Arial"/>
          <w:rPrChange w:id="6608" w:author="William" w:date="2016-06-28T20:55:00Z">
            <w:rPr/>
          </w:rPrChange>
        </w:rPr>
        <w:lastRenderedPageBreak/>
        <w:t>REFERÊNCIAS</w:t>
      </w:r>
      <w:commentRangeEnd w:id="6606"/>
      <w:r w:rsidR="00F63B94" w:rsidRPr="00946032">
        <w:rPr>
          <w:rStyle w:val="Refdecomentrio"/>
          <w:rFonts w:ascii="Arial" w:hAnsi="Arial" w:cs="Arial"/>
          <w:b w:val="0"/>
        </w:rPr>
        <w:commentReference w:id="6606"/>
      </w:r>
      <w:commentRangeEnd w:id="6607"/>
      <w:ins w:id="6609" w:author="Osnir Estevam [2]" w:date="2016-06-26T11:46:00Z">
        <w:r w:rsidR="00C621E3" w:rsidRPr="00946032">
          <w:rPr>
            <w:rFonts w:ascii="Arial" w:hAnsi="Arial" w:cs="Arial"/>
            <w:rPrChange w:id="6610" w:author="William" w:date="2016-06-28T20:55:00Z">
              <w:rPr/>
            </w:rPrChange>
          </w:rPr>
          <w:t xml:space="preserve"> BIBLIOGRÁFICAS</w:t>
        </w:r>
      </w:ins>
      <w:r w:rsidR="00890B5E" w:rsidRPr="00946032">
        <w:rPr>
          <w:rStyle w:val="Refdecomentrio"/>
          <w:rFonts w:ascii="Arial" w:hAnsi="Arial" w:cs="Arial"/>
          <w:b w:val="0"/>
        </w:rPr>
        <w:commentReference w:id="6607"/>
      </w:r>
      <w:bookmarkEnd w:id="6605"/>
    </w:p>
    <w:p w14:paraId="43539257" w14:textId="77777777" w:rsidR="00C621E3" w:rsidRPr="00946032" w:rsidRDefault="00C621E3" w:rsidP="00F0523D">
      <w:pPr>
        <w:jc w:val="left"/>
        <w:rPr>
          <w:ins w:id="6611" w:author="Osnir Estevam [2]" w:date="2016-06-26T11:47:00Z"/>
          <w:b/>
          <w:rPrChange w:id="6612" w:author="William" w:date="2016-06-28T20:55:00Z">
            <w:rPr>
              <w:ins w:id="6613" w:author="Osnir Estevam [2]" w:date="2016-06-26T11:47:00Z"/>
              <w:rFonts w:ascii="Times New Roman" w:hAnsi="Times New Roman" w:cs="Times New Roman"/>
              <w:b/>
            </w:rPr>
          </w:rPrChange>
        </w:rPr>
      </w:pPr>
    </w:p>
    <w:p w14:paraId="345F8956" w14:textId="77777777" w:rsidR="000117ED" w:rsidRDefault="000117ED" w:rsidP="000117ED">
      <w:ins w:id="6614" w:author="William" w:date="2016-06-28T20:43:00Z">
        <w:r>
          <w:t xml:space="preserve">ANICHE, Mauricio. </w:t>
        </w:r>
        <w:r>
          <w:rPr>
            <w:b/>
          </w:rPr>
          <w:t>Test Driven-Develpment</w:t>
        </w:r>
        <w:r>
          <w:t>. São Paulo: Casa do Código, 2012.</w:t>
        </w:r>
      </w:ins>
    </w:p>
    <w:p w14:paraId="502479FD" w14:textId="77777777" w:rsidR="000117ED" w:rsidRDefault="000117ED" w:rsidP="000117ED"/>
    <w:p w14:paraId="2268BF45" w14:textId="77777777" w:rsidR="000117ED" w:rsidRPr="00C00287" w:rsidRDefault="000117ED">
      <w:pPr>
        <w:rPr>
          <w:ins w:id="6615" w:author="William" w:date="2016-06-28T20:40:00Z"/>
        </w:rPr>
        <w:pPrChange w:id="6616" w:author="Osnir Estevam [2]" w:date="2016-06-26T11:48:00Z">
          <w:pPr>
            <w:jc w:val="left"/>
          </w:pPr>
        </w:pPrChange>
      </w:pPr>
      <w:r>
        <w:rPr>
          <w:lang w:val="en-US"/>
        </w:rPr>
        <w:t>BPMN</w:t>
      </w:r>
      <w:ins w:id="6617" w:author="William" w:date="2016-06-28T20:41:00Z">
        <w:r>
          <w:rPr>
            <w:lang w:val="en-US"/>
          </w:rPr>
          <w:t xml:space="preserve">. </w:t>
        </w:r>
      </w:ins>
      <w:r w:rsidRPr="000E53A8">
        <w:rPr>
          <w:color w:val="222222"/>
          <w:lang w:val="pt-PT"/>
        </w:rPr>
        <w:t>Site oficial</w:t>
      </w:r>
      <w:r>
        <w:rPr>
          <w:color w:val="222222"/>
          <w:lang w:val="pt-PT"/>
        </w:rPr>
        <w:t>:</w:t>
      </w:r>
      <w:r>
        <w:rPr>
          <w:b/>
          <w:color w:val="222222"/>
          <w:lang w:val="pt-PT"/>
        </w:rPr>
        <w:t xml:space="preserve"> bpmn.org</w:t>
      </w:r>
      <w:r w:rsidRPr="000E53A8">
        <w:rPr>
          <w:color w:val="222222"/>
          <w:lang w:val="pt-PT"/>
        </w:rPr>
        <w:t>.</w:t>
      </w:r>
      <w:ins w:id="6618" w:author="William" w:date="2016-06-28T20:41:00Z">
        <w:r>
          <w:rPr>
            <w:b/>
            <w:color w:val="222222"/>
            <w:lang w:val="pt-PT"/>
          </w:rPr>
          <w:t xml:space="preserve"> </w:t>
        </w:r>
        <w:r>
          <w:rPr>
            <w:color w:val="222222"/>
            <w:lang w:val="pt-PT"/>
          </w:rPr>
          <w:t>Disponível em: &lt;</w:t>
        </w:r>
        <w:r>
          <w:t>http://www.bpmn.org/&gt;. Acesso em: 22 jun. 2016.</w:t>
        </w:r>
      </w:ins>
    </w:p>
    <w:p w14:paraId="277E842C" w14:textId="77777777" w:rsidR="000117ED" w:rsidRDefault="000117ED" w:rsidP="000117ED"/>
    <w:p w14:paraId="3BA1581D" w14:textId="77777777" w:rsidR="000117ED" w:rsidRDefault="000117ED" w:rsidP="000117ED">
      <w:r>
        <w:t xml:space="preserve">COMPUTERWORLD. </w:t>
      </w:r>
      <w:r w:rsidRPr="000E53A8">
        <w:t>Site oficial</w:t>
      </w:r>
      <w:r>
        <w:t>:</w:t>
      </w:r>
      <w:r w:rsidRPr="00AE018C">
        <w:rPr>
          <w:b/>
        </w:rPr>
        <w:t xml:space="preserve"> computerworld.com</w:t>
      </w:r>
      <w:r>
        <w:t xml:space="preserve">. Disponível em: </w:t>
      </w:r>
      <w:ins w:id="6619" w:author="William" w:date="2016-06-28T20:40:00Z">
        <w:r>
          <w:t>&lt;http://www.computerworld.com/article/2593623/app-development/application-programming-interface.html&gt;. Acesso em: 22 jun. 2016.</w:t>
        </w:r>
      </w:ins>
    </w:p>
    <w:p w14:paraId="37BE18FE" w14:textId="77777777" w:rsidR="000117ED" w:rsidRDefault="000117ED" w:rsidP="000117ED"/>
    <w:p w14:paraId="12D1948E" w14:textId="77777777" w:rsidR="000117ED" w:rsidRDefault="000117ED">
      <w:pPr>
        <w:rPr>
          <w:del w:id="6620" w:author="William" w:date="2016-06-28T20:42:00Z"/>
        </w:rPr>
        <w:pPrChange w:id="6621" w:author="Osnir Estevam [2]" w:date="2016-06-26T11:48:00Z">
          <w:pPr>
            <w:jc w:val="left"/>
          </w:pPr>
        </w:pPrChange>
      </w:pPr>
      <w:r>
        <w:t xml:space="preserve">CHOCOLADESIGN. Site oficial: </w:t>
      </w:r>
      <w:r w:rsidRPr="000F2BE6">
        <w:rPr>
          <w:b/>
        </w:rPr>
        <w:t>chocoladesign.com</w:t>
      </w:r>
      <w:r>
        <w:t xml:space="preserve">. </w:t>
      </w:r>
      <w:ins w:id="6622" w:author="William" w:date="2016-06-28T20:46:00Z">
        <w:r>
          <w:t xml:space="preserve">Disponível em: &lt;http://chocoladesign.com/como-criar-um-painel-semantico-ou-mood-board&gt;. Acesso em: 22 jun. 2016. </w:t>
        </w:r>
      </w:ins>
      <w:ins w:id="6623" w:author="Osnir Estevam [2]" w:date="2016-06-26T10:31:00Z">
        <w:del w:id="6624" w:author="William" w:date="2016-06-28T20:42:00Z">
          <w:r>
            <w:delText>DEFINING WELL-KNOWN UNIFORM RESOURCE IDENTIFIERS (URIS).</w:delText>
          </w:r>
          <w:r>
            <w:rPr>
              <w:b/>
            </w:rPr>
            <w:delText xml:space="preserve"> </w:delText>
          </w:r>
        </w:del>
      </w:ins>
      <w:del w:id="6625" w:author="William" w:date="2016-06-28T20:42:00Z">
        <w:r>
          <w:rPr>
            <w:b/>
            <w:rPrChange w:id="6626" w:author="William" w:date="2016-06-28T20:55:00Z">
              <w:rPr/>
            </w:rPrChange>
          </w:rPr>
          <w:delText>e</w:delText>
        </w:r>
      </w:del>
      <w:ins w:id="6627" w:author="Osnir Estevam [2]" w:date="2016-06-26T10:31:00Z">
        <w:del w:id="6628" w:author="William" w:date="2016-06-28T20:42:00Z">
          <w:r>
            <w:rPr>
              <w:b/>
            </w:rPr>
            <w:delText>E</w:delText>
          </w:r>
        </w:del>
      </w:ins>
      <w:del w:id="6629" w:author="William" w:date="2016-06-28T20:42:00Z">
        <w:r>
          <w:rPr>
            <w:b/>
            <w:rPrChange w:id="6630" w:author="William" w:date="2016-06-28T20:55:00Z">
              <w:rPr/>
            </w:rPrChange>
          </w:rPr>
          <w:delText xml:space="preserve">specificação do protocolo http/1.1   </w:delText>
        </w:r>
      </w:del>
      <w:ins w:id="6631" w:author="Osnir Estevam [2]" w:date="2016-06-26T10:33:00Z">
        <w:del w:id="6632" w:author="William" w:date="2016-06-28T20:42:00Z">
          <w:r>
            <w:rPr>
              <w:b/>
            </w:rPr>
            <w:delText>RFC</w:delText>
          </w:r>
        </w:del>
      </w:ins>
      <w:del w:id="6633" w:author="William" w:date="2016-06-28T20:42:00Z">
        <w:r>
          <w:rPr>
            <w:b/>
            <w:rPrChange w:id="6634" w:author="William" w:date="2016-06-28T20:55:00Z">
              <w:rPr/>
            </w:rPrChange>
          </w:rPr>
          <w:delText>rfc: 2616/5785</w:delText>
        </w:r>
      </w:del>
      <w:ins w:id="6635" w:author="Osnir Estevam [2]" w:date="2016-06-26T10:13:00Z">
        <w:del w:id="6636" w:author="William" w:date="2016-06-28T20:42:00Z">
          <w:r>
            <w:rPr>
              <w:b/>
              <w:rPrChange w:id="6637" w:author="William" w:date="2016-06-28T20:55:00Z">
                <w:rPr/>
              </w:rPrChange>
            </w:rPr>
            <w:delText>.</w:delText>
          </w:r>
          <w:r>
            <w:delText xml:space="preserve"> </w:delText>
          </w:r>
          <w:r>
            <w:rPr>
              <w:b/>
              <w:rPrChange w:id="6638" w:author="William" w:date="2016-06-28T20:55:00Z">
                <w:rPr/>
              </w:rPrChange>
            </w:rPr>
            <w:delText>Este memorando define um prefixo de caminho para "locais bem conhecidos", "/.well-known/", no Uniform Resource Identifier selecionado (URI).</w:delText>
          </w:r>
        </w:del>
      </w:ins>
      <w:del w:id="6639" w:author="William" w:date="2016-06-28T20:42:00Z">
        <w:r>
          <w:rPr>
            <w:b/>
            <w:rPrChange w:id="6640" w:author="William" w:date="2016-06-28T20:55:00Z">
              <w:rPr/>
            </w:rPrChange>
          </w:rPr>
          <w:delText xml:space="preserve">      </w:delText>
        </w:r>
        <w:r>
          <w:delText xml:space="preserve"> </w:delText>
        </w:r>
      </w:del>
      <w:ins w:id="6641" w:author="Osnir Estevam [2]" w:date="2016-06-26T10:13:00Z">
        <w:del w:id="6642" w:author="William" w:date="2016-06-28T20:42:00Z">
          <w:r>
            <w:delText xml:space="preserve">Disponível em: </w:delText>
          </w:r>
        </w:del>
      </w:ins>
      <w:del w:id="6643" w:author="William" w:date="2016-06-28T20:42:00Z">
        <w:r>
          <w:delText xml:space="preserve">                                          Título: Defining Well-Known Uniform Resource Identifiers (URIs) </w:delText>
        </w:r>
      </w:del>
    </w:p>
    <w:p w14:paraId="0D3CBB9E" w14:textId="77777777" w:rsidR="000117ED" w:rsidRDefault="000117ED" w:rsidP="000117ED"/>
    <w:p w14:paraId="6DF6606E" w14:textId="77777777" w:rsidR="000117ED" w:rsidRDefault="000117ED" w:rsidP="000117ED"/>
    <w:p w14:paraId="1FDE5978" w14:textId="77777777" w:rsidR="000117ED" w:rsidRDefault="000117ED" w:rsidP="000117ED">
      <w:pPr>
        <w:rPr>
          <w:ins w:id="6644" w:author="Osnir Estevam [2]" w:date="2016-08-21T18:00:00Z"/>
        </w:rPr>
      </w:pPr>
      <w:r>
        <w:t xml:space="preserve">EHOW. Site oficial: </w:t>
      </w:r>
      <w:r w:rsidRPr="000F2BE6">
        <w:rPr>
          <w:b/>
        </w:rPr>
        <w:t>ehow.com.</w:t>
      </w:r>
      <w:r>
        <w:t xml:space="preserve"> </w:t>
      </w:r>
      <w:ins w:id="6645" w:author="Osnir Estevam [2]" w:date="2016-08-21T18:00:00Z">
        <w:r>
          <w:t xml:space="preserve">Disponível em: &lt; http://www.ehow.com/how_2003268_storyboard-your-website.html&gt;. Acesso em: 14 ago. 2016. </w:t>
        </w:r>
      </w:ins>
    </w:p>
    <w:p w14:paraId="301B0DA9" w14:textId="77777777" w:rsidR="000117ED" w:rsidRDefault="000117ED" w:rsidP="000117ED">
      <w:pPr>
        <w:rPr>
          <w:ins w:id="6646" w:author="Osnir Estevam [2]" w:date="2016-08-21T18:00:00Z"/>
        </w:rPr>
      </w:pPr>
    </w:p>
    <w:p w14:paraId="18E7E7A9" w14:textId="77777777" w:rsidR="000117ED" w:rsidRDefault="000117ED" w:rsidP="000117ED">
      <w:pPr>
        <w:rPr>
          <w:ins w:id="6647" w:author="Osnir Estevam [2]" w:date="2016-06-26T15:49:00Z"/>
          <w:del w:id="6648" w:author="William" w:date="2016-06-28T20:43:00Z"/>
        </w:rPr>
      </w:pPr>
      <w:r>
        <w:t xml:space="preserve">ELECTRICTEACHER. Site oficial: </w:t>
      </w:r>
      <w:r w:rsidRPr="00CC3CF2">
        <w:rPr>
          <w:b/>
        </w:rPr>
        <w:t>electricteacher.com</w:t>
      </w:r>
      <w:r>
        <w:t xml:space="preserve">. </w:t>
      </w:r>
      <w:ins w:id="6649" w:author="Osnir Estevam [2]" w:date="2016-08-21T18:00:00Z">
        <w:r>
          <w:t>Disponível em: &lt; http://www.electricteacher.com/classroomweb/initial.htm&gt;. Acesso em: 14 ago. 2016.</w:t>
        </w:r>
      </w:ins>
      <w:ins w:id="6650" w:author="Osnir Estevam [2]" w:date="2016-06-26T15:49:00Z">
        <w:del w:id="6651" w:author="William" w:date="2016-06-28T20:43:00Z">
          <w:r>
            <w:delText xml:space="preserve">PERSONAS. </w:delText>
          </w:r>
        </w:del>
      </w:ins>
      <w:ins w:id="6652" w:author="Osnir Estevam [2]" w:date="2016-06-26T15:50:00Z">
        <w:del w:id="6653" w:author="William" w:date="2016-06-28T20:43:00Z">
          <w:r>
            <w:rPr>
              <w:b/>
            </w:rPr>
            <w:delText>Persona: Como e por que criar uma para sua empresa</w:delText>
          </w:r>
        </w:del>
      </w:ins>
      <w:ins w:id="6654" w:author="Osnir Estevam [2]" w:date="2016-06-26T15:49:00Z">
        <w:del w:id="6655" w:author="William" w:date="2016-06-28T20:43:00Z">
          <w:r>
            <w:rPr>
              <w:b/>
            </w:rPr>
            <w:delText>.</w:delText>
          </w:r>
          <w:r>
            <w:delText xml:space="preserve"> Disponível em: &lt;</w:delText>
          </w:r>
        </w:del>
      </w:ins>
      <w:ins w:id="6656" w:author="Osnir Estevam [2]" w:date="2016-06-26T15:50:00Z">
        <w:del w:id="6657" w:author="William" w:date="2016-06-28T20:43:00Z">
          <w:r>
            <w:delText>http://resultadosdigitais.com.br/blog/persona-o-que-e/</w:delText>
          </w:r>
        </w:del>
      </w:ins>
      <w:ins w:id="6658" w:author="Osnir Estevam [2]" w:date="2016-06-26T15:49:00Z">
        <w:del w:id="6659" w:author="William" w:date="2016-06-28T20:43:00Z">
          <w:r>
            <w:delText>&gt;. Acesso em: 22 jun. 2016.</w:delText>
          </w:r>
        </w:del>
      </w:ins>
    </w:p>
    <w:p w14:paraId="13AEFB04" w14:textId="77777777" w:rsidR="000117ED" w:rsidRDefault="000117ED" w:rsidP="000117ED"/>
    <w:p w14:paraId="3AE079E8" w14:textId="77777777" w:rsidR="000117ED" w:rsidRDefault="000117ED" w:rsidP="000117ED"/>
    <w:p w14:paraId="50B18EA0" w14:textId="77777777" w:rsidR="000117ED" w:rsidRDefault="000117ED" w:rsidP="000117ED">
      <w:ins w:id="6660" w:author="William" w:date="2016-06-28T20:42:00Z">
        <w:r>
          <w:rPr>
            <w:lang w:val="en-US"/>
          </w:rPr>
          <w:t xml:space="preserve">FIELDING, R. T. </w:t>
        </w:r>
        <w:r>
          <w:rPr>
            <w:b/>
            <w:lang w:val="en-US"/>
          </w:rPr>
          <w:t xml:space="preserve">Architectural Styles and the Design of Network-based Software Architectures. </w:t>
        </w:r>
        <w:r>
          <w:rPr>
            <w:lang w:val="en-US"/>
            <w:rPrChange w:id="6661" w:author="William" w:date="2016-06-28T20:55:00Z">
              <w:rPr/>
            </w:rPrChange>
          </w:rPr>
          <w:t>California: University of California, Irvine, 2000.</w:t>
        </w:r>
      </w:ins>
    </w:p>
    <w:p w14:paraId="46B965B1" w14:textId="77777777" w:rsidR="000117ED" w:rsidRDefault="000117ED" w:rsidP="000117ED"/>
    <w:p w14:paraId="517F21C6" w14:textId="77777777" w:rsidR="000117ED" w:rsidRDefault="000117ED" w:rsidP="000117ED">
      <w:pPr>
        <w:rPr>
          <w:ins w:id="6662" w:author="William" w:date="2016-06-28T20:40:00Z"/>
        </w:rPr>
      </w:pPr>
      <w:ins w:id="6663" w:author="William" w:date="2016-06-28T20:40:00Z">
        <w:r>
          <w:t xml:space="preserve">HEUSER, C. A. </w:t>
        </w:r>
        <w:r>
          <w:rPr>
            <w:b/>
          </w:rPr>
          <w:t>Projeto de Banco de Dados.</w:t>
        </w:r>
        <w:r>
          <w:t xml:space="preserve"> Rio Grande do Sul: Sagra-luzzatto, 1998.</w:t>
        </w:r>
      </w:ins>
    </w:p>
    <w:p w14:paraId="153F870B" w14:textId="77777777" w:rsidR="000117ED" w:rsidRDefault="000117ED" w:rsidP="000117ED"/>
    <w:p w14:paraId="412C69DE" w14:textId="77777777" w:rsidR="000117ED" w:rsidRDefault="000117ED" w:rsidP="000117ED">
      <w:pPr>
        <w:rPr>
          <w:ins w:id="6664" w:author="Osnir Estevam [2]" w:date="2016-08-21T17:59:00Z"/>
        </w:rPr>
      </w:pPr>
      <w:r>
        <w:rPr>
          <w:color w:val="212121"/>
          <w:highlight w:val="white"/>
        </w:rPr>
        <w:t xml:space="preserve">IXDA. Site oficial: </w:t>
      </w:r>
      <w:r w:rsidRPr="00E52343">
        <w:rPr>
          <w:b/>
          <w:color w:val="212121"/>
          <w:highlight w:val="white"/>
        </w:rPr>
        <w:t>ixda.org</w:t>
      </w:r>
      <w:r>
        <w:rPr>
          <w:color w:val="212121"/>
          <w:highlight w:val="white"/>
        </w:rPr>
        <w:t xml:space="preserve">. </w:t>
      </w:r>
      <w:ins w:id="6665" w:author="Osnir Estevam [2]" w:date="2016-08-21T17:59:00Z">
        <w:r>
          <w:rPr>
            <w:color w:val="212121"/>
            <w:highlight w:val="white"/>
          </w:rPr>
          <w:t>Disponível em: &lt;http://www.ixda.org/about/ixda-mission&gt;. Acesso em: 14 ago. 2016.</w:t>
        </w:r>
      </w:ins>
    </w:p>
    <w:p w14:paraId="5FE63E51" w14:textId="77777777" w:rsidR="000117ED" w:rsidRPr="00C00287" w:rsidRDefault="000117ED" w:rsidP="000117ED">
      <w:pPr>
        <w:rPr>
          <w:ins w:id="6666" w:author="William" w:date="2016-06-28T20:42:00Z"/>
          <w:lang w:val="en-US"/>
        </w:rPr>
      </w:pPr>
    </w:p>
    <w:p w14:paraId="1EF18D02" w14:textId="77777777" w:rsidR="000117ED" w:rsidRDefault="000117ED" w:rsidP="000117ED">
      <w:pPr>
        <w:rPr>
          <w:ins w:id="6667" w:author="Osnir Estevam [2]" w:date="2016-06-26T15:49:00Z"/>
        </w:rPr>
      </w:pPr>
      <w:r>
        <w:t xml:space="preserve">MODELOS DE STORY BOARDS </w:t>
      </w:r>
      <w:ins w:id="6668" w:author="Osnir Estevam [2]" w:date="2016-06-26T15:42:00Z">
        <w:r>
          <w:t xml:space="preserve">STORY BOARD. </w:t>
        </w:r>
      </w:ins>
      <w:r>
        <w:t xml:space="preserve">Site oficial: </w:t>
      </w:r>
      <w:r w:rsidRPr="000F2BE6">
        <w:rPr>
          <w:b/>
        </w:rPr>
        <w:t>modelosdestoryboards.blogspot.com.br</w:t>
      </w:r>
      <w:r>
        <w:t xml:space="preserve">. </w:t>
      </w:r>
      <w:ins w:id="6669" w:author="Osnir Estevam [2]" w:date="2016-06-26T15:42:00Z">
        <w:r>
          <w:t xml:space="preserve">Disponível em: </w:t>
        </w:r>
        <w:r>
          <w:lastRenderedPageBreak/>
          <w:t>&lt;</w:t>
        </w:r>
      </w:ins>
      <w:ins w:id="6670" w:author="Osnir Estevam [2]" w:date="2016-06-26T15:44:00Z">
        <w:r>
          <w:t>http://modelosdestoryboards.blogspot.com.br/p/o-que-e-um-storyboad.html</w:t>
        </w:r>
      </w:ins>
      <w:ins w:id="6671" w:author="Osnir Estevam [2]" w:date="2016-06-26T15:42:00Z">
        <w:r>
          <w:t>&gt;. Acesso em: 22 jun. 2016.</w:t>
        </w:r>
      </w:ins>
      <w:ins w:id="6672" w:author="Osnir Estevam [2]" w:date="2016-06-26T15:49:00Z">
        <w:r>
          <w:t xml:space="preserve"> </w:t>
        </w:r>
      </w:ins>
    </w:p>
    <w:p w14:paraId="33BB4890" w14:textId="77777777" w:rsidR="000117ED" w:rsidRDefault="000117ED" w:rsidP="000117ED"/>
    <w:p w14:paraId="32DB970D" w14:textId="77777777" w:rsidR="000117ED" w:rsidRDefault="000117ED" w:rsidP="000117ED">
      <w:pPr>
        <w:rPr>
          <w:ins w:id="6673" w:author="William" w:date="2016-06-28T20:43:00Z"/>
        </w:rPr>
      </w:pPr>
      <w:r>
        <w:rPr>
          <w:lang w:val="en-US"/>
        </w:rPr>
        <w:t xml:space="preserve">MARTINFOWLER. Site oficial: </w:t>
      </w:r>
      <w:r w:rsidRPr="0059130A">
        <w:rPr>
          <w:b/>
          <w:lang w:val="en-US"/>
        </w:rPr>
        <w:t>martinfowler.com</w:t>
      </w:r>
      <w:r>
        <w:rPr>
          <w:lang w:val="en-US"/>
        </w:rPr>
        <w:t xml:space="preserve">. </w:t>
      </w:r>
      <w:ins w:id="6674" w:author="William" w:date="2016-06-28T20:43:00Z">
        <w:r>
          <w:t>Disponível em: &lt;</w:t>
        </w:r>
        <w:r w:rsidRPr="0059130A">
          <w:t>http://martinfowler.com/articles/richardsonMaturityModel.html</w:t>
        </w:r>
        <w:r>
          <w:t>&gt;. Acesso em: 20 mai. 2016.</w:t>
        </w:r>
      </w:ins>
    </w:p>
    <w:p w14:paraId="2D3EA64A" w14:textId="77777777" w:rsidR="000117ED" w:rsidRDefault="000117ED" w:rsidP="000117ED"/>
    <w:p w14:paraId="577E332F" w14:textId="77777777" w:rsidR="000117ED" w:rsidRDefault="000117ED" w:rsidP="000117ED">
      <w:pPr>
        <w:rPr>
          <w:ins w:id="6675" w:author="William" w:date="2016-06-28T20:44:00Z"/>
        </w:rPr>
      </w:pPr>
      <w:ins w:id="6676" w:author="William" w:date="2016-06-28T20:44:00Z">
        <w:r>
          <w:t>PREECE, J; Rogers, Y; Sharp, H.</w:t>
        </w:r>
        <w:r>
          <w:rPr>
            <w:b/>
          </w:rPr>
          <w:t xml:space="preserve"> Design de Interação: Além da Interação Homem-Computador.</w:t>
        </w:r>
        <w:r>
          <w:t xml:space="preserve"> Porto Alegre: Bookman, 2005.</w:t>
        </w:r>
      </w:ins>
    </w:p>
    <w:p w14:paraId="1F7E64CC" w14:textId="77777777" w:rsidR="000117ED" w:rsidRDefault="000117ED" w:rsidP="000117ED"/>
    <w:p w14:paraId="4EEDADF7" w14:textId="77777777" w:rsidR="000117ED" w:rsidRDefault="000117ED">
      <w:pPr>
        <w:rPr>
          <w:ins w:id="6677" w:author="William" w:date="2016-06-28T20:44:00Z"/>
        </w:rPr>
        <w:pPrChange w:id="6678" w:author="Osnir Estevam [2]" w:date="2016-06-26T11:48:00Z">
          <w:pPr>
            <w:jc w:val="left"/>
          </w:pPr>
        </w:pPrChange>
      </w:pPr>
      <w:r>
        <w:t>RESULTADOS DIGITAIS</w:t>
      </w:r>
      <w:ins w:id="6679" w:author="William" w:date="2016-06-28T20:44:00Z">
        <w:r>
          <w:t xml:space="preserve">. </w:t>
        </w:r>
      </w:ins>
      <w:r>
        <w:t xml:space="preserve">Site oficial: </w:t>
      </w:r>
      <w:r w:rsidRPr="000E443A">
        <w:rPr>
          <w:b/>
        </w:rPr>
        <w:t>resultadosdigitais.com.br.</w:t>
      </w:r>
      <w:r>
        <w:t xml:space="preserve"> </w:t>
      </w:r>
      <w:ins w:id="6680" w:author="William" w:date="2016-06-28T20:44:00Z">
        <w:r>
          <w:t>Disponível em: &lt;http://resultadosdigitais.com.br/blog/persona-o-que-e/&gt;. Acesso em: 22 jun. 2016.</w:t>
        </w:r>
      </w:ins>
    </w:p>
    <w:p w14:paraId="0F37BDFE" w14:textId="77777777" w:rsidR="000117ED" w:rsidRDefault="000117ED" w:rsidP="000117ED"/>
    <w:p w14:paraId="688063E8" w14:textId="77777777" w:rsidR="000117ED" w:rsidRDefault="000117ED" w:rsidP="000117ED">
      <w:pPr>
        <w:rPr>
          <w:ins w:id="6681" w:author="William" w:date="2016-06-28T20:43:00Z"/>
        </w:rPr>
      </w:pPr>
      <w:ins w:id="6682" w:author="William" w:date="2016-06-28T20:43:00Z">
        <w:r>
          <w:t xml:space="preserve">SWAGGER. </w:t>
        </w:r>
        <w:r w:rsidRPr="00D41D31">
          <w:t>Site oficia</w:t>
        </w:r>
      </w:ins>
      <w:r>
        <w:t>l:</w:t>
      </w:r>
      <w:ins w:id="6683" w:author="William" w:date="2016-06-28T20:43:00Z">
        <w:r>
          <w:rPr>
            <w:b/>
          </w:rPr>
          <w:t xml:space="preserve"> Swagger</w:t>
        </w:r>
        <w:r>
          <w:t>. Disponível em: &lt;</w:t>
        </w:r>
        <w:r w:rsidRPr="00B8584E">
          <w:t>http://swagger.io/</w:t>
        </w:r>
        <w:r>
          <w:t>&gt;. Acesso em 15 de mar. 2016.</w:t>
        </w:r>
      </w:ins>
    </w:p>
    <w:p w14:paraId="2085A2AF" w14:textId="77777777" w:rsidR="000117ED" w:rsidRDefault="000117ED" w:rsidP="000117ED">
      <w:pPr>
        <w:rPr>
          <w:b/>
        </w:rPr>
      </w:pPr>
    </w:p>
    <w:p w14:paraId="41BEE087" w14:textId="77777777" w:rsidR="000117ED" w:rsidRDefault="000117ED">
      <w:pPr>
        <w:rPr>
          <w:ins w:id="6684" w:author="William" w:date="2016-06-28T20:46:00Z"/>
        </w:rPr>
        <w:pPrChange w:id="6685" w:author="Osnir Estevam [2]" w:date="2016-06-26T11:48:00Z">
          <w:pPr>
            <w:jc w:val="left"/>
          </w:pPr>
        </w:pPrChange>
      </w:pPr>
      <w:ins w:id="6686" w:author="William" w:date="2016-06-28T20:45:00Z">
        <w:r>
          <w:t xml:space="preserve">SESHADRI, S. e Green, B. </w:t>
        </w:r>
        <w:r>
          <w:rPr>
            <w:b/>
          </w:rPr>
          <w:t xml:space="preserve">Desenvolvendo com AngulaJS. </w:t>
        </w:r>
        <w:r>
          <w:t xml:space="preserve">São Paulo: Novatec, 2014. </w:t>
        </w:r>
      </w:ins>
    </w:p>
    <w:p w14:paraId="52B8636C" w14:textId="77777777" w:rsidR="000117ED" w:rsidRDefault="000117ED" w:rsidP="000117ED">
      <w:pPr>
        <w:rPr>
          <w:b/>
        </w:rPr>
      </w:pPr>
    </w:p>
    <w:p w14:paraId="06CB11E9" w14:textId="77777777" w:rsidR="000117ED" w:rsidRDefault="000117ED" w:rsidP="000117ED">
      <w:pPr>
        <w:rPr>
          <w:ins w:id="6687" w:author="William" w:date="2016-06-28T20:45:00Z"/>
        </w:rPr>
      </w:pPr>
      <w:r>
        <w:t xml:space="preserve">TECMUNDO. Site oficial: </w:t>
      </w:r>
      <w:r w:rsidRPr="000F2BE6">
        <w:rPr>
          <w:b/>
        </w:rPr>
        <w:t>tecmundo.com.br</w:t>
      </w:r>
      <w:r>
        <w:t xml:space="preserve">. </w:t>
      </w:r>
      <w:ins w:id="6688" w:author="William" w:date="2016-06-28T20:45:00Z">
        <w:r>
          <w:t>Disponível em: &lt;http://www.tecmundo.com.br/google/58278-material-design-olhar-aprofundado-novo-estilo-visual-google.htm&gt;. Acesso em: 15 jun. 2016.</w:t>
        </w:r>
      </w:ins>
    </w:p>
    <w:p w14:paraId="377ACBCC" w14:textId="77777777" w:rsidR="000117ED" w:rsidRDefault="000117ED" w:rsidP="000117ED">
      <w:pPr>
        <w:jc w:val="left"/>
        <w:rPr>
          <w:del w:id="6689" w:author="William" w:date="2016-06-28T20:42:00Z"/>
        </w:rPr>
      </w:pPr>
      <w:del w:id="6690" w:author="William" w:date="2016-06-28T20:42:00Z">
        <w:r>
          <w:delText xml:space="preserve">Link: </w:delText>
        </w:r>
      </w:del>
      <w:ins w:id="6691" w:author="Osnir Estevam [2]" w:date="2016-06-26T10:14:00Z">
        <w:del w:id="6692" w:author="William" w:date="2016-06-28T20:42:00Z">
          <w:r>
            <w:delText>&lt;</w:delText>
          </w:r>
        </w:del>
      </w:ins>
      <w:del w:id="6693" w:author="William" w:date="2016-06-28T20:42:00Z">
        <w:r>
          <w:delText>https://tools.ietf.org/html/rfc5785</w:delText>
        </w:r>
      </w:del>
      <w:ins w:id="6694" w:author="Osnir Estevam [2]" w:date="2016-06-26T10:14:00Z">
        <w:del w:id="6695" w:author="William" w:date="2016-06-28T20:42:00Z">
          <w:r>
            <w:delText xml:space="preserve">&gt;. </w:delText>
          </w:r>
        </w:del>
      </w:ins>
    </w:p>
    <w:p w14:paraId="7CE914C4" w14:textId="77777777" w:rsidR="000117ED" w:rsidRDefault="000117ED" w:rsidP="000117ED">
      <w:pPr>
        <w:jc w:val="left"/>
        <w:rPr>
          <w:del w:id="6696" w:author="William" w:date="2016-06-28T20:42:00Z"/>
          <w:color w:val="auto"/>
        </w:rPr>
      </w:pPr>
      <w:del w:id="6697" w:author="William" w:date="2016-06-28T20:42:00Z">
        <w:r>
          <w:rPr>
            <w:color w:val="auto"/>
            <w:highlight w:val="white"/>
          </w:rPr>
          <w:delText xml:space="preserve">Acesso em: </w:delText>
        </w:r>
        <w:r>
          <w:rPr>
            <w:color w:val="auto"/>
          </w:rPr>
          <w:delText>23 mar</w:delText>
        </w:r>
      </w:del>
      <w:ins w:id="6698" w:author="Osnir Estevam [2]" w:date="2016-06-26T11:00:00Z">
        <w:del w:id="6699" w:author="William" w:date="2016-06-28T20:42:00Z">
          <w:r>
            <w:rPr>
              <w:color w:val="auto"/>
            </w:rPr>
            <w:delText>.</w:delText>
          </w:r>
        </w:del>
      </w:ins>
      <w:del w:id="6700" w:author="William" w:date="2016-06-28T20:42:00Z">
        <w:r>
          <w:rPr>
            <w:color w:val="auto"/>
          </w:rPr>
          <w:delText xml:space="preserve"> </w:delText>
        </w:r>
      </w:del>
      <w:ins w:id="6701" w:author="Osnir Estevam [2]" w:date="2016-06-26T11:00:00Z">
        <w:del w:id="6702" w:author="William" w:date="2016-06-28T20:42:00Z">
          <w:r>
            <w:rPr>
              <w:color w:val="auto"/>
            </w:rPr>
            <w:delText>20</w:delText>
          </w:r>
        </w:del>
      </w:ins>
      <w:del w:id="6703" w:author="William" w:date="2016-06-28T20:42:00Z">
        <w:r>
          <w:rPr>
            <w:color w:val="auto"/>
          </w:rPr>
          <w:delText>16</w:delText>
        </w:r>
      </w:del>
      <w:ins w:id="6704" w:author="Osnir Estevam [2]" w:date="2016-06-26T11:00:00Z">
        <w:del w:id="6705" w:author="William" w:date="2016-06-28T20:42:00Z">
          <w:r>
            <w:rPr>
              <w:color w:val="auto"/>
            </w:rPr>
            <w:delText>.</w:delText>
          </w:r>
        </w:del>
      </w:ins>
    </w:p>
    <w:p w14:paraId="14CEA43C" w14:textId="77777777" w:rsidR="000117ED" w:rsidRDefault="000117ED" w:rsidP="000117ED">
      <w:pPr>
        <w:jc w:val="left"/>
        <w:rPr>
          <w:del w:id="6706" w:author="William" w:date="2016-06-28T20:42:00Z"/>
        </w:rPr>
      </w:pPr>
    </w:p>
    <w:p w14:paraId="567F3D2E" w14:textId="77777777" w:rsidR="000117ED" w:rsidRDefault="000117ED" w:rsidP="000117ED">
      <w:pPr>
        <w:jc w:val="left"/>
        <w:rPr>
          <w:del w:id="6707" w:author="William" w:date="2016-06-28T20:42:00Z"/>
        </w:rPr>
      </w:pPr>
      <w:ins w:id="6708" w:author="Osnir Estevam [2]" w:date="2016-06-26T10:23:00Z">
        <w:del w:id="6709" w:author="William" w:date="2016-06-28T20:42:00Z">
          <w:r>
            <w:rPr>
              <w:rPrChange w:id="6710" w:author="William" w:date="2016-06-28T20:55:00Z">
                <w:rPr>
                  <w:lang w:val="en-US"/>
                </w:rPr>
              </w:rPrChange>
            </w:rPr>
            <w:delText xml:space="preserve">USE OF THE CONTENT-DISPOSITION HEADER FIELD IN THE. </w:delText>
          </w:r>
          <w:r>
            <w:rPr>
              <w:b/>
              <w:rPrChange w:id="6711" w:author="William" w:date="2016-06-28T20:55:00Z">
                <w:rPr>
                  <w:lang w:val="en-US"/>
                </w:rPr>
              </w:rPrChange>
            </w:rPr>
            <w:delText>Especif</w:delText>
          </w:r>
          <w:r>
            <w:rPr>
              <w:b/>
              <w:rPrChange w:id="6712" w:author="William" w:date="2016-06-28T20:55:00Z">
                <w:rPr>
                  <w:b/>
                  <w:lang w:val="en-US"/>
                </w:rPr>
              </w:rPrChange>
            </w:rPr>
            <w:delText xml:space="preserve">icação do protocolo http/1.1 </w:delText>
          </w:r>
        </w:del>
      </w:ins>
      <w:ins w:id="6713" w:author="Osnir Estevam [2]" w:date="2016-06-26T10:33:00Z">
        <w:del w:id="6714" w:author="William" w:date="2016-06-28T20:42:00Z">
          <w:r>
            <w:rPr>
              <w:b/>
              <w:rPrChange w:id="6715" w:author="William" w:date="2016-06-28T20:55:00Z">
                <w:rPr>
                  <w:b/>
                  <w:lang w:val="en-US"/>
                </w:rPr>
              </w:rPrChange>
            </w:rPr>
            <w:delText>RFC</w:delText>
          </w:r>
        </w:del>
      </w:ins>
      <w:ins w:id="6716" w:author="Osnir Estevam [2]" w:date="2016-06-26T10:23:00Z">
        <w:del w:id="6717" w:author="William" w:date="2016-06-28T20:42:00Z">
          <w:r>
            <w:rPr>
              <w:b/>
              <w:rPrChange w:id="6718" w:author="William" w:date="2016-06-28T20:55:00Z">
                <w:rPr>
                  <w:lang w:val="en-US"/>
                </w:rPr>
              </w:rPrChange>
            </w:rPr>
            <w:delText>: 2616/6266</w:delText>
          </w:r>
        </w:del>
      </w:ins>
      <w:ins w:id="6719" w:author="Osnir Estevam [2]" w:date="2016-06-26T10:27:00Z">
        <w:del w:id="6720" w:author="William" w:date="2016-06-28T20:42:00Z">
          <w:r>
            <w:rPr>
              <w:b/>
              <w:rPrChange w:id="6721" w:author="William" w:date="2016-06-28T20:55:00Z">
                <w:rPr>
                  <w:b/>
                  <w:lang w:val="en-US"/>
                </w:rPr>
              </w:rPrChange>
            </w:rPr>
            <w:delText>.</w:delText>
          </w:r>
        </w:del>
      </w:ins>
      <w:ins w:id="6722" w:author="Osnir Estevam [2]" w:date="2016-06-26T10:23:00Z">
        <w:del w:id="6723" w:author="William" w:date="2016-06-28T20:42:00Z">
          <w:r>
            <w:rPr>
              <w:b/>
              <w:rPrChange w:id="6724" w:author="William" w:date="2016-06-28T20:55:00Z">
                <w:rPr>
                  <w:lang w:val="en-US"/>
                </w:rPr>
              </w:rPrChange>
            </w:rPr>
            <w:delText xml:space="preserve"> </w:delText>
          </w:r>
        </w:del>
      </w:ins>
      <w:del w:id="6725" w:author="William" w:date="2016-06-28T20:42:00Z">
        <w:r>
          <w:rPr>
            <w:b/>
            <w:rPrChange w:id="6726" w:author="William" w:date="2016-06-28T20:55:00Z">
              <w:rPr>
                <w:lang w:val="en-US"/>
              </w:rPr>
            </w:rPrChange>
          </w:rPr>
          <w:delText>especificação do protocolo http/1.1   rfc: 2616/6266</w:delText>
        </w:r>
      </w:del>
      <w:ins w:id="6727" w:author="Osnir Estevam [2]" w:date="2016-06-26T10:27:00Z">
        <w:del w:id="6728" w:author="William" w:date="2016-06-28T20:42:00Z">
          <w:r>
            <w:rPr>
              <w:b/>
              <w:rPrChange w:id="6729" w:author="William" w:date="2016-06-28T20:55:00Z">
                <w:rPr>
                  <w:b/>
                  <w:lang w:val="en-US"/>
                </w:rPr>
              </w:rPrChange>
            </w:rPr>
            <w:delText>D</w:delText>
          </w:r>
        </w:del>
      </w:ins>
      <w:ins w:id="6730" w:author="Osnir Estevam [2]" w:date="2016-06-26T10:17:00Z">
        <w:del w:id="6731" w:author="William" w:date="2016-06-28T20:42:00Z">
          <w:r>
            <w:rPr>
              <w:b/>
              <w:color w:val="222222"/>
              <w:lang w:val="pt-PT"/>
              <w:rPrChange w:id="6732" w:author="William" w:date="2016-06-28T20:55:00Z">
                <w:rPr>
                  <w:color w:val="222222"/>
                  <w:lang w:val="pt-PT"/>
                </w:rPr>
              </w:rPrChange>
            </w:rPr>
            <w:delText>efine a resposta campo de cabeçalho Content-Disposition, mas</w:delText>
          </w:r>
        </w:del>
      </w:ins>
      <w:ins w:id="6733" w:author="Osnir Estevam [2]" w:date="2016-06-26T10:21:00Z">
        <w:del w:id="6734" w:author="William" w:date="2016-06-28T20:42:00Z">
          <w:r>
            <w:rPr>
              <w:b/>
              <w:color w:val="222222"/>
              <w:lang w:val="pt-PT"/>
              <w:rPrChange w:id="6735" w:author="William" w:date="2016-06-28T20:55:00Z">
                <w:rPr>
                  <w:color w:val="222222"/>
                  <w:lang w:val="pt-PT"/>
                </w:rPr>
              </w:rPrChange>
            </w:rPr>
            <w:delText xml:space="preserve"> </w:delText>
          </w:r>
        </w:del>
      </w:ins>
      <w:ins w:id="6736" w:author="Osnir Estevam [2]" w:date="2016-06-26T10:17:00Z">
        <w:del w:id="6737" w:author="William" w:date="2016-06-28T20:42:00Z">
          <w:r>
            <w:rPr>
              <w:b/>
              <w:color w:val="222222"/>
              <w:lang w:val="pt-PT"/>
              <w:rPrChange w:id="6738" w:author="William" w:date="2016-06-28T20:55:00Z">
                <w:rPr>
                  <w:color w:val="222222"/>
                  <w:lang w:val="pt-PT"/>
                </w:rPr>
              </w:rPrChange>
            </w:rPr>
            <w:delText>salienta que não é parte do HTTP / 1.1 padrão. Este</w:delText>
          </w:r>
        </w:del>
      </w:ins>
      <w:ins w:id="6739" w:author="Osnir Estevam [2]" w:date="2016-06-26T10:21:00Z">
        <w:del w:id="6740" w:author="William" w:date="2016-06-28T20:42:00Z">
          <w:r>
            <w:rPr>
              <w:b/>
              <w:color w:val="222222"/>
              <w:lang w:val="pt-PT"/>
              <w:rPrChange w:id="6741" w:author="William" w:date="2016-06-28T20:55:00Z">
                <w:rPr>
                  <w:color w:val="222222"/>
                  <w:lang w:val="pt-PT"/>
                </w:rPr>
              </w:rPrChange>
            </w:rPr>
            <w:delText xml:space="preserve"> </w:delText>
          </w:r>
        </w:del>
      </w:ins>
      <w:ins w:id="6742" w:author="Osnir Estevam [2]" w:date="2016-06-26T10:17:00Z">
        <w:del w:id="6743" w:author="William" w:date="2016-06-28T20:42:00Z">
          <w:r>
            <w:rPr>
              <w:b/>
              <w:color w:val="222222"/>
              <w:lang w:val="pt-PT"/>
              <w:rPrChange w:id="6744" w:author="William" w:date="2016-06-28T20:55:00Z">
                <w:rPr>
                  <w:color w:val="222222"/>
                  <w:lang w:val="pt-PT"/>
                </w:rPr>
              </w:rPrChange>
            </w:rPr>
            <w:delText xml:space="preserve">especificação assume a definição e registro de Content- Disposition, como usado no HTTP, e esclarece </w:delText>
          </w:r>
        </w:del>
      </w:ins>
      <w:ins w:id="6745" w:author="Osnir Estevam [2]" w:date="2016-06-26T10:21:00Z">
        <w:del w:id="6746" w:author="William" w:date="2016-06-28T20:42:00Z">
          <w:r>
            <w:rPr>
              <w:b/>
              <w:color w:val="222222"/>
              <w:lang w:val="pt-PT"/>
              <w:rPrChange w:id="6747" w:author="William" w:date="2016-06-28T20:55:00Z">
                <w:rPr>
                  <w:color w:val="222222"/>
                  <w:lang w:val="pt-PT"/>
                </w:rPr>
              </w:rPrChange>
            </w:rPr>
            <w:delText>aspectos</w:delText>
          </w:r>
        </w:del>
      </w:ins>
      <w:ins w:id="6748" w:author="Osnir Estevam [2]" w:date="2016-06-26T10:22:00Z">
        <w:del w:id="6749" w:author="William" w:date="2016-06-28T20:42:00Z">
          <w:r>
            <w:rPr>
              <w:b/>
              <w:color w:val="222222"/>
              <w:lang w:val="pt-PT"/>
              <w:rPrChange w:id="6750" w:author="William" w:date="2016-06-28T20:55:00Z">
                <w:rPr>
                  <w:color w:val="222222"/>
                  <w:lang w:val="pt-PT"/>
                </w:rPr>
              </w:rPrChange>
            </w:rPr>
            <w:delText xml:space="preserve"> de </w:delText>
          </w:r>
        </w:del>
      </w:ins>
      <w:ins w:id="6751" w:author="Osnir Estevam [2]" w:date="2016-06-26T10:17:00Z">
        <w:del w:id="6752" w:author="William" w:date="2016-06-28T20:42:00Z">
          <w:r>
            <w:rPr>
              <w:b/>
              <w:color w:val="222222"/>
              <w:lang w:val="pt-PT"/>
              <w:rPrChange w:id="6753" w:author="William" w:date="2016-06-28T20:55:00Z">
                <w:rPr>
                  <w:color w:val="222222"/>
                  <w:lang w:val="pt-PT"/>
                </w:rPr>
              </w:rPrChange>
            </w:rPr>
            <w:delText>internacionalização</w:delText>
          </w:r>
        </w:del>
      </w:ins>
      <w:ins w:id="6754" w:author="Osnir Estevam [2]" w:date="2016-06-26T10:22:00Z">
        <w:del w:id="6755" w:author="William" w:date="2016-06-28T20:42:00Z">
          <w:r>
            <w:rPr>
              <w:b/>
              <w:color w:val="222222"/>
              <w:lang w:val="pt-PT"/>
              <w:rPrChange w:id="6756" w:author="William" w:date="2016-06-28T20:55:00Z">
                <w:rPr>
                  <w:color w:val="222222"/>
                  <w:lang w:val="pt-PT"/>
                </w:rPr>
              </w:rPrChange>
            </w:rPr>
            <w:delText>.</w:delText>
          </w:r>
        </w:del>
      </w:ins>
      <w:ins w:id="6757" w:author="Osnir Estevam [2]" w:date="2016-06-26T10:25:00Z">
        <w:del w:id="6758" w:author="William" w:date="2016-06-28T20:42:00Z">
          <w:r>
            <w:rPr>
              <w:b/>
              <w:color w:val="222222"/>
              <w:lang w:val="pt-PT"/>
            </w:rPr>
            <w:delText xml:space="preserve"> </w:delText>
          </w:r>
          <w:r>
            <w:rPr>
              <w:color w:val="222222"/>
              <w:lang w:val="pt-PT"/>
            </w:rPr>
            <w:delText>Disponível em: &lt;</w:delText>
          </w:r>
        </w:del>
      </w:ins>
      <w:del w:id="6759" w:author="William" w:date="2016-06-28T20:42:00Z">
        <w:r>
          <w:rPr>
            <w:lang w:val="pt-PT"/>
            <w:rPrChange w:id="6760" w:author="William" w:date="2016-06-28T20:55:00Z">
              <w:rPr>
                <w:lang w:val="en-US"/>
              </w:rPr>
            </w:rPrChange>
          </w:rPr>
          <w:delText xml:space="preserve"> </w:delText>
        </w:r>
        <w:r>
          <w:delText xml:space="preserve">                                            Título: Use of the Content-Disposition Header Field in the</w:delText>
        </w:r>
      </w:del>
    </w:p>
    <w:p w14:paraId="6A5AEE11" w14:textId="77777777" w:rsidR="000117ED" w:rsidRDefault="000117ED" w:rsidP="000117ED">
      <w:pPr>
        <w:jc w:val="left"/>
        <w:rPr>
          <w:del w:id="6761" w:author="William" w:date="2016-06-28T20:42:00Z"/>
        </w:rPr>
      </w:pPr>
      <w:del w:id="6762" w:author="William" w:date="2016-06-28T20:42:00Z">
        <w:r>
          <w:delText>Hypertext Transfer Protocol (HTTP) Link: https://tools.ietf.org/html/rfc6266</w:delText>
        </w:r>
      </w:del>
      <w:ins w:id="6763" w:author="Osnir Estevam [2]" w:date="2016-06-26T10:25:00Z">
        <w:del w:id="6764" w:author="William" w:date="2016-06-28T20:42:00Z">
          <w:r>
            <w:delText xml:space="preserve">&gt;. </w:delText>
          </w:r>
        </w:del>
      </w:ins>
    </w:p>
    <w:p w14:paraId="3D6BF2A5" w14:textId="77777777" w:rsidR="000117ED" w:rsidRDefault="000117ED" w:rsidP="000117ED">
      <w:pPr>
        <w:jc w:val="left"/>
        <w:rPr>
          <w:del w:id="6765" w:author="William" w:date="2016-06-28T20:42:00Z"/>
          <w:color w:val="auto"/>
        </w:rPr>
      </w:pPr>
      <w:del w:id="6766" w:author="William" w:date="2016-06-28T20:42:00Z">
        <w:r>
          <w:rPr>
            <w:color w:val="auto"/>
            <w:highlight w:val="white"/>
          </w:rPr>
          <w:delText xml:space="preserve">Acesso em: </w:delText>
        </w:r>
        <w:r>
          <w:rPr>
            <w:color w:val="auto"/>
          </w:rPr>
          <w:delText>23 mar</w:delText>
        </w:r>
      </w:del>
      <w:ins w:id="6767" w:author="Osnir Estevam [2]" w:date="2016-06-26T11:00:00Z">
        <w:del w:id="6768" w:author="William" w:date="2016-06-28T20:42:00Z">
          <w:r>
            <w:rPr>
              <w:color w:val="auto"/>
            </w:rPr>
            <w:delText>.</w:delText>
          </w:r>
        </w:del>
      </w:ins>
      <w:del w:id="6769" w:author="William" w:date="2016-06-28T20:42:00Z">
        <w:r>
          <w:rPr>
            <w:color w:val="auto"/>
          </w:rPr>
          <w:delText xml:space="preserve"> </w:delText>
        </w:r>
      </w:del>
      <w:ins w:id="6770" w:author="Osnir Estevam [2]" w:date="2016-06-26T11:00:00Z">
        <w:del w:id="6771" w:author="William" w:date="2016-06-28T20:42:00Z">
          <w:r>
            <w:rPr>
              <w:color w:val="auto"/>
            </w:rPr>
            <w:delText>20</w:delText>
          </w:r>
        </w:del>
      </w:ins>
      <w:del w:id="6772" w:author="William" w:date="2016-06-28T20:42:00Z">
        <w:r>
          <w:rPr>
            <w:color w:val="auto"/>
          </w:rPr>
          <w:delText>16</w:delText>
        </w:r>
      </w:del>
      <w:ins w:id="6773" w:author="Osnir Estevam [2]" w:date="2016-06-26T11:00:00Z">
        <w:del w:id="6774" w:author="William" w:date="2016-06-28T20:42:00Z">
          <w:r>
            <w:rPr>
              <w:color w:val="auto"/>
            </w:rPr>
            <w:delText>.</w:delText>
          </w:r>
        </w:del>
      </w:ins>
    </w:p>
    <w:p w14:paraId="71487011" w14:textId="77777777" w:rsidR="000117ED" w:rsidRPr="00C00287" w:rsidRDefault="000117ED">
      <w:pPr>
        <w:spacing w:after="240"/>
        <w:jc w:val="left"/>
        <w:rPr>
          <w:del w:id="6775" w:author="William" w:date="2016-06-28T20:43:00Z"/>
          <w:b/>
        </w:rPr>
        <w:pPrChange w:id="6776" w:author="Osnir Estevam [2]" w:date="2016-06-26T11:48:00Z">
          <w:pPr>
            <w:jc w:val="left"/>
          </w:pPr>
        </w:pPrChange>
      </w:pPr>
    </w:p>
    <w:p w14:paraId="03002B00" w14:textId="77777777" w:rsidR="000117ED" w:rsidRDefault="000117ED" w:rsidP="000117ED">
      <w:pPr>
        <w:jc w:val="left"/>
        <w:rPr>
          <w:del w:id="6777" w:author="William" w:date="2016-06-28T20:43:00Z"/>
        </w:rPr>
      </w:pPr>
      <w:ins w:id="6778" w:author="Osnir Estevam [2]" w:date="2016-06-26T10:38:00Z">
        <w:del w:id="6779" w:author="William" w:date="2016-06-28T20:43:00Z">
          <w:r>
            <w:delText xml:space="preserve">ADDITIONAL HTTP STATUS CODES. </w:delText>
          </w:r>
        </w:del>
      </w:ins>
      <w:del w:id="6780" w:author="William" w:date="2016-06-28T20:43:00Z">
        <w:r>
          <w:rPr>
            <w:b/>
            <w:rPrChange w:id="6781" w:author="William" w:date="2016-06-28T20:55:00Z">
              <w:rPr/>
            </w:rPrChange>
          </w:rPr>
          <w:delText>Especificação do Protocolo HTTP/1.1   RFC: 2616/6585</w:delText>
        </w:r>
      </w:del>
      <w:ins w:id="6782" w:author="Osnir Estevam [2]" w:date="2016-06-26T10:37:00Z">
        <w:del w:id="6783" w:author="William" w:date="2016-06-28T20:43:00Z">
          <w:r>
            <w:rPr>
              <w:b/>
              <w:rPrChange w:id="6784" w:author="William" w:date="2016-06-28T20:55:00Z">
                <w:rPr/>
              </w:rPrChange>
            </w:rPr>
            <w:delText>. Este documento especifica adicional HyperText Transfer Protocol (HTTP) códigos de status para uma variedade de situações comuns.</w:delText>
          </w:r>
        </w:del>
      </w:ins>
      <w:del w:id="6785" w:author="William" w:date="2016-06-28T20:43:00Z">
        <w:r>
          <w:delText xml:space="preserve">                                                        </w:delText>
        </w:r>
      </w:del>
      <w:ins w:id="6786" w:author="Osnir Estevam [2]" w:date="2016-06-26T10:38:00Z">
        <w:del w:id="6787" w:author="William" w:date="2016-06-28T20:43:00Z">
          <w:r>
            <w:delText xml:space="preserve">Disponível em: </w:delText>
          </w:r>
        </w:del>
      </w:ins>
      <w:del w:id="6788" w:author="William" w:date="2016-06-28T20:43:00Z">
        <w:r>
          <w:delText xml:space="preserve">Título:  Additional HTTP Status Codes   </w:delText>
        </w:r>
      </w:del>
    </w:p>
    <w:p w14:paraId="387E44FD" w14:textId="77777777" w:rsidR="000117ED" w:rsidRDefault="000117ED" w:rsidP="000117ED">
      <w:pPr>
        <w:jc w:val="left"/>
        <w:rPr>
          <w:del w:id="6789" w:author="William" w:date="2016-06-28T20:43:00Z"/>
        </w:rPr>
      </w:pPr>
      <w:del w:id="6790" w:author="William" w:date="2016-06-28T20:43:00Z">
        <w:r>
          <w:delText>Link:</w:delText>
        </w:r>
      </w:del>
      <w:ins w:id="6791" w:author="Osnir Estevam [2]" w:date="2016-06-26T10:38:00Z">
        <w:del w:id="6792" w:author="William" w:date="2016-06-28T20:43:00Z">
          <w:r>
            <w:delText>&lt;</w:delText>
          </w:r>
        </w:del>
      </w:ins>
      <w:del w:id="6793" w:author="William" w:date="2016-06-28T20:43:00Z">
        <w:r>
          <w:delText xml:space="preserve"> https://tools.ietf.org/html/rfc6585</w:delText>
        </w:r>
      </w:del>
      <w:ins w:id="6794" w:author="Osnir Estevam [2]" w:date="2016-06-26T10:39:00Z">
        <w:del w:id="6795" w:author="William" w:date="2016-06-28T20:43:00Z">
          <w:r>
            <w:delText xml:space="preserve">&gt;. </w:delText>
          </w:r>
        </w:del>
      </w:ins>
    </w:p>
    <w:p w14:paraId="5F297B46" w14:textId="77777777" w:rsidR="000117ED" w:rsidRDefault="000117ED" w:rsidP="000117ED">
      <w:pPr>
        <w:jc w:val="left"/>
        <w:rPr>
          <w:del w:id="6796" w:author="William" w:date="2016-06-28T20:43:00Z"/>
          <w:color w:val="auto"/>
        </w:rPr>
      </w:pPr>
      <w:del w:id="6797" w:author="William" w:date="2016-06-28T20:43:00Z">
        <w:r>
          <w:rPr>
            <w:color w:val="auto"/>
            <w:highlight w:val="white"/>
          </w:rPr>
          <w:delText xml:space="preserve">Acesso em: </w:delText>
        </w:r>
        <w:r>
          <w:rPr>
            <w:color w:val="auto"/>
          </w:rPr>
          <w:delText>23 mar</w:delText>
        </w:r>
      </w:del>
      <w:ins w:id="6798" w:author="Osnir Estevam [2]" w:date="2016-06-26T11:01:00Z">
        <w:del w:id="6799" w:author="William" w:date="2016-06-28T20:43:00Z">
          <w:r>
            <w:rPr>
              <w:color w:val="auto"/>
            </w:rPr>
            <w:delText>.</w:delText>
          </w:r>
        </w:del>
      </w:ins>
      <w:del w:id="6800" w:author="William" w:date="2016-06-28T20:43:00Z">
        <w:r>
          <w:rPr>
            <w:color w:val="auto"/>
          </w:rPr>
          <w:delText xml:space="preserve"> </w:delText>
        </w:r>
      </w:del>
      <w:ins w:id="6801" w:author="Osnir Estevam [2]" w:date="2016-06-26T11:01:00Z">
        <w:del w:id="6802" w:author="William" w:date="2016-06-28T20:43:00Z">
          <w:r>
            <w:rPr>
              <w:color w:val="auto"/>
            </w:rPr>
            <w:delText>20</w:delText>
          </w:r>
        </w:del>
      </w:ins>
      <w:del w:id="6803" w:author="William" w:date="2016-06-28T20:43:00Z">
        <w:r>
          <w:rPr>
            <w:color w:val="auto"/>
          </w:rPr>
          <w:delText>16</w:delText>
        </w:r>
      </w:del>
      <w:ins w:id="6804" w:author="Osnir Estevam [2]" w:date="2016-06-26T11:01:00Z">
        <w:del w:id="6805" w:author="William" w:date="2016-06-28T20:43:00Z">
          <w:r>
            <w:rPr>
              <w:color w:val="auto"/>
            </w:rPr>
            <w:delText>.</w:delText>
          </w:r>
        </w:del>
      </w:ins>
    </w:p>
    <w:p w14:paraId="556B0358" w14:textId="77777777" w:rsidR="000117ED" w:rsidRPr="00C00287" w:rsidRDefault="000117ED">
      <w:pPr>
        <w:spacing w:after="240"/>
        <w:jc w:val="left"/>
        <w:rPr>
          <w:del w:id="6806" w:author="Osnir Estevam [2]" w:date="2016-06-26T12:53:00Z"/>
          <w:b/>
        </w:rPr>
        <w:pPrChange w:id="6807" w:author="Osnir Estevam [2]" w:date="2016-06-26T11:48:00Z">
          <w:pPr>
            <w:jc w:val="left"/>
          </w:pPr>
        </w:pPrChange>
      </w:pPr>
    </w:p>
    <w:p w14:paraId="056C3BC9" w14:textId="77777777" w:rsidR="000117ED" w:rsidRDefault="000117ED" w:rsidP="000117ED">
      <w:pPr>
        <w:jc w:val="left"/>
        <w:rPr>
          <w:ins w:id="6808" w:author="Osnir Estevam [2]" w:date="2016-06-26T12:53:00Z"/>
          <w:del w:id="6809" w:author="William" w:date="2016-06-28T20:44:00Z"/>
        </w:rPr>
      </w:pPr>
    </w:p>
    <w:p w14:paraId="243E4851" w14:textId="77777777" w:rsidR="000117ED" w:rsidRDefault="000117ED" w:rsidP="000117ED">
      <w:pPr>
        <w:jc w:val="left"/>
        <w:rPr>
          <w:del w:id="6810" w:author="William" w:date="2016-06-28T20:44:00Z"/>
        </w:rPr>
      </w:pPr>
      <w:ins w:id="6811" w:author="Osnir Estevam [2]" w:date="2016-06-26T10:44:00Z">
        <w:del w:id="6812" w:author="William" w:date="2016-06-28T20:44:00Z">
          <w:r>
            <w:delText xml:space="preserve">OPENAPI SPECIFICATION. </w:delText>
          </w:r>
        </w:del>
      </w:ins>
      <w:del w:id="6813" w:author="William" w:date="2016-06-28T20:44:00Z">
        <w:r>
          <w:rPr>
            <w:b/>
            <w:rPrChange w:id="6814" w:author="William" w:date="2016-06-28T20:55:00Z">
              <w:rPr/>
            </w:rPrChange>
          </w:rPr>
          <w:delText xml:space="preserve">Especificação Técnica plataforma Swagger </w:delText>
        </w:r>
      </w:del>
      <w:ins w:id="6815" w:author="Osnir Estevam [2]" w:date="2016-06-26T10:45:00Z">
        <w:del w:id="6816" w:author="William" w:date="2016-06-28T20:44:00Z">
          <w:r>
            <w:rPr>
              <w:b/>
              <w:color w:val="222222"/>
              <w:lang w:val="pt-PT"/>
              <w:rPrChange w:id="6817" w:author="William" w:date="2016-06-28T20:55:00Z">
                <w:rPr>
                  <w:color w:val="222222"/>
                  <w:lang w:val="pt-PT"/>
                </w:rPr>
              </w:rPrChange>
            </w:rPr>
            <w:delText xml:space="preserve">A especificação Swagger define um conjunto de arquivos necessários para descrever </w:delText>
          </w:r>
        </w:del>
      </w:ins>
      <w:ins w:id="6818" w:author="Osnir Estevam [2]" w:date="2016-06-26T10:47:00Z">
        <w:del w:id="6819" w:author="William" w:date="2016-06-28T20:44:00Z">
          <w:r>
            <w:rPr>
              <w:b/>
              <w:color w:val="222222"/>
              <w:lang w:val="pt-PT"/>
            </w:rPr>
            <w:delText>(</w:delText>
          </w:r>
        </w:del>
      </w:ins>
      <w:ins w:id="6820" w:author="Osnir Estevam [2]" w:date="2016-06-26T10:45:00Z">
        <w:del w:id="6821" w:author="William" w:date="2016-06-28T20:44:00Z">
          <w:r>
            <w:rPr>
              <w:b/>
              <w:color w:val="222222"/>
              <w:lang w:val="pt-PT"/>
              <w:rPrChange w:id="6822" w:author="William" w:date="2016-06-28T20:55:00Z">
                <w:rPr>
                  <w:color w:val="222222"/>
                  <w:lang w:val="pt-PT"/>
                </w:rPr>
              </w:rPrChange>
            </w:rPr>
            <w:delText>API</w:delText>
          </w:r>
        </w:del>
      </w:ins>
      <w:ins w:id="6823" w:author="Osnir Estevam [2]" w:date="2016-06-26T10:47:00Z">
        <w:del w:id="6824" w:author="William" w:date="2016-06-28T20:44:00Z">
          <w:r>
            <w:rPr>
              <w:b/>
              <w:color w:val="222222"/>
              <w:lang w:val="pt-PT"/>
            </w:rPr>
            <w:delText>)</w:delText>
          </w:r>
        </w:del>
      </w:ins>
      <w:ins w:id="6825" w:author="Osnir Estevam [2]" w:date="2016-06-26T10:45:00Z">
        <w:del w:id="6826" w:author="William" w:date="2016-06-28T20:44:00Z">
          <w:r>
            <w:rPr>
              <w:b/>
              <w:color w:val="222222"/>
              <w:lang w:val="pt-PT"/>
              <w:rPrChange w:id="6827" w:author="William" w:date="2016-06-28T20:55:00Z">
                <w:rPr>
                  <w:color w:val="222222"/>
                  <w:lang w:val="pt-PT"/>
                </w:rPr>
              </w:rPrChange>
            </w:rPr>
            <w:delText>.</w:delText>
          </w:r>
        </w:del>
      </w:ins>
      <w:ins w:id="6828" w:author="Osnir Estevam [2]" w:date="2016-06-26T10:47:00Z">
        <w:del w:id="6829" w:author="William" w:date="2016-06-28T20:44:00Z">
          <w:r>
            <w:rPr>
              <w:b/>
              <w:color w:val="222222"/>
              <w:lang w:val="pt-PT"/>
            </w:rPr>
            <w:delText xml:space="preserve"> </w:delText>
          </w:r>
          <w:r>
            <w:rPr>
              <w:color w:val="222222"/>
              <w:lang w:val="pt-PT"/>
            </w:rPr>
            <w:delText xml:space="preserve">Disponível em: </w:delText>
          </w:r>
        </w:del>
      </w:ins>
    </w:p>
    <w:p w14:paraId="04690B0B" w14:textId="77777777" w:rsidR="000117ED" w:rsidRDefault="000117ED" w:rsidP="000117ED">
      <w:pPr>
        <w:jc w:val="left"/>
        <w:rPr>
          <w:del w:id="6830" w:author="William" w:date="2016-06-28T20:44:00Z"/>
        </w:rPr>
      </w:pPr>
      <w:del w:id="6831" w:author="William" w:date="2016-06-28T20:44:00Z">
        <w:r>
          <w:delText xml:space="preserve">Link: </w:delText>
        </w:r>
      </w:del>
      <w:ins w:id="6832" w:author="Osnir Estevam [2]" w:date="2016-06-26T10:48:00Z">
        <w:del w:id="6833" w:author="William" w:date="2016-06-28T20:44:00Z">
          <w:r>
            <w:delText>&lt;</w:delText>
          </w:r>
        </w:del>
      </w:ins>
      <w:del w:id="6834" w:author="William" w:date="2016-06-28T20:44:00Z">
        <w:r>
          <w:delText>http://swagger.io/specification/</w:delText>
        </w:r>
      </w:del>
      <w:ins w:id="6835" w:author="Osnir Estevam [2]" w:date="2016-06-26T10:48:00Z">
        <w:del w:id="6836" w:author="William" w:date="2016-06-28T20:44:00Z">
          <w:r>
            <w:delText xml:space="preserve">&gt;. </w:delText>
          </w:r>
        </w:del>
      </w:ins>
    </w:p>
    <w:p w14:paraId="4CD960A3" w14:textId="77777777" w:rsidR="000117ED" w:rsidRPr="00C00287" w:rsidRDefault="000117ED" w:rsidP="000117ED">
      <w:pPr>
        <w:jc w:val="left"/>
        <w:rPr>
          <w:del w:id="6837" w:author="William" w:date="2016-06-28T20:44:00Z"/>
          <w:color w:val="auto"/>
          <w:lang w:val="en-US"/>
        </w:rPr>
      </w:pPr>
      <w:del w:id="6838" w:author="William" w:date="2016-06-28T20:44:00Z">
        <w:r>
          <w:rPr>
            <w:color w:val="auto"/>
            <w:highlight w:val="white"/>
          </w:rPr>
          <w:delText>Acess</w:delText>
        </w:r>
      </w:del>
      <w:ins w:id="6839" w:author="Osnir Estevam [2]" w:date="2016-06-26T10:48:00Z">
        <w:del w:id="6840" w:author="William" w:date="2016-06-28T20:44:00Z">
          <w:r>
            <w:rPr>
              <w:color w:val="auto"/>
              <w:highlight w:val="white"/>
              <w:rPrChange w:id="6841" w:author="William" w:date="2016-06-28T20:55:00Z">
                <w:rPr>
                  <w:color w:val="auto"/>
                  <w:highlight w:val="white"/>
                  <w:lang w:val="en-US"/>
                </w:rPr>
              </w:rPrChange>
            </w:rPr>
            <w:delText>ado</w:delText>
          </w:r>
        </w:del>
      </w:ins>
      <w:del w:id="6842" w:author="William" w:date="2016-06-28T20:44:00Z">
        <w:r>
          <w:rPr>
            <w:color w:val="auto"/>
            <w:highlight w:val="white"/>
          </w:rPr>
          <w:delText>o</w:delText>
        </w:r>
        <w:r>
          <w:rPr>
            <w:color w:val="auto"/>
            <w:highlight w:val="white"/>
            <w:lang w:val="en-US"/>
            <w:rPrChange w:id="6843" w:author="William" w:date="2016-06-28T20:55:00Z">
              <w:rPr>
                <w:color w:val="auto"/>
                <w:highlight w:val="white"/>
              </w:rPr>
            </w:rPrChange>
          </w:rPr>
          <w:delText xml:space="preserve"> em: </w:delText>
        </w:r>
        <w:r>
          <w:rPr>
            <w:color w:val="auto"/>
            <w:lang w:val="en-US"/>
            <w:rPrChange w:id="6844" w:author="William" w:date="2016-06-28T20:55:00Z">
              <w:rPr>
                <w:color w:val="auto"/>
              </w:rPr>
            </w:rPrChange>
          </w:rPr>
          <w:delText xml:space="preserve">29 </w:delText>
        </w:r>
        <w:r>
          <w:rPr>
            <w:color w:val="auto"/>
            <w:lang w:val="en-US"/>
          </w:rPr>
          <w:delText>mar</w:delText>
        </w:r>
      </w:del>
      <w:ins w:id="6845" w:author="Osnir Estevam [2]" w:date="2016-06-26T11:01:00Z">
        <w:del w:id="6846" w:author="William" w:date="2016-06-28T20:44:00Z">
          <w:r>
            <w:rPr>
              <w:color w:val="auto"/>
              <w:lang w:val="en-US"/>
            </w:rPr>
            <w:delText>.</w:delText>
          </w:r>
        </w:del>
      </w:ins>
      <w:del w:id="6847" w:author="William" w:date="2016-06-28T20:44:00Z">
        <w:r>
          <w:rPr>
            <w:color w:val="auto"/>
            <w:lang w:val="en-US"/>
            <w:rPrChange w:id="6848" w:author="William" w:date="2016-06-28T20:55:00Z">
              <w:rPr>
                <w:color w:val="auto"/>
              </w:rPr>
            </w:rPrChange>
          </w:rPr>
          <w:delText xml:space="preserve"> </w:delText>
        </w:r>
      </w:del>
      <w:ins w:id="6849" w:author="Osnir Estevam [2]" w:date="2016-06-26T11:01:00Z">
        <w:del w:id="6850" w:author="William" w:date="2016-06-28T20:44:00Z">
          <w:r>
            <w:rPr>
              <w:color w:val="auto"/>
              <w:lang w:val="en-US"/>
            </w:rPr>
            <w:delText>20</w:delText>
          </w:r>
        </w:del>
      </w:ins>
      <w:del w:id="6851" w:author="William" w:date="2016-06-28T20:44:00Z">
        <w:r>
          <w:rPr>
            <w:color w:val="auto"/>
            <w:lang w:val="en-US"/>
            <w:rPrChange w:id="6852" w:author="William" w:date="2016-06-28T20:55:00Z">
              <w:rPr>
                <w:color w:val="auto"/>
              </w:rPr>
            </w:rPrChange>
          </w:rPr>
          <w:delText>16</w:delText>
        </w:r>
      </w:del>
      <w:ins w:id="6853" w:author="Osnir Estevam [2]" w:date="2016-06-26T11:01:00Z">
        <w:del w:id="6854" w:author="William" w:date="2016-06-28T20:44:00Z">
          <w:r>
            <w:rPr>
              <w:color w:val="auto"/>
              <w:lang w:val="en-US"/>
            </w:rPr>
            <w:delText>.</w:delText>
          </w:r>
        </w:del>
      </w:ins>
    </w:p>
    <w:p w14:paraId="4A5D3D88" w14:textId="77777777" w:rsidR="000117ED" w:rsidRDefault="000117ED" w:rsidP="000117ED">
      <w:pPr>
        <w:jc w:val="left"/>
        <w:rPr>
          <w:del w:id="6855" w:author="Osnir Estevam [2]" w:date="2016-06-26T12:52:00Z"/>
          <w:b/>
          <w:lang w:val="en-US"/>
        </w:rPr>
      </w:pPr>
    </w:p>
    <w:p w14:paraId="760E6EF5" w14:textId="77777777" w:rsidR="000117ED" w:rsidRPr="00C00287" w:rsidRDefault="000117ED">
      <w:pPr>
        <w:spacing w:after="240"/>
        <w:jc w:val="left"/>
        <w:rPr>
          <w:del w:id="6856" w:author="Osnir Estevam [2]" w:date="2016-06-26T12:52:00Z"/>
          <w:b/>
          <w:lang w:val="en-US"/>
        </w:rPr>
        <w:pPrChange w:id="6857" w:author="Osnir Estevam [2]" w:date="2016-06-26T11:48:00Z">
          <w:pPr>
            <w:jc w:val="left"/>
          </w:pPr>
        </w:pPrChange>
      </w:pPr>
      <w:del w:id="6858" w:author="Osnir Estevam [2]" w:date="2016-06-26T12:52:00Z">
        <w:r>
          <w:rPr>
            <w:b/>
            <w:lang w:val="en-US"/>
            <w:rPrChange w:id="6859" w:author="William" w:date="2016-06-28T20:55:00Z">
              <w:rPr>
                <w:rFonts w:ascii="Times New Roman" w:hAnsi="Times New Roman" w:cs="Times New Roman"/>
                <w:b/>
              </w:rPr>
            </w:rPrChange>
          </w:rPr>
          <w:delText>Dissertações</w:delText>
        </w:r>
      </w:del>
    </w:p>
    <w:p w14:paraId="22C3A411" w14:textId="77777777" w:rsidR="000117ED" w:rsidRPr="00C00287" w:rsidRDefault="000117ED">
      <w:pPr>
        <w:rPr>
          <w:del w:id="6860" w:author="Osnir Estevam [2]" w:date="2016-06-26T12:49:00Z"/>
          <w:lang w:val="en-US"/>
        </w:rPr>
        <w:pPrChange w:id="6861" w:author="Osnir Estevam [2]" w:date="2016-06-26T11:48:00Z">
          <w:pPr>
            <w:jc w:val="left"/>
          </w:pPr>
        </w:pPrChange>
      </w:pPr>
      <w:del w:id="6862" w:author="Osnir Estevam [2]" w:date="2016-06-26T12:49:00Z">
        <w:r>
          <w:rPr>
            <w:lang w:val="en-US"/>
            <w:rPrChange w:id="6863" w:author="William" w:date="2016-06-28T20:55:00Z">
              <w:rPr/>
            </w:rPrChange>
          </w:rPr>
          <w:delText>Tema: Architectural Styles and the Design of Network-based Software Architectures Capítulo: 05 (Representational State Transfer (REST)</w:delText>
        </w:r>
      </w:del>
    </w:p>
    <w:p w14:paraId="4679EBC7" w14:textId="77777777" w:rsidR="000117ED" w:rsidRDefault="000117ED" w:rsidP="000117ED">
      <w:pPr>
        <w:jc w:val="left"/>
        <w:rPr>
          <w:del w:id="6864" w:author="Osnir Estevam [2]" w:date="2016-06-26T12:49:00Z"/>
        </w:rPr>
      </w:pPr>
      <w:del w:id="6865" w:author="Osnir Estevam [2]" w:date="2016-06-26T12:49:00Z">
        <w:r>
          <w:delText>Autor: Roy Thomas Fielding</w:delText>
        </w:r>
      </w:del>
    </w:p>
    <w:p w14:paraId="4E5715B2" w14:textId="77777777" w:rsidR="000117ED" w:rsidRDefault="000117ED" w:rsidP="000117ED">
      <w:pPr>
        <w:jc w:val="left"/>
        <w:rPr>
          <w:del w:id="6866" w:author="William" w:date="2016-06-28T20:42:00Z"/>
        </w:rPr>
      </w:pPr>
      <w:del w:id="6867" w:author="William" w:date="2016-06-28T20:42:00Z">
        <w:r>
          <w:rPr>
            <w:lang w:val="en-US"/>
            <w:rPrChange w:id="6868" w:author="William" w:date="2016-06-28T20:55:00Z">
              <w:rPr/>
            </w:rPrChange>
          </w:rPr>
          <w:delText>Ano de Publicação: 2000</w:delText>
        </w:r>
      </w:del>
      <w:ins w:id="6869" w:author="Osnir Estevam [2]" w:date="2016-06-26T12:47:00Z">
        <w:del w:id="6870" w:author="William" w:date="2016-06-28T20:42:00Z">
          <w:r>
            <w:rPr>
              <w:lang w:val="en-US"/>
            </w:rPr>
            <w:delText>FIELDING</w:delText>
          </w:r>
          <w:r>
            <w:rPr>
              <w:lang w:val="en-US"/>
              <w:rPrChange w:id="6871" w:author="William" w:date="2016-06-28T20:55:00Z">
                <w:rPr/>
              </w:rPrChange>
            </w:rPr>
            <w:delText xml:space="preserve">, R. T. </w:delText>
          </w:r>
        </w:del>
      </w:ins>
      <w:ins w:id="6872" w:author="Osnir Estevam [2]" w:date="2016-06-26T12:48:00Z">
        <w:del w:id="6873" w:author="William" w:date="2016-06-28T20:42:00Z">
          <w:r>
            <w:rPr>
              <w:b/>
              <w:lang w:val="en-US"/>
              <w:rPrChange w:id="6874" w:author="William" w:date="2016-06-28T20:55:00Z">
                <w:rPr>
                  <w:lang w:val="en-US"/>
                </w:rPr>
              </w:rPrChange>
            </w:rPr>
            <w:delText xml:space="preserve">Architectural Styles and the Design of Network-based Software Architectures. </w:delText>
          </w:r>
        </w:del>
      </w:ins>
      <w:ins w:id="6875" w:author="Osnir Estevam [2]" w:date="2016-06-26T12:51:00Z">
        <w:del w:id="6876" w:author="William" w:date="2016-06-28T20:42:00Z">
          <w:r>
            <w:rPr>
              <w:rPrChange w:id="6877" w:author="William" w:date="2016-06-28T20:55:00Z">
                <w:rPr>
                  <w:lang w:val="en-US"/>
                </w:rPr>
              </w:rPrChange>
            </w:rPr>
            <w:delText>California</w:delText>
          </w:r>
        </w:del>
      </w:ins>
      <w:ins w:id="6878" w:author="Osnir Estevam [2]" w:date="2016-06-26T12:48:00Z">
        <w:del w:id="6879" w:author="William" w:date="2016-06-28T20:42:00Z">
          <w:r>
            <w:rPr>
              <w:rPrChange w:id="6880" w:author="William" w:date="2016-06-28T20:55:00Z">
                <w:rPr>
                  <w:lang w:val="en-US"/>
                </w:rPr>
              </w:rPrChange>
            </w:rPr>
            <w:delText xml:space="preserve">: </w:delText>
          </w:r>
        </w:del>
      </w:ins>
      <w:ins w:id="6881" w:author="Osnir Estevam [2]" w:date="2016-06-26T12:51:00Z">
        <w:del w:id="6882" w:author="William" w:date="2016-06-28T20:42:00Z">
          <w:r>
            <w:rPr>
              <w:rPrChange w:id="6883" w:author="William" w:date="2016-06-28T20:55:00Z">
                <w:rPr>
                  <w:lang w:val="en-US"/>
                </w:rPr>
              </w:rPrChange>
            </w:rPr>
            <w:delText>University of California, Irvine</w:delText>
          </w:r>
        </w:del>
      </w:ins>
      <w:ins w:id="6884" w:author="Osnir Estevam [2]" w:date="2016-06-26T12:48:00Z">
        <w:del w:id="6885" w:author="William" w:date="2016-06-28T20:42:00Z">
          <w:r>
            <w:rPr>
              <w:rPrChange w:id="6886" w:author="William" w:date="2016-06-28T20:55:00Z">
                <w:rPr>
                  <w:lang w:val="en-US"/>
                </w:rPr>
              </w:rPrChange>
            </w:rPr>
            <w:delText>,</w:delText>
          </w:r>
        </w:del>
      </w:ins>
      <w:ins w:id="6887" w:author="Osnir Estevam [2]" w:date="2016-06-26T12:49:00Z">
        <w:del w:id="6888" w:author="William" w:date="2016-06-28T20:42:00Z">
          <w:r>
            <w:rPr>
              <w:rPrChange w:id="6889" w:author="William" w:date="2016-06-28T20:55:00Z">
                <w:rPr>
                  <w:lang w:val="en-US"/>
                </w:rPr>
              </w:rPrChange>
            </w:rPr>
            <w:delText xml:space="preserve"> 2000.</w:delText>
          </w:r>
        </w:del>
      </w:ins>
    </w:p>
    <w:p w14:paraId="7DE836C9" w14:textId="77777777" w:rsidR="000117ED" w:rsidRPr="00C00287" w:rsidRDefault="000117ED">
      <w:pPr>
        <w:spacing w:after="240"/>
        <w:jc w:val="left"/>
        <w:rPr>
          <w:del w:id="6890" w:author="William" w:date="2016-06-28T20:44:00Z"/>
          <w:b/>
        </w:rPr>
        <w:pPrChange w:id="6891" w:author="Osnir Estevam [2]" w:date="2016-06-26T11:48:00Z">
          <w:pPr>
            <w:jc w:val="left"/>
          </w:pPr>
        </w:pPrChange>
      </w:pPr>
      <w:del w:id="6892" w:author="Osnir Estevam [2]" w:date="2016-06-26T12:49:00Z">
        <w:r>
          <w:rPr>
            <w:b/>
            <w:rPrChange w:id="6893" w:author="William" w:date="2016-06-28T20:55:00Z">
              <w:rPr>
                <w:rFonts w:ascii="Times New Roman" w:hAnsi="Times New Roman" w:cs="Times New Roman"/>
                <w:b/>
              </w:rPr>
            </w:rPrChange>
          </w:rPr>
          <w:delText>Livros</w:delText>
        </w:r>
      </w:del>
    </w:p>
    <w:p w14:paraId="508AB727" w14:textId="77777777" w:rsidR="000117ED" w:rsidRDefault="000117ED" w:rsidP="000117ED">
      <w:pPr>
        <w:jc w:val="left"/>
        <w:rPr>
          <w:ins w:id="6894" w:author="Osnir Estevam [2]" w:date="2016-06-26T11:25:00Z"/>
          <w:del w:id="6895" w:author="William" w:date="2016-06-28T20:44:00Z"/>
        </w:rPr>
      </w:pPr>
      <w:ins w:id="6896" w:author="Osnir Estevam [2]" w:date="2016-06-26T11:25:00Z">
        <w:del w:id="6897" w:author="William" w:date="2016-06-28T20:44:00Z">
          <w:r>
            <w:delText>T. A. Guedes</w:delText>
          </w:r>
        </w:del>
      </w:ins>
      <w:ins w:id="6898" w:author="Osnir Estevam [2]" w:date="2016-06-26T11:26:00Z">
        <w:del w:id="6899" w:author="William" w:date="2016-06-28T20:44:00Z">
          <w:r>
            <w:delText xml:space="preserve">, Gilleanes. </w:delText>
          </w:r>
          <w:r>
            <w:rPr>
              <w:b/>
              <w:rPrChange w:id="6900" w:author="William" w:date="2016-06-28T20:55:00Z">
                <w:rPr/>
              </w:rPrChange>
            </w:rPr>
            <w:delText>UML Uma Abordagem Prática.</w:delText>
          </w:r>
        </w:del>
      </w:ins>
      <w:ins w:id="6901" w:author="Osnir Estevam [2]" w:date="2016-06-26T12:09:00Z">
        <w:del w:id="6902" w:author="William" w:date="2016-06-28T20:44:00Z">
          <w:r>
            <w:rPr>
              <w:b/>
            </w:rPr>
            <w:delText xml:space="preserve"> </w:delText>
          </w:r>
        </w:del>
      </w:ins>
      <w:ins w:id="6903" w:author="Osnir Estevam [2]" w:date="2016-06-26T13:00:00Z">
        <w:del w:id="6904" w:author="William" w:date="2016-06-28T20:44:00Z">
          <w:r>
            <w:delText xml:space="preserve">São </w:delText>
          </w:r>
        </w:del>
      </w:ins>
      <w:ins w:id="6905" w:author="Osnir Estevam [2]" w:date="2016-06-26T13:01:00Z">
        <w:del w:id="6906" w:author="William" w:date="2016-06-28T20:44:00Z">
          <w:r>
            <w:delText>Paulo</w:delText>
          </w:r>
        </w:del>
      </w:ins>
      <w:ins w:id="6907" w:author="Osnir Estevam [2]" w:date="2016-06-26T12:10:00Z">
        <w:del w:id="6908" w:author="William" w:date="2016-06-28T20:44:00Z">
          <w:r>
            <w:rPr>
              <w:rPrChange w:id="6909" w:author="William" w:date="2016-06-28T20:55:00Z">
                <w:rPr>
                  <w:b/>
                </w:rPr>
              </w:rPrChange>
            </w:rPr>
            <w:delText>:</w:delText>
          </w:r>
        </w:del>
      </w:ins>
      <w:ins w:id="6910" w:author="Osnir Estevam [2]" w:date="2016-06-26T11:26:00Z">
        <w:del w:id="6911" w:author="William" w:date="2016-06-28T20:44:00Z">
          <w:r>
            <w:delText xml:space="preserve"> </w:delText>
          </w:r>
        </w:del>
      </w:ins>
      <w:ins w:id="6912" w:author="Osnir Estevam [2]" w:date="2016-06-26T11:27:00Z">
        <w:del w:id="6913" w:author="William" w:date="2016-06-28T20:44:00Z">
          <w:r>
            <w:delText>Novatec, 2ª Ed 2011</w:delText>
          </w:r>
        </w:del>
      </w:ins>
      <w:ins w:id="6914" w:author="Osnir Estevam [2]" w:date="2016-06-26T11:28:00Z">
        <w:del w:id="6915" w:author="William" w:date="2016-06-28T20:44:00Z">
          <w:r>
            <w:delText>.</w:delText>
          </w:r>
        </w:del>
      </w:ins>
    </w:p>
    <w:p w14:paraId="74A13000" w14:textId="77777777" w:rsidR="000117ED" w:rsidRDefault="000117ED">
      <w:pPr>
        <w:spacing w:after="240"/>
        <w:jc w:val="left"/>
        <w:rPr>
          <w:ins w:id="6916" w:author="Osnir Estevam [2]" w:date="2016-06-26T11:31:00Z"/>
          <w:del w:id="6917" w:author="William" w:date="2016-06-28T20:45:00Z"/>
        </w:rPr>
        <w:pPrChange w:id="6918" w:author="William" w:date="2016-06-28T20:44:00Z">
          <w:pPr>
            <w:jc w:val="left"/>
          </w:pPr>
        </w:pPrChange>
      </w:pPr>
    </w:p>
    <w:p w14:paraId="66BB7239" w14:textId="77777777" w:rsidR="000117ED" w:rsidRDefault="000117ED" w:rsidP="000117ED">
      <w:pPr>
        <w:jc w:val="left"/>
        <w:rPr>
          <w:del w:id="6919" w:author="William" w:date="2016-06-28T20:45:00Z"/>
        </w:rPr>
      </w:pPr>
      <w:ins w:id="6920" w:author="Osnir Estevam [2]" w:date="2016-06-26T11:35:00Z">
        <w:del w:id="6921" w:author="William" w:date="2016-06-28T20:45:00Z">
          <w:r>
            <w:delText>SAUDATE, A.</w:delText>
          </w:r>
        </w:del>
      </w:ins>
      <w:ins w:id="6922" w:author="Osnir Estevam [2]" w:date="2016-06-26T11:36:00Z">
        <w:del w:id="6923" w:author="William" w:date="2016-06-28T20:45:00Z">
          <w:r>
            <w:delText xml:space="preserve"> </w:delText>
          </w:r>
          <w:r>
            <w:rPr>
              <w:b/>
              <w:rPrChange w:id="6924" w:author="William" w:date="2016-06-28T20:55:00Z">
                <w:rPr/>
              </w:rPrChange>
            </w:rPr>
            <w:delText>SOA aplicado Integrando com WebServices e além.</w:delText>
          </w:r>
          <w:r>
            <w:delText xml:space="preserve"> </w:delText>
          </w:r>
        </w:del>
      </w:ins>
      <w:ins w:id="6925" w:author="Osnir Estevam [2]" w:date="2016-06-26T13:02:00Z">
        <w:del w:id="6926" w:author="William" w:date="2016-06-28T20:45:00Z">
          <w:r>
            <w:delText>São Paulo</w:delText>
          </w:r>
        </w:del>
      </w:ins>
      <w:ins w:id="6927" w:author="Osnir Estevam [2]" w:date="2016-06-26T12:10:00Z">
        <w:del w:id="6928" w:author="William" w:date="2016-06-28T20:45:00Z">
          <w:r>
            <w:delText xml:space="preserve">: </w:delText>
          </w:r>
        </w:del>
      </w:ins>
      <w:ins w:id="6929" w:author="Osnir Estevam [2]" w:date="2016-06-26T11:38:00Z">
        <w:del w:id="6930" w:author="William" w:date="2016-06-28T20:45:00Z">
          <w:r>
            <w:delText>Casa do C</w:delText>
          </w:r>
        </w:del>
      </w:ins>
      <w:ins w:id="6931" w:author="Osnir Estevam [2]" w:date="2016-06-26T11:39:00Z">
        <w:del w:id="6932" w:author="William" w:date="2016-06-28T20:45:00Z">
          <w:r>
            <w:delText>ódigo,</w:delText>
          </w:r>
        </w:del>
      </w:ins>
      <w:ins w:id="6933" w:author="Osnir Estevam [2]" w:date="2016-06-26T11:35:00Z">
        <w:del w:id="6934" w:author="William" w:date="2016-06-28T20:45:00Z">
          <w:r>
            <w:delText xml:space="preserve"> </w:delText>
          </w:r>
        </w:del>
      </w:ins>
      <w:ins w:id="6935" w:author="Osnir Estevam [2]" w:date="2016-06-26T11:36:00Z">
        <w:del w:id="6936" w:author="William" w:date="2016-06-28T20:45:00Z">
          <w:r>
            <w:delText>2012.</w:delText>
          </w:r>
        </w:del>
      </w:ins>
      <w:ins w:id="6937" w:author="Osnir Estevam [2]" w:date="2016-06-26T11:35:00Z">
        <w:del w:id="6938" w:author="William" w:date="2016-06-28T20:45:00Z">
          <w:r>
            <w:delText xml:space="preserve">  </w:delText>
          </w:r>
        </w:del>
      </w:ins>
      <w:del w:id="6939" w:author="William" w:date="2016-06-28T20:45:00Z">
        <w:r>
          <w:delText xml:space="preserve">Título: UML Uma Abordagem Prática </w:delText>
        </w:r>
      </w:del>
    </w:p>
    <w:p w14:paraId="4019E939" w14:textId="77777777" w:rsidR="000117ED" w:rsidRDefault="000117ED" w:rsidP="000117ED">
      <w:pPr>
        <w:jc w:val="left"/>
        <w:rPr>
          <w:del w:id="6940" w:author="Osnir Estevam [2]" w:date="2016-06-26T11:23:00Z"/>
        </w:rPr>
      </w:pPr>
      <w:del w:id="6941" w:author="Osnir Estevam [2]" w:date="2016-06-26T11:23:00Z">
        <w:r>
          <w:delText>Capítulos: 03 (DIAGRAMA DE CASOS DE USO) e 04 (DIAGRAMA DE CLASSES).</w:delText>
        </w:r>
      </w:del>
    </w:p>
    <w:p w14:paraId="3D14F47E" w14:textId="77777777" w:rsidR="000117ED" w:rsidRDefault="000117ED" w:rsidP="000117ED">
      <w:pPr>
        <w:jc w:val="left"/>
        <w:rPr>
          <w:del w:id="6942" w:author="Osnir Estevam [2]" w:date="2016-06-26T11:28:00Z"/>
        </w:rPr>
      </w:pPr>
      <w:del w:id="6943" w:author="Osnir Estevam [2]" w:date="2016-06-26T11:28:00Z">
        <w:r>
          <w:delText xml:space="preserve">Autor: Gilleanes T. A. Guedes </w:delText>
        </w:r>
      </w:del>
    </w:p>
    <w:p w14:paraId="67F455DF" w14:textId="77777777" w:rsidR="000117ED" w:rsidRDefault="000117ED" w:rsidP="000117ED">
      <w:pPr>
        <w:jc w:val="left"/>
        <w:rPr>
          <w:del w:id="6944" w:author="Osnir Estevam [2]" w:date="2016-06-26T11:28:00Z"/>
        </w:rPr>
      </w:pPr>
      <w:del w:id="6945" w:author="Osnir Estevam [2]" w:date="2016-06-26T11:28:00Z">
        <w:r>
          <w:delText>Ano de Publicação: 2ª Ed. – 2011</w:delText>
        </w:r>
      </w:del>
    </w:p>
    <w:p w14:paraId="238F2C85" w14:textId="77777777" w:rsidR="000117ED" w:rsidRDefault="000117ED" w:rsidP="000117ED">
      <w:pPr>
        <w:jc w:val="left"/>
        <w:rPr>
          <w:ins w:id="6946" w:author="Osnir Estevam [2]" w:date="2016-06-26T11:31:00Z"/>
          <w:del w:id="6947" w:author="William" w:date="2016-06-28T20:45:00Z"/>
        </w:rPr>
      </w:pPr>
    </w:p>
    <w:p w14:paraId="46ABC25B" w14:textId="77777777" w:rsidR="000117ED" w:rsidRDefault="000117ED" w:rsidP="000117ED">
      <w:pPr>
        <w:jc w:val="left"/>
        <w:rPr>
          <w:ins w:id="6948" w:author="Osnir Estevam [2]" w:date="2016-06-26T11:40:00Z"/>
          <w:del w:id="6949" w:author="William" w:date="2016-06-28T20:45:00Z"/>
        </w:rPr>
      </w:pPr>
    </w:p>
    <w:p w14:paraId="464C074F" w14:textId="77777777" w:rsidR="000117ED" w:rsidRPr="00C00287" w:rsidRDefault="000117ED" w:rsidP="000117ED">
      <w:pPr>
        <w:jc w:val="left"/>
        <w:rPr>
          <w:del w:id="6950" w:author="William" w:date="2016-06-28T20:45:00Z"/>
          <w:lang w:val="en-US"/>
        </w:rPr>
      </w:pPr>
      <w:ins w:id="6951" w:author="Osnir Estevam [2]" w:date="2016-06-26T11:40:00Z">
        <w:del w:id="6952" w:author="William" w:date="2016-06-28T20:45:00Z">
          <w:r>
            <w:delText xml:space="preserve">SANDERS, W. </w:delText>
          </w:r>
          <w:r>
            <w:rPr>
              <w:b/>
              <w:rPrChange w:id="6953" w:author="William" w:date="2016-06-28T20:55:00Z">
                <w:rPr/>
              </w:rPrChange>
            </w:rPr>
            <w:delText>Padrões de Projeto em PHP.</w:delText>
          </w:r>
        </w:del>
      </w:ins>
      <w:ins w:id="6954" w:author="Osnir Estevam [2]" w:date="2016-06-26T12:10:00Z">
        <w:del w:id="6955" w:author="William" w:date="2016-06-28T20:45:00Z">
          <w:r>
            <w:rPr>
              <w:b/>
            </w:rPr>
            <w:delText xml:space="preserve"> </w:delText>
          </w:r>
        </w:del>
      </w:ins>
      <w:ins w:id="6956" w:author="Osnir Estevam [2]" w:date="2016-06-26T13:00:00Z">
        <w:del w:id="6957" w:author="William" w:date="2016-06-28T20:45:00Z">
          <w:r>
            <w:rPr>
              <w:lang w:val="en-US"/>
              <w:rPrChange w:id="6958" w:author="William" w:date="2016-06-28T20:55:00Z">
                <w:rPr/>
              </w:rPrChange>
            </w:rPr>
            <w:delText>São Paulo</w:delText>
          </w:r>
        </w:del>
      </w:ins>
      <w:ins w:id="6959" w:author="Osnir Estevam [2]" w:date="2016-06-26T12:10:00Z">
        <w:del w:id="6960" w:author="William" w:date="2016-06-28T20:45:00Z">
          <w:r>
            <w:rPr>
              <w:lang w:val="en-US"/>
              <w:rPrChange w:id="6961" w:author="William" w:date="2016-06-28T20:55:00Z">
                <w:rPr/>
              </w:rPrChange>
            </w:rPr>
            <w:delText xml:space="preserve">: </w:delText>
          </w:r>
        </w:del>
      </w:ins>
      <w:ins w:id="6962" w:author="Osnir Estevam [2]" w:date="2016-06-26T11:41:00Z">
        <w:del w:id="6963" w:author="William" w:date="2016-06-28T20:45:00Z">
          <w:r>
            <w:rPr>
              <w:lang w:val="en-US"/>
              <w:rPrChange w:id="6964" w:author="William" w:date="2016-06-28T20:55:00Z">
                <w:rPr>
                  <w:b/>
                </w:rPr>
              </w:rPrChange>
            </w:rPr>
            <w:delText>Novatec,</w:delText>
          </w:r>
          <w:r>
            <w:rPr>
              <w:b/>
              <w:lang w:val="en-US"/>
              <w:rPrChange w:id="6965" w:author="William" w:date="2016-06-28T20:55:00Z">
                <w:rPr>
                  <w:b/>
                </w:rPr>
              </w:rPrChange>
            </w:rPr>
            <w:delText xml:space="preserve"> </w:delText>
          </w:r>
        </w:del>
      </w:ins>
      <w:ins w:id="6966" w:author="Osnir Estevam [2]" w:date="2016-06-26T11:40:00Z">
        <w:del w:id="6967" w:author="William" w:date="2016-06-28T20:45:00Z">
          <w:r>
            <w:rPr>
              <w:lang w:val="en-US"/>
              <w:rPrChange w:id="6968" w:author="William" w:date="2016-06-28T20:55:00Z">
                <w:rPr/>
              </w:rPrChange>
            </w:rPr>
            <w:delText>2013.</w:delText>
          </w:r>
        </w:del>
      </w:ins>
    </w:p>
    <w:p w14:paraId="6DC12AE7" w14:textId="77777777" w:rsidR="000117ED" w:rsidRPr="00C00287" w:rsidRDefault="000117ED" w:rsidP="000117ED">
      <w:pPr>
        <w:jc w:val="left"/>
        <w:rPr>
          <w:del w:id="6969" w:author="Osnir Estevam [2]" w:date="2016-06-26T11:36:00Z"/>
          <w:lang w:val="en-US"/>
        </w:rPr>
      </w:pPr>
      <w:del w:id="6970" w:author="Osnir Estevam [2]" w:date="2016-06-26T11:36:00Z">
        <w:r>
          <w:rPr>
            <w:lang w:val="en-US"/>
            <w:rPrChange w:id="6971" w:author="William" w:date="2016-06-28T20:55:00Z">
              <w:rPr/>
            </w:rPrChange>
          </w:rPr>
          <w:delText>Título: SOA aplicado Integrando com WebServices e além                                                    Autor: Alexandre Saudate</w:delText>
        </w:r>
      </w:del>
    </w:p>
    <w:p w14:paraId="2697CB84" w14:textId="77777777" w:rsidR="000117ED" w:rsidRPr="00C00287" w:rsidRDefault="000117ED" w:rsidP="000117ED">
      <w:pPr>
        <w:jc w:val="left"/>
        <w:rPr>
          <w:del w:id="6972" w:author="Osnir Estevam [2]" w:date="2016-06-26T11:39:00Z"/>
          <w:lang w:val="en-US"/>
        </w:rPr>
      </w:pPr>
      <w:del w:id="6973" w:author="Osnir Estevam [2]" w:date="2016-06-26T11:39:00Z">
        <w:r>
          <w:rPr>
            <w:lang w:val="en-US"/>
            <w:rPrChange w:id="6974" w:author="William" w:date="2016-06-28T20:55:00Z">
              <w:rPr/>
            </w:rPrChange>
          </w:rPr>
          <w:delText xml:space="preserve">Publicado: 2012 </w:delText>
        </w:r>
      </w:del>
    </w:p>
    <w:p w14:paraId="28675A80" w14:textId="77777777" w:rsidR="000117ED" w:rsidRPr="00C00287" w:rsidRDefault="000117ED" w:rsidP="000117ED">
      <w:pPr>
        <w:jc w:val="left"/>
        <w:rPr>
          <w:del w:id="6975" w:author="Osnir Estevam [2]" w:date="2016-06-26T11:36:00Z"/>
          <w:lang w:val="en-US"/>
        </w:rPr>
      </w:pPr>
      <w:del w:id="6976" w:author="Osnir Estevam [2]" w:date="2016-06-26T11:36:00Z">
        <w:r>
          <w:rPr>
            <w:lang w:val="en-US"/>
            <w:rPrChange w:id="6977" w:author="William" w:date="2016-06-28T20:55:00Z">
              <w:rPr/>
            </w:rPrChange>
          </w:rPr>
          <w:delText>Capítulos: 07 (DESIGN PATTERNS E SOA), 08 (SEGURANÇA EM EBSERVICES)</w:delText>
        </w:r>
      </w:del>
    </w:p>
    <w:p w14:paraId="2007A849" w14:textId="77777777" w:rsidR="000117ED" w:rsidRDefault="000117ED" w:rsidP="000117ED">
      <w:pPr>
        <w:jc w:val="left"/>
        <w:rPr>
          <w:del w:id="6978" w:author="William" w:date="2016-06-28T20:46:00Z"/>
          <w:b/>
          <w:lang w:val="en-US"/>
        </w:rPr>
      </w:pPr>
    </w:p>
    <w:p w14:paraId="60CFAC71" w14:textId="77777777" w:rsidR="000117ED" w:rsidRDefault="000117ED" w:rsidP="000117ED">
      <w:pPr>
        <w:jc w:val="left"/>
        <w:rPr>
          <w:del w:id="6979" w:author="William" w:date="2016-06-28T20:46:00Z"/>
        </w:rPr>
      </w:pPr>
      <w:ins w:id="6980" w:author="Osnir Estevam [2]" w:date="2016-06-26T12:30:00Z">
        <w:del w:id="6981" w:author="William" w:date="2016-06-28T20:46:00Z">
          <w:r>
            <w:rPr>
              <w:lang w:val="en-US"/>
            </w:rPr>
            <w:delText>MITCHELL</w:delText>
          </w:r>
          <w:r>
            <w:rPr>
              <w:lang w:val="en-US"/>
              <w:rPrChange w:id="6982" w:author="William" w:date="2016-06-28T20:55:00Z">
                <w:rPr/>
              </w:rPrChange>
            </w:rPr>
            <w:delText xml:space="preserve">, L. J. </w:delText>
          </w:r>
        </w:del>
      </w:ins>
      <w:ins w:id="6983" w:author="Osnir Estevam [2]" w:date="2016-06-26T12:33:00Z">
        <w:del w:id="6984" w:author="William" w:date="2016-06-28T20:46:00Z">
          <w:r>
            <w:rPr>
              <w:b/>
              <w:lang w:val="en-US"/>
              <w:rPrChange w:id="6985" w:author="William" w:date="2016-06-28T20:55:00Z">
                <w:rPr>
                  <w:b/>
                </w:rPr>
              </w:rPrChange>
            </w:rPr>
            <w:delText xml:space="preserve">PHP </w:delText>
          </w:r>
        </w:del>
      </w:ins>
      <w:ins w:id="6986" w:author="Osnir Estevam [2]" w:date="2016-06-26T12:30:00Z">
        <w:del w:id="6987" w:author="William" w:date="2016-06-28T20:46:00Z">
          <w:r>
            <w:rPr>
              <w:b/>
              <w:lang w:val="en-US"/>
              <w:rPrChange w:id="6988" w:author="William" w:date="2016-06-28T20:55:00Z">
                <w:rPr/>
              </w:rPrChange>
            </w:rPr>
            <w:delText>WEB Services</w:delText>
          </w:r>
        </w:del>
      </w:ins>
      <w:ins w:id="6989" w:author="Osnir Estevam [2]" w:date="2016-06-26T12:33:00Z">
        <w:del w:id="6990" w:author="William" w:date="2016-06-28T20:46:00Z">
          <w:r>
            <w:rPr>
              <w:b/>
              <w:lang w:val="en-US"/>
              <w:rPrChange w:id="6991" w:author="William" w:date="2016-06-28T20:55:00Z">
                <w:rPr>
                  <w:b/>
                </w:rPr>
              </w:rPrChange>
            </w:rPr>
            <w:delText>.</w:delText>
          </w:r>
        </w:del>
      </w:ins>
      <w:ins w:id="6992" w:author="Osnir Estevam [2]" w:date="2016-06-26T12:30:00Z">
        <w:del w:id="6993" w:author="William" w:date="2016-06-28T20:46:00Z">
          <w:r>
            <w:rPr>
              <w:b/>
              <w:lang w:val="en-US"/>
              <w:rPrChange w:id="6994" w:author="William" w:date="2016-06-28T20:55:00Z">
                <w:rPr>
                  <w:b/>
                </w:rPr>
              </w:rPrChange>
            </w:rPr>
            <w:delText xml:space="preserve"> </w:delText>
          </w:r>
        </w:del>
      </w:ins>
      <w:ins w:id="6995" w:author="Osnir Estevam [2]" w:date="2016-06-26T12:34:00Z">
        <w:del w:id="6996" w:author="William" w:date="2016-06-28T20:46:00Z">
          <w:r>
            <w:delText>Sebastopol</w:delText>
          </w:r>
        </w:del>
      </w:ins>
      <w:ins w:id="6997" w:author="Osnir Estevam [2]" w:date="2016-06-26T12:30:00Z">
        <w:del w:id="6998" w:author="William" w:date="2016-06-28T20:46:00Z">
          <w:r>
            <w:delText xml:space="preserve">: </w:delText>
          </w:r>
        </w:del>
      </w:ins>
      <w:ins w:id="6999" w:author="Osnir Estevam [2]" w:date="2016-06-26T12:34:00Z">
        <w:del w:id="7000" w:author="William" w:date="2016-06-28T20:46:00Z">
          <w:r>
            <w:delText>O’ Reilly Media</w:delText>
          </w:r>
        </w:del>
      </w:ins>
      <w:ins w:id="7001" w:author="Osnir Estevam [2]" w:date="2016-06-26T12:30:00Z">
        <w:del w:id="7002" w:author="William" w:date="2016-06-28T20:46:00Z">
          <w:r>
            <w:delText xml:space="preserve">, 2014. </w:delText>
          </w:r>
        </w:del>
      </w:ins>
      <w:del w:id="7003" w:author="William" w:date="2016-06-28T20:46:00Z">
        <w:r>
          <w:delText>Título: Padrões de Projeto em PHP</w:delText>
        </w:r>
      </w:del>
    </w:p>
    <w:p w14:paraId="1A176689" w14:textId="77777777" w:rsidR="000117ED" w:rsidRDefault="000117ED" w:rsidP="000117ED">
      <w:pPr>
        <w:jc w:val="left"/>
        <w:rPr>
          <w:del w:id="7004" w:author="Osnir Estevam [2]" w:date="2016-06-26T11:41:00Z"/>
        </w:rPr>
      </w:pPr>
      <w:del w:id="7005" w:author="Osnir Estevam [2]" w:date="2016-06-26T11:41:00Z">
        <w:r>
          <w:delText>Autor: William Sanders</w:delText>
        </w:r>
      </w:del>
    </w:p>
    <w:p w14:paraId="0EC55670" w14:textId="77777777" w:rsidR="000117ED" w:rsidRDefault="000117ED" w:rsidP="000117ED">
      <w:pPr>
        <w:jc w:val="left"/>
        <w:rPr>
          <w:del w:id="7006" w:author="Osnir Estevam [2]" w:date="2016-06-26T11:41:00Z"/>
        </w:rPr>
      </w:pPr>
      <w:del w:id="7007" w:author="Osnir Estevam [2]" w:date="2016-06-26T11:41:00Z">
        <w:r>
          <w:delText xml:space="preserve">Publicado: 2013 </w:delText>
        </w:r>
      </w:del>
    </w:p>
    <w:p w14:paraId="4391B0CC" w14:textId="77777777" w:rsidR="000117ED" w:rsidRDefault="000117ED" w:rsidP="000117ED">
      <w:pPr>
        <w:jc w:val="left"/>
        <w:rPr>
          <w:del w:id="7008" w:author="Osnir Estevam [2]" w:date="2016-06-26T11:41:00Z"/>
        </w:rPr>
      </w:pPr>
      <w:del w:id="7009" w:author="Osnir Estevam [2]" w:date="2016-06-26T11:41:00Z">
        <w:r>
          <w:delText>Capítulos: 04 (USANDO UML COM PADRÕES DE PROJETO)</w:delText>
        </w:r>
      </w:del>
    </w:p>
    <w:p w14:paraId="47385F18" w14:textId="77777777" w:rsidR="000117ED" w:rsidRPr="00C00287" w:rsidRDefault="000117ED" w:rsidP="000117ED">
      <w:pPr>
        <w:jc w:val="left"/>
        <w:rPr>
          <w:del w:id="7010" w:author="William" w:date="2016-06-28T20:46:00Z"/>
          <w:b/>
        </w:rPr>
      </w:pPr>
    </w:p>
    <w:p w14:paraId="58A50584" w14:textId="77777777" w:rsidR="000117ED" w:rsidRDefault="000117ED" w:rsidP="000117ED">
      <w:pPr>
        <w:jc w:val="left"/>
        <w:rPr>
          <w:ins w:id="7011" w:author="Osnir Estevam [2]" w:date="2016-06-26T12:35:00Z"/>
          <w:del w:id="7012" w:author="William" w:date="2016-06-28T20:46:00Z"/>
        </w:rPr>
      </w:pPr>
    </w:p>
    <w:p w14:paraId="4DD18513" w14:textId="77777777" w:rsidR="000117ED" w:rsidRDefault="000117ED" w:rsidP="000117ED">
      <w:pPr>
        <w:jc w:val="left"/>
        <w:rPr>
          <w:del w:id="7013" w:author="William" w:date="2016-06-28T20:45:00Z"/>
        </w:rPr>
      </w:pPr>
      <w:ins w:id="7014" w:author="Osnir Estevam [2]" w:date="2016-06-26T12:36:00Z">
        <w:del w:id="7015" w:author="William" w:date="2016-06-28T20:45:00Z">
          <w:r>
            <w:delText xml:space="preserve">SESHADRI, S. e Green, B. </w:delText>
          </w:r>
          <w:r>
            <w:rPr>
              <w:b/>
              <w:rPrChange w:id="7016" w:author="William" w:date="2016-06-28T20:55:00Z">
                <w:rPr/>
              </w:rPrChange>
            </w:rPr>
            <w:delText xml:space="preserve">Desenvolvendo com AngulaJS. </w:delText>
          </w:r>
        </w:del>
      </w:ins>
      <w:ins w:id="7017" w:author="Osnir Estevam [2]" w:date="2016-06-26T12:59:00Z">
        <w:del w:id="7018" w:author="William" w:date="2016-06-28T20:45:00Z">
          <w:r>
            <w:delText>S</w:delText>
          </w:r>
        </w:del>
      </w:ins>
      <w:ins w:id="7019" w:author="Osnir Estevam [2]" w:date="2016-06-26T13:00:00Z">
        <w:del w:id="7020" w:author="William" w:date="2016-06-28T20:45:00Z">
          <w:r>
            <w:delText>ão Paulo</w:delText>
          </w:r>
        </w:del>
      </w:ins>
      <w:ins w:id="7021" w:author="Osnir Estevam [2]" w:date="2016-06-26T12:37:00Z">
        <w:del w:id="7022" w:author="William" w:date="2016-06-28T20:45:00Z">
          <w:r>
            <w:delText xml:space="preserve">: </w:delText>
          </w:r>
        </w:del>
      </w:ins>
      <w:ins w:id="7023" w:author="Osnir Estevam [2]" w:date="2016-06-26T12:38:00Z">
        <w:del w:id="7024" w:author="William" w:date="2016-06-28T20:45:00Z">
          <w:r>
            <w:delText>Novatec</w:delText>
          </w:r>
        </w:del>
      </w:ins>
      <w:ins w:id="7025" w:author="Osnir Estevam [2]" w:date="2016-06-26T12:37:00Z">
        <w:del w:id="7026" w:author="William" w:date="2016-06-28T20:45:00Z">
          <w:r>
            <w:delText>, 2014.</w:delText>
          </w:r>
        </w:del>
      </w:ins>
      <w:ins w:id="7027" w:author="Osnir Estevam [2]" w:date="2016-06-26T12:36:00Z">
        <w:del w:id="7028" w:author="William" w:date="2016-06-28T20:45:00Z">
          <w:r>
            <w:delText xml:space="preserve"> </w:delText>
          </w:r>
        </w:del>
      </w:ins>
      <w:del w:id="7029" w:author="William" w:date="2016-06-28T20:45:00Z">
        <w:r>
          <w:delText>Título: WEB Services em PHP</w:delText>
        </w:r>
      </w:del>
    </w:p>
    <w:p w14:paraId="79EB07DC" w14:textId="77777777" w:rsidR="000117ED" w:rsidRDefault="000117ED" w:rsidP="000117ED">
      <w:pPr>
        <w:jc w:val="left"/>
        <w:rPr>
          <w:del w:id="7030" w:author="Osnir Estevam [2]" w:date="2016-06-26T12:35:00Z"/>
        </w:rPr>
      </w:pPr>
      <w:del w:id="7031" w:author="Osnir Estevam [2]" w:date="2016-06-26T12:35:00Z">
        <w:r>
          <w:delText>Autor: Lorna Jane Mitchell</w:delText>
        </w:r>
      </w:del>
    </w:p>
    <w:p w14:paraId="48997A95" w14:textId="77777777" w:rsidR="000117ED" w:rsidRDefault="000117ED" w:rsidP="000117ED">
      <w:pPr>
        <w:jc w:val="left"/>
        <w:rPr>
          <w:ins w:id="7032" w:author="WILLIAM FRANCISCO LEITE" w:date="2016-06-22T19:38:00Z"/>
          <w:del w:id="7033" w:author="William" w:date="2016-06-28T20:46:00Z"/>
        </w:rPr>
      </w:pPr>
      <w:del w:id="7034" w:author="Osnir Estevam [2]" w:date="2016-06-26T12:35:00Z">
        <w:r>
          <w:delText xml:space="preserve">Publicado: 2014 </w:delText>
        </w:r>
      </w:del>
      <w:del w:id="7035" w:author="Osnir Estevam [2]" w:date="2016-06-26T12:29:00Z">
        <w:r>
          <w:delText>Capítulos: 05 (JSON), 08 (REST), 10 (TOMANDO DECISÕES SOBRE DESIGN DE SERVIÇOS), 12 (TRATAMENTO DE ERROS EM API), 13 (DOCUMENTAÇÃO)</w:delText>
        </w:r>
      </w:del>
    </w:p>
    <w:p w14:paraId="4300831D" w14:textId="77777777" w:rsidR="000117ED" w:rsidRDefault="000117ED" w:rsidP="000117ED">
      <w:pPr>
        <w:jc w:val="left"/>
        <w:rPr>
          <w:ins w:id="7036" w:author="WILLIAM FRANCISCO LEITE" w:date="2016-06-22T19:38:00Z"/>
          <w:del w:id="7037" w:author="William" w:date="2016-06-28T20:46:00Z"/>
        </w:rPr>
      </w:pPr>
    </w:p>
    <w:p w14:paraId="05B2D956" w14:textId="77777777" w:rsidR="000117ED" w:rsidRDefault="000117ED" w:rsidP="000117ED">
      <w:pPr>
        <w:jc w:val="left"/>
        <w:rPr>
          <w:ins w:id="7038" w:author="Osnir Estevam [2]" w:date="2016-06-26T16:33:00Z"/>
          <w:del w:id="7039" w:author="William" w:date="2016-06-28T20:40:00Z"/>
        </w:rPr>
      </w:pPr>
      <w:moveFromRangeStart w:id="7040" w:author="William" w:date="2016-06-28T20:40:00Z" w:name="move454909767"/>
      <w:ins w:id="7041" w:author="Osnir Estevam [2]" w:date="2016-06-26T12:39:00Z">
        <w:del w:id="7042" w:author="William" w:date="2016-06-28T20:40:00Z">
          <w:r>
            <w:delText xml:space="preserve">HEUSER, C. A. </w:delText>
          </w:r>
          <w:r>
            <w:rPr>
              <w:b/>
              <w:rPrChange w:id="7043" w:author="William" w:date="2016-06-28T20:55:00Z">
                <w:rPr/>
              </w:rPrChange>
            </w:rPr>
            <w:delText>Projeto de Banco de Dados.</w:delText>
          </w:r>
          <w:r>
            <w:delText xml:space="preserve"> </w:delText>
          </w:r>
        </w:del>
      </w:ins>
      <w:ins w:id="7044" w:author="Osnir Estevam [2]" w:date="2016-06-26T12:46:00Z">
        <w:del w:id="7045" w:author="William" w:date="2016-06-28T20:40:00Z">
          <w:r>
            <w:delText>Rio Grande do Sul</w:delText>
          </w:r>
        </w:del>
      </w:ins>
      <w:ins w:id="7046" w:author="Osnir Estevam [2]" w:date="2016-06-26T12:39:00Z">
        <w:del w:id="7047" w:author="William" w:date="2016-06-28T20:40:00Z">
          <w:r>
            <w:delText xml:space="preserve">: </w:delText>
          </w:r>
        </w:del>
      </w:ins>
      <w:ins w:id="7048" w:author="Osnir Estevam [2]" w:date="2016-06-26T12:46:00Z">
        <w:del w:id="7049" w:author="William" w:date="2016-06-28T20:40:00Z">
          <w:r>
            <w:delText>Sagra-luzzatto</w:delText>
          </w:r>
        </w:del>
      </w:ins>
      <w:ins w:id="7050" w:author="Osnir Estevam [2]" w:date="2016-06-26T12:39:00Z">
        <w:del w:id="7051" w:author="William" w:date="2016-06-28T20:40:00Z">
          <w:r>
            <w:delText>, 1998.</w:delText>
          </w:r>
        </w:del>
      </w:ins>
    </w:p>
    <w:p w14:paraId="39487E00" w14:textId="77777777" w:rsidR="000117ED" w:rsidRDefault="000117ED" w:rsidP="000117ED">
      <w:pPr>
        <w:jc w:val="left"/>
        <w:rPr>
          <w:ins w:id="7052" w:author="Osnir Estevam [2]" w:date="2016-06-26T16:33:00Z"/>
          <w:del w:id="7053" w:author="William" w:date="2016-06-28T20:44:00Z"/>
        </w:rPr>
      </w:pPr>
      <w:moveFromRangeStart w:id="7054" w:author="William" w:date="2016-06-28T20:44:00Z" w:name="move454910019"/>
      <w:moveFromRangeEnd w:id="7040"/>
    </w:p>
    <w:p w14:paraId="2D16A3F6" w14:textId="77777777" w:rsidR="000117ED" w:rsidRDefault="000117ED" w:rsidP="000117ED">
      <w:pPr>
        <w:rPr>
          <w:ins w:id="7055" w:author="Osnir Estevam [2]" w:date="2016-06-26T16:33:00Z"/>
          <w:del w:id="7056" w:author="William" w:date="2016-06-28T20:44:00Z"/>
        </w:rPr>
      </w:pPr>
      <w:ins w:id="7057" w:author="Osnir Estevam [2]" w:date="2016-06-26T16:35:00Z">
        <w:del w:id="7058" w:author="William" w:date="2016-06-28T20:44:00Z">
          <w:r>
            <w:delText>PREECE, J;</w:delText>
          </w:r>
        </w:del>
      </w:ins>
      <w:ins w:id="7059" w:author="Osnir Estevam [2]" w:date="2016-06-26T16:36:00Z">
        <w:del w:id="7060" w:author="William" w:date="2016-06-28T20:44:00Z">
          <w:r>
            <w:delText xml:space="preserve"> Rogers, Y; Sharp, H.</w:delText>
          </w:r>
        </w:del>
      </w:ins>
      <w:ins w:id="7061" w:author="Osnir Estevam [2]" w:date="2016-06-26T16:34:00Z">
        <w:del w:id="7062" w:author="William" w:date="2016-06-28T20:44:00Z">
          <w:r>
            <w:rPr>
              <w:b/>
            </w:rPr>
            <w:delText xml:space="preserve"> Design de Interação: Além da Interação Homem-Computador</w:delText>
          </w:r>
        </w:del>
      </w:ins>
      <w:ins w:id="7063" w:author="Osnir Estevam [2]" w:date="2016-06-26T16:33:00Z">
        <w:del w:id="7064" w:author="William" w:date="2016-06-28T20:44:00Z">
          <w:r>
            <w:rPr>
              <w:b/>
            </w:rPr>
            <w:delText>.</w:delText>
          </w:r>
          <w:r>
            <w:delText xml:space="preserve"> </w:delText>
          </w:r>
        </w:del>
      </w:ins>
      <w:ins w:id="7065" w:author="Osnir Estevam [2]" w:date="2016-06-26T16:34:00Z">
        <w:del w:id="7066" w:author="William" w:date="2016-06-28T20:44:00Z">
          <w:r>
            <w:delText>Porto Alegre</w:delText>
          </w:r>
        </w:del>
      </w:ins>
      <w:ins w:id="7067" w:author="Osnir Estevam [2]" w:date="2016-06-26T16:33:00Z">
        <w:del w:id="7068" w:author="William" w:date="2016-06-28T20:44:00Z">
          <w:r>
            <w:delText xml:space="preserve">: </w:delText>
          </w:r>
        </w:del>
      </w:ins>
      <w:ins w:id="7069" w:author="Osnir Estevam [2]" w:date="2016-06-26T16:35:00Z">
        <w:del w:id="7070" w:author="William" w:date="2016-06-28T20:44:00Z">
          <w:r>
            <w:delText>Bookman</w:delText>
          </w:r>
        </w:del>
      </w:ins>
      <w:ins w:id="7071" w:author="Osnir Estevam [2]" w:date="2016-06-26T16:33:00Z">
        <w:del w:id="7072" w:author="William" w:date="2016-06-28T20:44:00Z">
          <w:r>
            <w:delText xml:space="preserve">, </w:delText>
          </w:r>
        </w:del>
      </w:ins>
      <w:ins w:id="7073" w:author="Osnir Estevam [2]" w:date="2016-06-26T16:35:00Z">
        <w:del w:id="7074" w:author="William" w:date="2016-06-28T20:44:00Z">
          <w:r>
            <w:delText>2005</w:delText>
          </w:r>
        </w:del>
      </w:ins>
      <w:ins w:id="7075" w:author="Osnir Estevam [2]" w:date="2016-06-26T16:33:00Z">
        <w:del w:id="7076" w:author="William" w:date="2016-06-28T20:44:00Z">
          <w:r>
            <w:delText>.</w:delText>
          </w:r>
        </w:del>
      </w:ins>
    </w:p>
    <w:moveFromRangeEnd w:id="7054"/>
    <w:p w14:paraId="589CE5AA" w14:textId="77777777" w:rsidR="000117ED" w:rsidRDefault="000117ED" w:rsidP="000117ED">
      <w:pPr>
        <w:jc w:val="left"/>
        <w:rPr>
          <w:ins w:id="7077" w:author="WILLIAM FRANCISCO LEITE" w:date="2016-06-22T19:38:00Z"/>
          <w:del w:id="7078" w:author="William" w:date="2016-06-28T20:44:00Z"/>
        </w:rPr>
      </w:pPr>
      <w:ins w:id="7079" w:author="WILLIAM FRANCISCO LEITE" w:date="2016-06-22T19:38:00Z">
        <w:del w:id="7080" w:author="Osnir Estevam [2]" w:date="2016-06-26T12:37:00Z">
          <w:r>
            <w:delText>Título:</w:delText>
          </w:r>
        </w:del>
      </w:ins>
      <w:ins w:id="7081" w:author="WILLIAM FRANCISCO LEITE" w:date="2016-06-22T19:39:00Z">
        <w:del w:id="7082" w:author="Osnir Estevam [2]" w:date="2016-06-26T12:37:00Z">
          <w:r>
            <w:delText xml:space="preserve"> Desenvolvendo com AngulaJS</w:delText>
          </w:r>
        </w:del>
      </w:ins>
    </w:p>
    <w:p w14:paraId="162387AC" w14:textId="77777777" w:rsidR="000117ED" w:rsidRDefault="000117ED" w:rsidP="000117ED">
      <w:pPr>
        <w:jc w:val="left"/>
        <w:rPr>
          <w:ins w:id="7083" w:author="WILLIAM FRANCISCO LEITE" w:date="2016-06-22T19:38:00Z"/>
          <w:del w:id="7084" w:author="Osnir Estevam [2]" w:date="2016-06-26T12:37:00Z"/>
        </w:rPr>
      </w:pPr>
      <w:ins w:id="7085" w:author="WILLIAM FRANCISCO LEITE" w:date="2016-06-22T19:38:00Z">
        <w:del w:id="7086" w:author="Osnir Estevam [2]" w:date="2016-06-26T12:37:00Z">
          <w:r>
            <w:delText>Autor:</w:delText>
          </w:r>
        </w:del>
      </w:ins>
      <w:ins w:id="7087" w:author="WILLIAM FRANCISCO LEITE" w:date="2016-06-22T19:40:00Z">
        <w:del w:id="7088" w:author="Osnir Estevam [2]" w:date="2016-06-26T12:37:00Z">
          <w:r>
            <w:delText xml:space="preserve"> Shyam Seshadri &amp; Brad Green</w:delText>
          </w:r>
        </w:del>
      </w:ins>
    </w:p>
    <w:p w14:paraId="6C188DF3" w14:textId="77777777" w:rsidR="000117ED" w:rsidRDefault="000117ED" w:rsidP="000117ED">
      <w:pPr>
        <w:jc w:val="left"/>
        <w:rPr>
          <w:ins w:id="7089" w:author="WILLIAM FRANCISCO LEITE" w:date="2016-06-22T20:15:00Z"/>
          <w:del w:id="7090" w:author="Osnir Estevam [2]" w:date="2016-06-26T12:37:00Z"/>
        </w:rPr>
      </w:pPr>
      <w:ins w:id="7091" w:author="WILLIAM FRANCISCO LEITE" w:date="2016-06-22T19:38:00Z">
        <w:del w:id="7092" w:author="Osnir Estevam [2]" w:date="2016-06-26T12:37:00Z">
          <w:r>
            <w:delText xml:space="preserve">Publicado: 2014 Capítulo: </w:delText>
          </w:r>
        </w:del>
      </w:ins>
      <w:ins w:id="7093" w:author="WILLIAM FRANCISCO LEITE" w:date="2016-06-22T19:39:00Z">
        <w:del w:id="7094" w:author="Osnir Estevam [2]" w:date="2016-06-26T12:37:00Z">
          <w:r>
            <w:delText>01 (INTRODUÇÃO AO ANGULARJS)</w:delText>
          </w:r>
        </w:del>
      </w:ins>
      <w:ins w:id="7095" w:author="WILLIAM FRANCISCO LEITE" w:date="2016-06-22T19:43:00Z">
        <w:del w:id="7096" w:author="Osnir Estevam [2]" w:date="2016-06-26T12:37:00Z">
          <w:r>
            <w:delText>, 06 (COMUNICAÇÃO COM SERVIDORES USANDO $http), 08 (TRABALHANDO COM FILTROS)</w:delText>
          </w:r>
        </w:del>
      </w:ins>
    </w:p>
    <w:p w14:paraId="050A9386" w14:textId="77777777" w:rsidR="000117ED" w:rsidRDefault="000117ED" w:rsidP="000117ED">
      <w:pPr>
        <w:jc w:val="left"/>
        <w:rPr>
          <w:ins w:id="7097" w:author="WILLIAM FRANCISCO LEITE" w:date="2016-06-22T20:15:00Z"/>
          <w:del w:id="7098" w:author="William" w:date="2016-06-28T20:46:00Z"/>
        </w:rPr>
      </w:pPr>
    </w:p>
    <w:p w14:paraId="01CA330E" w14:textId="77777777" w:rsidR="000117ED" w:rsidRDefault="000117ED" w:rsidP="000117ED">
      <w:pPr>
        <w:jc w:val="left"/>
        <w:rPr>
          <w:ins w:id="7099" w:author="WILLIAM FRANCISCO LEITE" w:date="2016-06-22T20:15:00Z"/>
          <w:del w:id="7100" w:author="Osnir Estevam [2]" w:date="2016-06-26T12:39:00Z"/>
        </w:rPr>
      </w:pPr>
      <w:ins w:id="7101" w:author="WILLIAM FRANCISCO LEITE" w:date="2016-06-22T20:15:00Z">
        <w:del w:id="7102" w:author="Osnir Estevam [2]" w:date="2016-06-26T12:39:00Z">
          <w:r>
            <w:delText>Título: Projeto de Banco de Dados</w:delText>
          </w:r>
        </w:del>
      </w:ins>
    </w:p>
    <w:p w14:paraId="45155C7A" w14:textId="77777777" w:rsidR="000117ED" w:rsidRDefault="000117ED" w:rsidP="000117ED">
      <w:pPr>
        <w:jc w:val="left"/>
        <w:rPr>
          <w:ins w:id="7103" w:author="WILLIAM FRANCISCO LEITE" w:date="2016-06-22T20:15:00Z"/>
          <w:del w:id="7104" w:author="Osnir Estevam [2]" w:date="2016-06-26T12:39:00Z"/>
        </w:rPr>
      </w:pPr>
      <w:ins w:id="7105" w:author="WILLIAM FRANCISCO LEITE" w:date="2016-06-22T20:15:00Z">
        <w:del w:id="7106" w:author="Osnir Estevam [2]" w:date="2016-06-26T12:39:00Z">
          <w:r>
            <w:delText xml:space="preserve">Autor: Carlos </w:delText>
          </w:r>
          <w:r>
            <w:rPr>
              <w:u w:val="single"/>
              <w:rPrChange w:id="7107" w:author="William" w:date="2016-06-28T20:55:00Z">
                <w:rPr/>
              </w:rPrChange>
            </w:rPr>
            <w:delText>Alberto</w:delText>
          </w:r>
          <w:r>
            <w:delText xml:space="preserve"> Heuser</w:delText>
          </w:r>
        </w:del>
      </w:ins>
    </w:p>
    <w:p w14:paraId="5F899D98" w14:textId="77777777" w:rsidR="000117ED" w:rsidRDefault="000117ED" w:rsidP="000117ED">
      <w:pPr>
        <w:jc w:val="left"/>
        <w:rPr>
          <w:ins w:id="7108" w:author="WILLIAM FRANCISCO LEITE" w:date="2016-06-22T20:15:00Z"/>
          <w:del w:id="7109" w:author="Osnir Estevam [2]" w:date="2016-06-26T12:39:00Z"/>
        </w:rPr>
      </w:pPr>
      <w:ins w:id="7110" w:author="WILLIAM FRANCISCO LEITE" w:date="2016-06-22T20:15:00Z">
        <w:del w:id="7111" w:author="Osnir Estevam [2]" w:date="2016-06-26T12:39:00Z">
          <w:r>
            <w:delText xml:space="preserve">Publicado: </w:delText>
          </w:r>
        </w:del>
      </w:ins>
      <w:ins w:id="7112" w:author="WILLIAM FRANCISCO LEITE" w:date="2016-06-22T20:16:00Z">
        <w:del w:id="7113" w:author="Osnir Estevam [2]" w:date="2016-06-26T12:39:00Z">
          <w:r>
            <w:delText>1998</w:delText>
          </w:r>
        </w:del>
      </w:ins>
      <w:ins w:id="7114" w:author="WILLIAM FRANCISCO LEITE" w:date="2016-06-22T20:15:00Z">
        <w:del w:id="7115" w:author="Osnir Estevam [2]" w:date="2016-06-26T12:39:00Z">
          <w:r>
            <w:delText xml:space="preserve"> Capítulo: 02 (</w:delText>
          </w:r>
        </w:del>
      </w:ins>
      <w:ins w:id="7116" w:author="WILLIAM FRANCISCO LEITE" w:date="2016-06-22T20:16:00Z">
        <w:del w:id="7117" w:author="Osnir Estevam [2]" w:date="2016-06-26T12:39:00Z">
          <w:r>
            <w:delText>ABORDAGEM ENTIDADE-RELACIONAMENTO</w:delText>
          </w:r>
        </w:del>
      </w:ins>
      <w:ins w:id="7118" w:author="WILLIAM FRANCISCO LEITE" w:date="2016-06-22T20:15:00Z">
        <w:del w:id="7119" w:author="Osnir Estevam [2]" w:date="2016-06-26T12:39:00Z">
          <w:r>
            <w:delText>)</w:delText>
          </w:r>
        </w:del>
      </w:ins>
    </w:p>
    <w:p w14:paraId="3D6FC8EE" w14:textId="77777777" w:rsidR="000117ED" w:rsidRDefault="000117ED" w:rsidP="000117ED">
      <w:pPr>
        <w:jc w:val="left"/>
        <w:rPr>
          <w:ins w:id="7120" w:author="WILLIAM FRANCISCO LEITE" w:date="2016-06-22T19:38:00Z"/>
          <w:del w:id="7121" w:author="Osnir Estevam [2]" w:date="2016-06-26T12:39:00Z"/>
        </w:rPr>
      </w:pPr>
    </w:p>
    <w:p w14:paraId="047C1DD8" w14:textId="77777777" w:rsidR="000117ED" w:rsidRDefault="000117ED" w:rsidP="000117ED">
      <w:pPr>
        <w:jc w:val="left"/>
        <w:rPr>
          <w:del w:id="7122" w:author="Osnir Estevam [2]" w:date="2016-06-26T12:39:00Z"/>
        </w:rPr>
      </w:pPr>
    </w:p>
    <w:p w14:paraId="2891909B" w14:textId="77777777" w:rsidR="000117ED" w:rsidRPr="00C00287" w:rsidRDefault="000117ED" w:rsidP="000117ED">
      <w:pPr>
        <w:jc w:val="left"/>
        <w:rPr>
          <w:del w:id="7123" w:author="Osnir Estevam [2]" w:date="2016-06-26T12:39:00Z"/>
          <w:b/>
        </w:rPr>
      </w:pPr>
    </w:p>
    <w:p w14:paraId="7365596E" w14:textId="77777777" w:rsidR="000117ED" w:rsidRPr="00C00287" w:rsidRDefault="000117ED">
      <w:pPr>
        <w:spacing w:after="240"/>
        <w:jc w:val="left"/>
        <w:rPr>
          <w:ins w:id="7124" w:author="WILLIAM FRANCISCO LEITE" w:date="2016-06-22T21:13:00Z"/>
          <w:del w:id="7125" w:author="Osnir Estevam [2]" w:date="2016-06-26T11:48:00Z"/>
          <w:b/>
        </w:rPr>
        <w:pPrChange w:id="7126" w:author="Osnir Estevam [2]" w:date="2016-06-26T11:48:00Z">
          <w:pPr>
            <w:jc w:val="left"/>
          </w:pPr>
        </w:pPrChange>
      </w:pPr>
      <w:del w:id="7127" w:author="Osnir Estevam [2]" w:date="2016-06-26T11:48:00Z">
        <w:r>
          <w:rPr>
            <w:b/>
            <w:rPrChange w:id="7128" w:author="William" w:date="2016-06-28T20:55:00Z">
              <w:rPr>
                <w:rFonts w:ascii="Times New Roman" w:hAnsi="Times New Roman" w:cs="Times New Roman"/>
                <w:b/>
              </w:rPr>
            </w:rPrChange>
          </w:rPr>
          <w:delText>Sites</w:delText>
        </w:r>
      </w:del>
    </w:p>
    <w:p w14:paraId="1224C9F9" w14:textId="77777777" w:rsidR="000117ED" w:rsidRDefault="000117ED" w:rsidP="000117ED">
      <w:pPr>
        <w:spacing w:after="240"/>
        <w:jc w:val="left"/>
        <w:rPr>
          <w:ins w:id="7129" w:author="WILLIAM FRANCISCO LEITE" w:date="2016-06-22T21:14:00Z"/>
          <w:del w:id="7130" w:author="William" w:date="2016-06-28T20:45:00Z"/>
        </w:rPr>
      </w:pPr>
      <w:ins w:id="7131" w:author="WILLIAM FRANCISCO LEITE" w:date="2016-06-22T21:14:00Z">
        <w:del w:id="7132" w:author="William" w:date="2016-06-28T20:45:00Z">
          <w:r>
            <w:delText>MATERIAL DESIGN</w:delText>
          </w:r>
        </w:del>
      </w:ins>
      <w:ins w:id="7133" w:author="Osnir Estevam [2]" w:date="2016-06-26T10:19:00Z">
        <w:del w:id="7134" w:author="William" w:date="2016-06-28T20:45:00Z">
          <w:r>
            <w:delText>.</w:delText>
          </w:r>
        </w:del>
      </w:ins>
      <w:ins w:id="7135" w:author="WILLIAM FRANCISCO LEITE" w:date="2016-06-22T21:14:00Z">
        <w:del w:id="7136" w:author="William" w:date="2016-06-28T20:45:00Z">
          <w:r>
            <w:delText xml:space="preserve">: </w:delText>
          </w:r>
          <w:r>
            <w:rPr>
              <w:b/>
              <w:rPrChange w:id="7137" w:author="William" w:date="2016-06-28T20:55:00Z">
                <w:rPr/>
              </w:rPrChange>
            </w:rPr>
            <w:delText>u</w:delText>
          </w:r>
        </w:del>
      </w:ins>
      <w:ins w:id="7138" w:author="Osnir Estevam [2]" w:date="2016-06-26T10:20:00Z">
        <w:del w:id="7139" w:author="William" w:date="2016-06-28T20:45:00Z">
          <w:r>
            <w:rPr>
              <w:b/>
            </w:rPr>
            <w:delText>U</w:delText>
          </w:r>
        </w:del>
      </w:ins>
      <w:ins w:id="7140" w:author="WILLIAM FRANCISCO LEITE" w:date="2016-06-22T21:14:00Z">
        <w:del w:id="7141" w:author="William" w:date="2016-06-28T20:45:00Z">
          <w:r>
            <w:rPr>
              <w:b/>
              <w:rPrChange w:id="7142" w:author="William" w:date="2016-06-28T20:55:00Z">
                <w:rPr/>
              </w:rPrChange>
            </w:rPr>
            <w:delText>m olhar aprofundado sobre o novo estilo visual da Google</w:delText>
          </w:r>
        </w:del>
      </w:ins>
      <w:ins w:id="7143" w:author="Osnir Estevam [2]" w:date="2016-06-25T22:02:00Z">
        <w:del w:id="7144" w:author="William" w:date="2016-06-28T20:45:00Z">
          <w:r>
            <w:rPr>
              <w:b/>
              <w:rPrChange w:id="7145" w:author="William" w:date="2016-06-28T20:55:00Z">
                <w:rPr/>
              </w:rPrChange>
            </w:rPr>
            <w:delText>.</w:delText>
          </w:r>
          <w:r>
            <w:delText xml:space="preserve"> Disponível em:</w:delText>
          </w:r>
        </w:del>
      </w:ins>
    </w:p>
    <w:p w14:paraId="2865166C" w14:textId="77777777" w:rsidR="000117ED" w:rsidRDefault="000117ED" w:rsidP="000117ED">
      <w:pPr>
        <w:spacing w:after="240"/>
        <w:jc w:val="left"/>
        <w:rPr>
          <w:ins w:id="7146" w:author="WILLIAM FRANCISCO LEITE" w:date="2016-06-22T21:13:00Z"/>
          <w:del w:id="7147" w:author="William" w:date="2016-06-28T20:45:00Z"/>
        </w:rPr>
      </w:pPr>
      <w:ins w:id="7148" w:author="WILLIAM FRANCISCO LEITE" w:date="2016-06-22T21:14:00Z">
        <w:del w:id="7149" w:author="William" w:date="2016-06-28T20:45:00Z">
          <w:r>
            <w:delText xml:space="preserve">Link: </w:delText>
          </w:r>
        </w:del>
      </w:ins>
      <w:ins w:id="7150" w:author="Osnir Estevam [2]" w:date="2016-06-25T22:02:00Z">
        <w:del w:id="7151" w:author="William" w:date="2016-06-28T20:45:00Z">
          <w:r>
            <w:delText>&lt;</w:delText>
          </w:r>
        </w:del>
      </w:ins>
      <w:ins w:id="7152" w:author="WILLIAM FRANCISCO LEITE" w:date="2016-06-22T21:15:00Z">
        <w:del w:id="7153" w:author="William" w:date="2016-06-28T20:45:00Z">
          <w:r>
            <w:fldChar w:fldCharType="begin"/>
          </w:r>
          <w:r>
            <w:delInstrText xml:space="preserve"> HYPERLINK "http://www.tecmundo.com.br/google/58278-material-design-olhar-aprofundado-novo-estilo-visual-google.htm" </w:delInstrText>
          </w:r>
          <w:r>
            <w:fldChar w:fldCharType="separate"/>
          </w:r>
        </w:del>
      </w:ins>
      <w:ins w:id="7154" w:author="Unknown">
        <w:del w:id="7155" w:author="William" w:date="2016-06-28T20:45:00Z">
          <w:r>
            <w:rPr>
              <w:rStyle w:val="Hyperlink"/>
              <w:color w:val="auto"/>
              <w:rPrChange w:id="7156" w:author="William" w:date="2016-06-28T20:55:00Z">
                <w:rPr>
                  <w:rStyle w:val="Hyperlink"/>
                </w:rPr>
              </w:rPrChange>
            </w:rPr>
            <w:delText>http://www.tecmundo.com.br/google/58278-material-design-olhar-aprofundado-novo-estilo-visual-google.htm</w:delText>
          </w:r>
        </w:del>
      </w:ins>
      <w:ins w:id="7157" w:author="WILLIAM FRANCISCO LEITE" w:date="2016-06-22T21:15:00Z">
        <w:del w:id="7158" w:author="William" w:date="2016-06-28T20:45:00Z">
          <w:r>
            <w:fldChar w:fldCharType="end"/>
          </w:r>
        </w:del>
      </w:ins>
      <w:ins w:id="7159" w:author="Osnir Estevam [2]" w:date="2016-06-25T22:03:00Z">
        <w:del w:id="7160" w:author="William" w:date="2016-06-28T20:45:00Z">
          <w:r>
            <w:rPr>
              <w:rStyle w:val="Hyperlink"/>
            </w:rPr>
            <w:delText>http://www.tecmundo.com.br/google/58278-material-design-olhar-aprofundado-novo-estilo-visual-google.htm</w:delText>
          </w:r>
        </w:del>
      </w:ins>
      <w:ins w:id="7161" w:author="Osnir Estevam [2]" w:date="2016-06-25T22:02:00Z">
        <w:del w:id="7162" w:author="William" w:date="2016-06-28T20:45:00Z">
          <w:r>
            <w:delText>&gt;</w:delText>
          </w:r>
        </w:del>
      </w:ins>
      <w:ins w:id="7163" w:author="Osnir Estevam [2]" w:date="2016-06-25T22:03:00Z">
        <w:del w:id="7164" w:author="William" w:date="2016-06-28T20:45:00Z">
          <w:r>
            <w:delText>.</w:delText>
          </w:r>
        </w:del>
      </w:ins>
      <w:ins w:id="7165" w:author="Osnir Estevam [2]" w:date="2016-06-25T22:05:00Z">
        <w:del w:id="7166" w:author="William" w:date="2016-06-28T20:45:00Z">
          <w:r>
            <w:delText xml:space="preserve"> </w:delText>
          </w:r>
        </w:del>
      </w:ins>
    </w:p>
    <w:p w14:paraId="4919F338" w14:textId="77777777" w:rsidR="000117ED" w:rsidRDefault="000117ED" w:rsidP="000117ED">
      <w:pPr>
        <w:spacing w:after="240"/>
        <w:jc w:val="left"/>
        <w:rPr>
          <w:ins w:id="7167" w:author="WILLIAM FRANCISCO LEITE" w:date="2016-06-22T21:19:00Z"/>
          <w:del w:id="7168" w:author="William" w:date="2016-06-28T20:45:00Z"/>
        </w:rPr>
      </w:pPr>
      <w:ins w:id="7169" w:author="WILLIAM FRANCISCO LEITE" w:date="2016-06-22T21:15:00Z">
        <w:del w:id="7170" w:author="William" w:date="2016-06-28T20:45:00Z">
          <w:r>
            <w:delText>Acesso em: 15 jun</w:delText>
          </w:r>
        </w:del>
      </w:ins>
      <w:ins w:id="7171" w:author="Osnir Estevam [2]" w:date="2016-06-26T11:20:00Z">
        <w:del w:id="7172" w:author="William" w:date="2016-06-28T20:45:00Z">
          <w:r>
            <w:delText>.</w:delText>
          </w:r>
        </w:del>
      </w:ins>
      <w:ins w:id="7173" w:author="WILLIAM FRANCISCO LEITE" w:date="2016-06-22T21:15:00Z">
        <w:del w:id="7174" w:author="William" w:date="2016-06-28T20:45:00Z">
          <w:r>
            <w:delText xml:space="preserve"> </w:delText>
          </w:r>
        </w:del>
      </w:ins>
      <w:ins w:id="7175" w:author="Osnir Estevam [2]" w:date="2016-06-26T11:02:00Z">
        <w:del w:id="7176" w:author="William" w:date="2016-06-28T20:45:00Z">
          <w:r>
            <w:delText>20</w:delText>
          </w:r>
        </w:del>
      </w:ins>
      <w:ins w:id="7177" w:author="WILLIAM FRANCISCO LEITE" w:date="2016-06-22T21:15:00Z">
        <w:del w:id="7178" w:author="William" w:date="2016-06-28T20:45:00Z">
          <w:r>
            <w:delText>16</w:delText>
          </w:r>
        </w:del>
      </w:ins>
      <w:ins w:id="7179" w:author="Osnir Estevam [2]" w:date="2016-06-26T11:02:00Z">
        <w:del w:id="7180" w:author="William" w:date="2016-06-28T20:45:00Z">
          <w:r>
            <w:delText>.</w:delText>
          </w:r>
        </w:del>
      </w:ins>
    </w:p>
    <w:p w14:paraId="039477D9" w14:textId="77777777" w:rsidR="000117ED" w:rsidRDefault="000117ED" w:rsidP="000117ED">
      <w:pPr>
        <w:spacing w:after="240"/>
        <w:jc w:val="left"/>
        <w:rPr>
          <w:ins w:id="7181" w:author="WILLIAM FRANCISCO LEITE" w:date="2016-06-22T21:19:00Z"/>
          <w:del w:id="7182" w:author="William" w:date="2016-06-28T20:46:00Z"/>
        </w:rPr>
      </w:pPr>
    </w:p>
    <w:p w14:paraId="71C684C3" w14:textId="77777777" w:rsidR="000117ED" w:rsidRDefault="000117ED" w:rsidP="000117ED">
      <w:pPr>
        <w:jc w:val="left"/>
        <w:rPr>
          <w:ins w:id="7183" w:author="WILLIAM FRANCISCO LEITE" w:date="2016-06-22T21:19:00Z"/>
          <w:del w:id="7184" w:author="William" w:date="2016-06-28T20:40:00Z"/>
        </w:rPr>
      </w:pPr>
      <w:ins w:id="7185" w:author="WILLIAM FRANCISCO LEITE" w:date="2016-06-22T21:20:00Z">
        <w:del w:id="7186" w:author="William" w:date="2016-06-28T20:40:00Z">
          <w:r>
            <w:rPr>
              <w:rPrChange w:id="7187" w:author="William" w:date="2016-06-28T20:55:00Z">
                <w:rPr>
                  <w:lang w:val="en-US"/>
                </w:rPr>
              </w:rPrChange>
            </w:rPr>
            <w:delText>APPLICATION PROGRAMMING INTERFACE</w:delText>
          </w:r>
        </w:del>
      </w:ins>
      <w:ins w:id="7188" w:author="Osnir Estevam [2]" w:date="2016-06-25T22:06:00Z">
        <w:del w:id="7189" w:author="William" w:date="2016-06-28T20:40:00Z">
          <w:r>
            <w:rPr>
              <w:rPrChange w:id="7190" w:author="William" w:date="2016-06-28T20:55:00Z">
                <w:rPr>
                  <w:lang w:val="en-US"/>
                </w:rPr>
              </w:rPrChange>
            </w:rPr>
            <w:delText>.</w:delText>
          </w:r>
        </w:del>
      </w:ins>
      <w:ins w:id="7191" w:author="Osnir Estevam [2]" w:date="2016-06-25T22:11:00Z">
        <w:del w:id="7192" w:author="William" w:date="2016-06-28T20:40:00Z">
          <w:r>
            <w:rPr>
              <w:rPrChange w:id="7193" w:author="William" w:date="2016-06-28T20:55:00Z">
                <w:rPr>
                  <w:lang w:val="en-US"/>
                </w:rPr>
              </w:rPrChange>
            </w:rPr>
            <w:delText xml:space="preserve"> </w:delText>
          </w:r>
        </w:del>
      </w:ins>
      <w:ins w:id="7194" w:author="Osnir Estevam [2]" w:date="2016-06-26T10:20:00Z">
        <w:del w:id="7195" w:author="William" w:date="2016-06-28T20:40:00Z">
          <w:r>
            <w:rPr>
              <w:b/>
              <w:rPrChange w:id="7196" w:author="William" w:date="2016-06-28T20:55:00Z">
                <w:rPr>
                  <w:b/>
                  <w:lang w:val="en-US"/>
                </w:rPr>
              </w:rPrChange>
            </w:rPr>
            <w:delText>Em</w:delText>
          </w:r>
        </w:del>
      </w:ins>
      <w:ins w:id="7197" w:author="Osnir Estevam [2]" w:date="2016-06-25T22:11:00Z">
        <w:del w:id="7198" w:author="William" w:date="2016-06-28T20:40:00Z">
          <w:r>
            <w:rPr>
              <w:b/>
              <w:rPrChange w:id="7199" w:author="William" w:date="2016-06-28T20:55:00Z">
                <w:rPr>
                  <w:lang w:val="en-US"/>
                </w:rPr>
              </w:rPrChange>
            </w:rPr>
            <w:delText xml:space="preserve"> essência, API de um programa define a maneira correta para um desenvolvedor para solicitar serviços a partir desse programa</w:delText>
          </w:r>
          <w:r>
            <w:rPr>
              <w:rPrChange w:id="7200" w:author="William" w:date="2016-06-28T20:55:00Z">
                <w:rPr>
                  <w:lang w:val="en-US"/>
                </w:rPr>
              </w:rPrChange>
            </w:rPr>
            <w:delText>.</w:delText>
          </w:r>
        </w:del>
      </w:ins>
      <w:ins w:id="7201" w:author="Osnir Estevam [2]" w:date="2016-06-25T22:12:00Z">
        <w:del w:id="7202" w:author="William" w:date="2016-06-28T20:40:00Z">
          <w:r>
            <w:rPr>
              <w:rPrChange w:id="7203" w:author="William" w:date="2016-06-28T20:55:00Z">
                <w:rPr>
                  <w:lang w:val="en-US"/>
                </w:rPr>
              </w:rPrChange>
            </w:rPr>
            <w:delText xml:space="preserve"> Disponível em:</w:delText>
          </w:r>
        </w:del>
      </w:ins>
      <w:ins w:id="7204" w:author="Osnir Estevam [2]" w:date="2016-06-25T22:13:00Z">
        <w:del w:id="7205" w:author="William" w:date="2016-06-28T20:40:00Z">
          <w:r>
            <w:delText xml:space="preserve"> </w:delText>
          </w:r>
        </w:del>
      </w:ins>
      <w:ins w:id="7206" w:author="Osnir Estevam [2]" w:date="2016-06-25T22:12:00Z">
        <w:del w:id="7207" w:author="William" w:date="2016-06-28T20:40:00Z">
          <w:r>
            <w:delText>&lt;</w:delText>
          </w:r>
        </w:del>
      </w:ins>
    </w:p>
    <w:p w14:paraId="67E0313C" w14:textId="77777777" w:rsidR="000117ED" w:rsidRDefault="000117ED" w:rsidP="000117ED">
      <w:pPr>
        <w:jc w:val="left"/>
        <w:rPr>
          <w:ins w:id="7208" w:author="WILLIAM FRANCISCO LEITE" w:date="2016-06-22T21:19:00Z"/>
          <w:del w:id="7209" w:author="William" w:date="2016-06-28T20:40:00Z"/>
        </w:rPr>
      </w:pPr>
      <w:ins w:id="7210" w:author="WILLIAM FRANCISCO LEITE" w:date="2016-06-22T21:19:00Z">
        <w:del w:id="7211" w:author="William" w:date="2016-06-28T20:40:00Z">
          <w:r>
            <w:delText xml:space="preserve">Link: </w:delText>
          </w:r>
        </w:del>
      </w:ins>
      <w:ins w:id="7212" w:author="WILLIAM FRANCISCO LEITE" w:date="2016-06-22T21:20:00Z">
        <w:del w:id="7213" w:author="William" w:date="2016-06-28T20:40:00Z">
          <w:r>
            <w:delText>http://www.computerworld.com/article/2593623/app-development/application-programming-interface.html</w:delText>
          </w:r>
        </w:del>
      </w:ins>
      <w:ins w:id="7214" w:author="Osnir Estevam [2]" w:date="2016-06-25T22:12:00Z">
        <w:del w:id="7215" w:author="William" w:date="2016-06-28T20:40:00Z">
          <w:r>
            <w:rPr>
              <w:rPrChange w:id="7216" w:author="William" w:date="2016-06-28T20:55:00Z">
                <w:rPr>
                  <w:lang w:val="en-US"/>
                </w:rPr>
              </w:rPrChange>
            </w:rPr>
            <w:delText>&gt;</w:delText>
          </w:r>
        </w:del>
      </w:ins>
    </w:p>
    <w:p w14:paraId="1ECDC981" w14:textId="77777777" w:rsidR="000117ED" w:rsidRDefault="000117ED" w:rsidP="000117ED">
      <w:pPr>
        <w:jc w:val="left"/>
        <w:rPr>
          <w:ins w:id="7217" w:author="WILLIAM FRANCISCO LEITE" w:date="2016-06-22T21:19:00Z"/>
          <w:del w:id="7218" w:author="William" w:date="2016-06-28T20:40:00Z"/>
        </w:rPr>
      </w:pPr>
      <w:ins w:id="7219" w:author="Osnir Estevam [2]" w:date="2016-06-25T22:13:00Z">
        <w:del w:id="7220" w:author="William" w:date="2016-06-28T20:40:00Z">
          <w:r>
            <w:delText xml:space="preserve">. </w:delText>
          </w:r>
        </w:del>
      </w:ins>
      <w:ins w:id="7221" w:author="WILLIAM FRANCISCO LEITE" w:date="2016-06-22T21:19:00Z">
        <w:del w:id="7222" w:author="William" w:date="2016-06-28T20:40:00Z">
          <w:r>
            <w:delText xml:space="preserve">Acesso em: </w:delText>
          </w:r>
        </w:del>
      </w:ins>
      <w:ins w:id="7223" w:author="WILLIAM FRANCISCO LEITE" w:date="2016-06-22T21:20:00Z">
        <w:del w:id="7224" w:author="William" w:date="2016-06-28T20:40:00Z">
          <w:r>
            <w:delText>22</w:delText>
          </w:r>
        </w:del>
      </w:ins>
      <w:ins w:id="7225" w:author="WILLIAM FRANCISCO LEITE" w:date="2016-06-22T21:19:00Z">
        <w:del w:id="7226" w:author="William" w:date="2016-06-28T20:40:00Z">
          <w:r>
            <w:delText xml:space="preserve"> jun</w:delText>
          </w:r>
        </w:del>
      </w:ins>
      <w:ins w:id="7227" w:author="Osnir Estevam [2]" w:date="2016-06-26T11:02:00Z">
        <w:del w:id="7228" w:author="William" w:date="2016-06-28T20:40:00Z">
          <w:r>
            <w:delText>.</w:delText>
          </w:r>
        </w:del>
      </w:ins>
      <w:ins w:id="7229" w:author="WILLIAM FRANCISCO LEITE" w:date="2016-06-22T21:19:00Z">
        <w:del w:id="7230" w:author="William" w:date="2016-06-28T20:40:00Z">
          <w:r>
            <w:delText xml:space="preserve"> </w:delText>
          </w:r>
        </w:del>
      </w:ins>
      <w:ins w:id="7231" w:author="Osnir Estevam [2]" w:date="2016-06-26T11:02:00Z">
        <w:del w:id="7232" w:author="William" w:date="2016-06-28T20:40:00Z">
          <w:r>
            <w:delText>20</w:delText>
          </w:r>
        </w:del>
      </w:ins>
      <w:ins w:id="7233" w:author="WILLIAM FRANCISCO LEITE" w:date="2016-06-22T21:19:00Z">
        <w:del w:id="7234" w:author="William" w:date="2016-06-28T20:40:00Z">
          <w:r>
            <w:delText>16</w:delText>
          </w:r>
        </w:del>
      </w:ins>
      <w:ins w:id="7235" w:author="Osnir Estevam [2]" w:date="2016-06-26T11:02:00Z">
        <w:del w:id="7236" w:author="William" w:date="2016-06-28T20:40:00Z">
          <w:r>
            <w:delText>.</w:delText>
          </w:r>
        </w:del>
      </w:ins>
    </w:p>
    <w:p w14:paraId="57B81342" w14:textId="77777777" w:rsidR="000117ED" w:rsidRDefault="000117ED" w:rsidP="000117ED"/>
    <w:p w14:paraId="4BC7AA0F" w14:textId="77777777" w:rsidR="000117ED" w:rsidRPr="00C00287" w:rsidRDefault="000117ED">
      <w:pPr>
        <w:rPr>
          <w:ins w:id="7237" w:author="WILLIAM FRANCISCO LEITE" w:date="2016-06-22T21:34:00Z"/>
          <w:del w:id="7238" w:author="Osnir Estevam [2]" w:date="2016-06-25T22:22:00Z"/>
        </w:rPr>
        <w:pPrChange w:id="7239" w:author="Osnir Estevam [2]" w:date="2016-06-26T11:48:00Z">
          <w:pPr>
            <w:spacing w:after="240"/>
            <w:jc w:val="left"/>
          </w:pPr>
        </w:pPrChange>
      </w:pPr>
      <w:r>
        <w:t xml:space="preserve">TABLELESS. Site oficial: </w:t>
      </w:r>
      <w:r w:rsidRPr="000F2BE6">
        <w:rPr>
          <w:b/>
        </w:rPr>
        <w:t>tableless.com.br</w:t>
      </w:r>
      <w:r>
        <w:t xml:space="preserve">. </w:t>
      </w:r>
      <w:ins w:id="7240" w:author="Osnir Estevam [2]" w:date="2016-06-25T22:22:00Z">
        <w:r>
          <w:t>Disponível em: &lt;</w:t>
        </w:r>
      </w:ins>
    </w:p>
    <w:p w14:paraId="45D3EE8B" w14:textId="77777777" w:rsidR="000117ED" w:rsidRDefault="000117ED" w:rsidP="000117ED">
      <w:pPr>
        <w:spacing w:after="240"/>
        <w:jc w:val="left"/>
        <w:rPr>
          <w:ins w:id="7241" w:author="WILLIAM FRANCISCO LEITE" w:date="2016-06-22T21:35:00Z"/>
          <w:del w:id="7242" w:author="Osnir Estevam [2]" w:date="2016-06-25T22:23:00Z"/>
        </w:rPr>
      </w:pPr>
      <w:ins w:id="7243" w:author="WILLIAM FRANCISCO LEITE" w:date="2016-06-22T21:35:00Z">
        <w:del w:id="7244" w:author="Osnir Estevam [2]" w:date="2016-06-25T22:23:00Z">
          <w:r>
            <w:fldChar w:fldCharType="begin"/>
          </w:r>
          <w:r>
            <w:delInstrText xml:space="preserve"> HYPERLINK "http://tableless.com.br/guia-de-estilos/" </w:delInstrText>
          </w:r>
          <w:r>
            <w:fldChar w:fldCharType="separate"/>
          </w:r>
        </w:del>
      </w:ins>
      <w:ins w:id="7245" w:author="Unknown">
        <w:del w:id="7246" w:author="Osnir Estevam [2]" w:date="2016-06-25T22:23:00Z">
          <w:r>
            <w:rPr>
              <w:rStyle w:val="Hyperlink"/>
              <w:color w:val="auto"/>
            </w:rPr>
            <w:delText>http://tableless.com.br/guia-de-estilos/</w:delText>
          </w:r>
        </w:del>
      </w:ins>
      <w:ins w:id="7247" w:author="WILLIAM FRANCISCO LEITE" w:date="2016-06-22T21:35:00Z">
        <w:del w:id="7248" w:author="Osnir Estevam [2]" w:date="2016-06-25T22:23:00Z">
          <w:r>
            <w:fldChar w:fldCharType="end"/>
          </w:r>
        </w:del>
      </w:ins>
      <w:ins w:id="7249" w:author="Osnir Estevam [2]" w:date="2016-06-25T22:23:00Z">
        <w:r>
          <w:t>http://tableless.com.br/guia-de-estilos/</w:t>
        </w:r>
      </w:ins>
      <w:ins w:id="7250" w:author="Osnir Estevam [2]" w:date="2016-06-25T22:22:00Z">
        <w:r>
          <w:t>&gt;. Acesso em</w:t>
        </w:r>
      </w:ins>
    </w:p>
    <w:p w14:paraId="6E733651" w14:textId="77777777" w:rsidR="000117ED" w:rsidRPr="00C00287" w:rsidRDefault="000117ED" w:rsidP="000117ED">
      <w:pPr>
        <w:spacing w:after="240"/>
        <w:jc w:val="left"/>
        <w:rPr>
          <w:del w:id="7251" w:author="WILLIAM FRANCISCO LEITE" w:date="2016-06-22T21:35:00Z"/>
        </w:rPr>
      </w:pPr>
    </w:p>
    <w:p w14:paraId="54F7A9E0" w14:textId="77777777" w:rsidR="000117ED" w:rsidRPr="00C00287" w:rsidRDefault="000117ED" w:rsidP="000117ED">
      <w:pPr>
        <w:rPr>
          <w:ins w:id="7252" w:author="WILLIAM FRANCISCO LEITE" w:date="2016-06-22T21:45:00Z"/>
          <w:del w:id="7253" w:author="William" w:date="2016-06-28T20:46:00Z"/>
          <w:lang w:val="en-US"/>
        </w:rPr>
      </w:pPr>
      <w:ins w:id="7254" w:author="WILLIAM FRANCISCO LEITE" w:date="2016-06-22T21:34:00Z">
        <w:del w:id="7255" w:author="Osnir Estevam [2]" w:date="2016-06-25T22:23:00Z">
          <w:r>
            <w:rPr>
              <w:lang w:val="en-US"/>
              <w:rPrChange w:id="7256" w:author="William" w:date="2016-06-28T20:55:00Z">
                <w:rPr/>
              </w:rPrChange>
            </w:rPr>
            <w:delText>Acesso em</w:delText>
          </w:r>
        </w:del>
      </w:ins>
      <w:r>
        <w:rPr>
          <w:lang w:val="en-US"/>
          <w:rPrChange w:id="7257" w:author="William" w:date="2016-06-28T20:55:00Z">
            <w:rPr/>
          </w:rPrChange>
        </w:rPr>
        <w:t xml:space="preserve">: </w:t>
      </w:r>
      <w:ins w:id="7258" w:author="WILLIAM FRANCISCO LEITE" w:date="2016-06-22T21:35:00Z">
        <w:r>
          <w:rPr>
            <w:lang w:val="en-US"/>
            <w:rPrChange w:id="7259" w:author="William" w:date="2016-06-28T20:55:00Z">
              <w:rPr/>
            </w:rPrChange>
          </w:rPr>
          <w:t xml:space="preserve">22 </w:t>
        </w:r>
        <w:r>
          <w:rPr>
            <w:lang w:val="en-US"/>
          </w:rPr>
          <w:t>jun</w:t>
        </w:r>
      </w:ins>
      <w:ins w:id="7260" w:author="Osnir Estevam [2]" w:date="2016-06-26T11:02:00Z">
        <w:r>
          <w:rPr>
            <w:lang w:val="en-US"/>
          </w:rPr>
          <w:t>.</w:t>
        </w:r>
      </w:ins>
      <w:ins w:id="7261" w:author="WILLIAM FRANCISCO LEITE" w:date="2016-06-22T21:35:00Z">
        <w:r>
          <w:rPr>
            <w:lang w:val="en-US"/>
            <w:rPrChange w:id="7262" w:author="William" w:date="2016-06-28T20:55:00Z">
              <w:rPr/>
            </w:rPrChange>
          </w:rPr>
          <w:t xml:space="preserve"> </w:t>
        </w:r>
      </w:ins>
      <w:ins w:id="7263" w:author="Osnir Estevam [2]" w:date="2016-06-26T11:02:00Z">
        <w:r>
          <w:rPr>
            <w:lang w:val="en-US"/>
          </w:rPr>
          <w:t>20</w:t>
        </w:r>
      </w:ins>
      <w:ins w:id="7264" w:author="WILLIAM FRANCISCO LEITE" w:date="2016-06-22T21:35:00Z">
        <w:r>
          <w:rPr>
            <w:lang w:val="en-US"/>
            <w:rPrChange w:id="7265" w:author="William" w:date="2016-06-28T20:55:00Z">
              <w:rPr/>
            </w:rPrChange>
          </w:rPr>
          <w:t>16</w:t>
        </w:r>
      </w:ins>
      <w:ins w:id="7266" w:author="Osnir Estevam [2]" w:date="2016-06-26T11:02:00Z">
        <w:r>
          <w:rPr>
            <w:lang w:val="en-US"/>
          </w:rPr>
          <w:t>.</w:t>
        </w:r>
      </w:ins>
    </w:p>
    <w:p w14:paraId="3C3CD84F" w14:textId="77777777" w:rsidR="000117ED" w:rsidRDefault="000117ED" w:rsidP="000117ED">
      <w:pPr>
        <w:rPr>
          <w:ins w:id="7267" w:author="WILLIAM FRANCISCO LEITE" w:date="2016-06-22T21:45:00Z"/>
          <w:del w:id="7268" w:author="William" w:date="2016-06-28T20:46:00Z"/>
          <w:lang w:val="en-US"/>
        </w:rPr>
      </w:pPr>
    </w:p>
    <w:p w14:paraId="054311B0" w14:textId="77777777" w:rsidR="000117ED" w:rsidRDefault="000117ED" w:rsidP="000117ED">
      <w:pPr>
        <w:rPr>
          <w:ins w:id="7269" w:author="WILLIAM FRANCISCO LEITE" w:date="2016-06-22T21:45:00Z"/>
          <w:del w:id="7270" w:author="William" w:date="2016-06-28T20:41:00Z"/>
        </w:rPr>
      </w:pPr>
      <w:ins w:id="7271" w:author="WILLIAM FRANCISCO LEITE" w:date="2016-06-22T21:45:00Z">
        <w:del w:id="7272" w:author="William" w:date="2016-06-28T20:41:00Z">
          <w:r>
            <w:rPr>
              <w:lang w:val="en-US"/>
            </w:rPr>
            <w:delText>OBJECT MANAGEMENT GROUP BUSINESS PROCESS MODEL AND NOTATION</w:delText>
          </w:r>
        </w:del>
      </w:ins>
      <w:ins w:id="7273" w:author="Osnir Estevam [2]" w:date="2016-06-25T22:26:00Z">
        <w:del w:id="7274" w:author="William" w:date="2016-06-28T20:41:00Z">
          <w:r>
            <w:rPr>
              <w:lang w:val="en-US"/>
            </w:rPr>
            <w:delText xml:space="preserve">. </w:delText>
          </w:r>
          <w:r>
            <w:rPr>
              <w:b/>
              <w:color w:val="222222"/>
              <w:lang w:val="pt-PT"/>
              <w:rPrChange w:id="7275" w:author="William" w:date="2016-06-28T20:55:00Z">
                <w:rPr>
                  <w:color w:val="222222"/>
                  <w:lang w:val="pt-PT"/>
                </w:rPr>
              </w:rPrChange>
            </w:rPr>
            <w:delText xml:space="preserve">BPMN - fornece às empresas a capacidade de compreender os seus procedimentos internos de negócios em uma notação gráfica e da as organizações a capacidade de comunicar procedimentos de uma forma padrão. </w:delText>
          </w:r>
        </w:del>
      </w:ins>
      <w:ins w:id="7276" w:author="Osnir Estevam [2]" w:date="2016-06-25T22:27:00Z">
        <w:del w:id="7277" w:author="William" w:date="2016-06-28T20:41:00Z">
          <w:r>
            <w:rPr>
              <w:color w:val="222222"/>
              <w:lang w:val="pt-PT"/>
            </w:rPr>
            <w:delText>Disponível em: &lt;</w:delText>
          </w:r>
        </w:del>
      </w:ins>
    </w:p>
    <w:p w14:paraId="790A4F3F" w14:textId="77777777" w:rsidR="000117ED" w:rsidRDefault="000117ED" w:rsidP="000117ED">
      <w:pPr>
        <w:rPr>
          <w:ins w:id="7278" w:author="WILLIAM FRANCISCO LEITE" w:date="2016-06-22T21:45:00Z"/>
          <w:del w:id="7279" w:author="William" w:date="2016-06-28T20:41:00Z"/>
        </w:rPr>
      </w:pPr>
      <w:ins w:id="7280" w:author="WILLIAM FRANCISCO LEITE" w:date="2016-06-22T21:45:00Z">
        <w:del w:id="7281" w:author="William" w:date="2016-06-28T20:41:00Z">
          <w:r>
            <w:fldChar w:fldCharType="begin"/>
          </w:r>
          <w:r>
            <w:delInstrText xml:space="preserve"> HYPERLINK "http://www.bpmn.org/" </w:delInstrText>
          </w:r>
          <w:r>
            <w:fldChar w:fldCharType="separate"/>
          </w:r>
          <w:r>
            <w:rPr>
              <w:rStyle w:val="Hyperlink"/>
              <w:color w:val="auto"/>
              <w:rPrChange w:id="7282" w:author="William" w:date="2016-06-28T20:55:00Z">
                <w:rPr>
                  <w:rStyle w:val="Hyperlink"/>
                </w:rPr>
              </w:rPrChange>
            </w:rPr>
            <w:delText>http://www.bpmn.org/</w:delText>
          </w:r>
          <w:r>
            <w:fldChar w:fldCharType="end"/>
          </w:r>
        </w:del>
      </w:ins>
      <w:ins w:id="7283" w:author="Osnir Estevam [2]" w:date="2016-06-25T22:27:00Z">
        <w:del w:id="7284" w:author="William" w:date="2016-06-28T20:41:00Z">
          <w:r>
            <w:rPr>
              <w:rStyle w:val="Hyperlink"/>
            </w:rPr>
            <w:delText xml:space="preserve">http://www.bpmn.org/&gt;. </w:delText>
          </w:r>
        </w:del>
      </w:ins>
    </w:p>
    <w:p w14:paraId="1B8F1A93" w14:textId="77777777" w:rsidR="000117ED" w:rsidRDefault="000117ED" w:rsidP="000117ED">
      <w:pPr>
        <w:rPr>
          <w:ins w:id="7285" w:author="WILLIAM FRANCISCO LEITE" w:date="2016-06-22T21:45:00Z"/>
          <w:del w:id="7286" w:author="William" w:date="2016-06-28T20:41:00Z"/>
        </w:rPr>
      </w:pPr>
      <w:ins w:id="7287" w:author="WILLIAM FRANCISCO LEITE" w:date="2016-06-22T21:45:00Z">
        <w:del w:id="7288" w:author="William" w:date="2016-06-28T20:41:00Z">
          <w:r>
            <w:delText>Acesso em: 22 jun</w:delText>
          </w:r>
        </w:del>
      </w:ins>
      <w:ins w:id="7289" w:author="Osnir Estevam [2]" w:date="2016-06-26T11:02:00Z">
        <w:del w:id="7290" w:author="William" w:date="2016-06-28T20:41:00Z">
          <w:r>
            <w:delText>.</w:delText>
          </w:r>
        </w:del>
      </w:ins>
      <w:ins w:id="7291" w:author="WILLIAM FRANCISCO LEITE" w:date="2016-06-22T21:45:00Z">
        <w:del w:id="7292" w:author="William" w:date="2016-06-28T20:41:00Z">
          <w:r>
            <w:delText xml:space="preserve"> </w:delText>
          </w:r>
        </w:del>
      </w:ins>
      <w:ins w:id="7293" w:author="Osnir Estevam [2]" w:date="2016-06-26T11:02:00Z">
        <w:del w:id="7294" w:author="William" w:date="2016-06-28T20:41:00Z">
          <w:r>
            <w:delText>20</w:delText>
          </w:r>
        </w:del>
      </w:ins>
      <w:ins w:id="7295" w:author="WILLIAM FRANCISCO LEITE" w:date="2016-06-22T21:45:00Z">
        <w:del w:id="7296" w:author="William" w:date="2016-06-28T20:41:00Z">
          <w:r>
            <w:delText>16</w:delText>
          </w:r>
        </w:del>
      </w:ins>
      <w:ins w:id="7297" w:author="Osnir Estevam [2]" w:date="2016-06-26T11:02:00Z">
        <w:del w:id="7298" w:author="William" w:date="2016-06-28T20:41:00Z">
          <w:r>
            <w:delText>.</w:delText>
          </w:r>
        </w:del>
      </w:ins>
    </w:p>
    <w:p w14:paraId="5BFB4873" w14:textId="77777777" w:rsidR="000117ED" w:rsidRDefault="000117ED" w:rsidP="000117ED">
      <w:pPr>
        <w:rPr>
          <w:ins w:id="7299" w:author="WILLIAM FRANCISCO LEITE" w:date="2016-06-22T21:55:00Z"/>
        </w:rPr>
      </w:pPr>
    </w:p>
    <w:p w14:paraId="521755D1" w14:textId="77777777" w:rsidR="000117ED" w:rsidRDefault="000117ED">
      <w:pPr>
        <w:rPr>
          <w:ins w:id="7300" w:author="William" w:date="2016-06-28T20:40:00Z"/>
          <w:b/>
        </w:rPr>
        <w:pPrChange w:id="7301" w:author="Osnir Estevam [2]" w:date="2016-06-26T11:48:00Z">
          <w:pPr>
            <w:jc w:val="left"/>
          </w:pPr>
        </w:pPrChange>
      </w:pPr>
    </w:p>
    <w:p w14:paraId="64441E4C" w14:textId="77777777" w:rsidR="000117ED" w:rsidRPr="00C00287" w:rsidRDefault="000117ED">
      <w:pPr>
        <w:spacing w:after="240"/>
        <w:rPr>
          <w:del w:id="7302" w:author="Osnir Estevam [2]" w:date="2016-06-26T11:47:00Z"/>
          <w:b/>
        </w:rPr>
        <w:pPrChange w:id="7303" w:author="Osnir Estevam [2]" w:date="2016-06-26T11:48:00Z">
          <w:pPr>
            <w:jc w:val="left"/>
          </w:pPr>
        </w:pPrChange>
      </w:pPr>
      <w:del w:id="7304" w:author="Osnir Estevam [2]" w:date="2016-06-26T11:47:00Z">
        <w:r>
          <w:rPr>
            <w:b/>
            <w:rPrChange w:id="7305" w:author="William" w:date="2016-06-28T20:55:00Z">
              <w:rPr>
                <w:rFonts w:ascii="Times New Roman" w:hAnsi="Times New Roman" w:cs="Times New Roman"/>
                <w:b/>
              </w:rPr>
            </w:rPrChange>
          </w:rPr>
          <w:delText>Especificações Técnicas</w:delText>
        </w:r>
      </w:del>
    </w:p>
    <w:p w14:paraId="244B2E9D" w14:textId="77777777" w:rsidR="000117ED" w:rsidRPr="000E53A8" w:rsidRDefault="000117ED" w:rsidP="000117ED">
      <w:pPr>
        <w:rPr>
          <w:del w:id="7306" w:author="Osnir Estevam [2]" w:date="2016-06-26T09:58:00Z"/>
        </w:rPr>
      </w:pPr>
      <w:r>
        <w:rPr>
          <w:lang w:val="en-US"/>
        </w:rPr>
        <w:t xml:space="preserve">TOOLS. Site </w:t>
      </w:r>
      <w:r w:rsidRPr="00D41D31">
        <w:t>oficial</w:t>
      </w:r>
      <w:r>
        <w:rPr>
          <w:lang w:val="en-US"/>
        </w:rPr>
        <w:t xml:space="preserve">: </w:t>
      </w:r>
      <w:r w:rsidRPr="000E53A8">
        <w:rPr>
          <w:b/>
          <w:lang w:val="en-US"/>
        </w:rPr>
        <w:t>tools.ietf.org</w:t>
      </w:r>
      <w:r>
        <w:rPr>
          <w:lang w:val="en-US"/>
        </w:rPr>
        <w:t xml:space="preserve">. </w:t>
      </w:r>
      <w:ins w:id="7307" w:author="Osnir Estevam [2]" w:date="2016-06-26T09:57:00Z">
        <w:r>
          <w:t>Dispon</w:t>
        </w:r>
      </w:ins>
      <w:ins w:id="7308" w:author="Osnir Estevam [2]" w:date="2016-06-26T09:58:00Z">
        <w:r>
          <w:t>ível em:</w:t>
        </w:r>
      </w:ins>
      <w:r>
        <w:t xml:space="preserve"> </w:t>
      </w:r>
      <w:ins w:id="7309" w:author="Osnir Estevam [2]" w:date="2016-06-26T09:58:00Z">
        <w:r>
          <w:t>&lt;</w:t>
        </w:r>
      </w:ins>
      <w:del w:id="7310" w:author="Osnir Estevam [2]" w:date="2016-06-26T09:58:00Z">
        <w:r w:rsidRPr="000E53A8">
          <w:delText xml:space="preserve">                                                Título: Hypertext Transfer Protocol -- HTTP/1.1 </w:delText>
        </w:r>
      </w:del>
    </w:p>
    <w:p w14:paraId="7348112D" w14:textId="77777777" w:rsidR="000117ED" w:rsidRPr="00C00287" w:rsidRDefault="000117ED" w:rsidP="000117ED">
      <w:pPr>
        <w:rPr>
          <w:del w:id="7311" w:author="Osnir Estevam [2]" w:date="2016-06-26T09:59:00Z"/>
          <w:lang w:val="en-US"/>
        </w:rPr>
      </w:pPr>
      <w:del w:id="7312" w:author="Osnir Estevam [2]" w:date="2016-06-26T09:58:00Z">
        <w:r w:rsidRPr="000E53A8">
          <w:delText xml:space="preserve">Link: </w:delText>
        </w:r>
      </w:del>
      <w:ins w:id="7313" w:author="Osnir Estevam [2]" w:date="2016-06-26T09:58:00Z">
        <w:r w:rsidRPr="000E53A8">
          <w:t xml:space="preserve">https://tools.ietf.org/html/rfc2616&gt;. </w:t>
        </w:r>
      </w:ins>
      <w:r>
        <w:rPr>
          <w:lang w:val="en-US"/>
        </w:rPr>
        <w:t>Acesso</w:t>
      </w:r>
      <w:ins w:id="7314" w:author="Osnir Estevam [2]" w:date="2016-06-26T09:59:00Z">
        <w:r>
          <w:rPr>
            <w:lang w:val="en-US"/>
            <w:rPrChange w:id="7315" w:author="William" w:date="2016-06-28T20:55:00Z">
              <w:rPr/>
            </w:rPrChange>
          </w:rPr>
          <w:t xml:space="preserve"> em:</w:t>
        </w:r>
      </w:ins>
    </w:p>
    <w:p w14:paraId="2EC7EAE1" w14:textId="77777777" w:rsidR="000117ED" w:rsidRPr="00C00287" w:rsidRDefault="000117ED" w:rsidP="000117ED">
      <w:pPr>
        <w:rPr>
          <w:color w:val="auto"/>
          <w:lang w:val="en-US"/>
        </w:rPr>
      </w:pPr>
      <w:del w:id="7316" w:author="Osnir Estevam [2]" w:date="2016-06-26T09:59:00Z">
        <w:r>
          <w:rPr>
            <w:color w:val="auto"/>
            <w:highlight w:val="white"/>
            <w:lang w:val="en-US"/>
            <w:rPrChange w:id="7317" w:author="William" w:date="2016-06-28T20:55:00Z">
              <w:rPr>
                <w:color w:val="auto"/>
                <w:highlight w:val="white"/>
              </w:rPr>
            </w:rPrChange>
          </w:rPr>
          <w:delText>Acesso em:</w:delText>
        </w:r>
      </w:del>
      <w:r>
        <w:rPr>
          <w:color w:val="auto"/>
          <w:highlight w:val="white"/>
          <w:lang w:val="en-US"/>
          <w:rPrChange w:id="7318" w:author="William" w:date="2016-06-28T20:55:00Z">
            <w:rPr>
              <w:color w:val="auto"/>
              <w:highlight w:val="white"/>
            </w:rPr>
          </w:rPrChange>
        </w:rPr>
        <w:t xml:space="preserve"> </w:t>
      </w:r>
      <w:r>
        <w:rPr>
          <w:color w:val="auto"/>
          <w:lang w:val="en-US"/>
          <w:rPrChange w:id="7319" w:author="William" w:date="2016-06-28T20:55:00Z">
            <w:rPr>
              <w:color w:val="auto"/>
            </w:rPr>
          </w:rPrChange>
        </w:rPr>
        <w:t>23 mar</w:t>
      </w:r>
      <w:ins w:id="7320" w:author="Osnir Estevam [2]" w:date="2016-06-26T11:00:00Z">
        <w:r>
          <w:rPr>
            <w:color w:val="auto"/>
            <w:lang w:val="en-US"/>
            <w:rPrChange w:id="7321" w:author="William" w:date="2016-06-28T20:55:00Z">
              <w:rPr>
                <w:color w:val="auto"/>
              </w:rPr>
            </w:rPrChange>
          </w:rPr>
          <w:t>.</w:t>
        </w:r>
      </w:ins>
      <w:r>
        <w:rPr>
          <w:color w:val="auto"/>
          <w:lang w:val="en-US"/>
          <w:rPrChange w:id="7322" w:author="William" w:date="2016-06-28T20:55:00Z">
            <w:rPr>
              <w:color w:val="auto"/>
            </w:rPr>
          </w:rPrChange>
        </w:rPr>
        <w:t xml:space="preserve"> </w:t>
      </w:r>
      <w:ins w:id="7323" w:author="Osnir Estevam [2]" w:date="2016-06-26T11:00:00Z">
        <w:r>
          <w:rPr>
            <w:color w:val="auto"/>
            <w:lang w:val="en-US"/>
            <w:rPrChange w:id="7324" w:author="William" w:date="2016-06-28T20:55:00Z">
              <w:rPr>
                <w:color w:val="auto"/>
              </w:rPr>
            </w:rPrChange>
          </w:rPr>
          <w:t>20</w:t>
        </w:r>
      </w:ins>
      <w:r>
        <w:rPr>
          <w:color w:val="auto"/>
          <w:lang w:val="en-US"/>
          <w:rPrChange w:id="7325" w:author="William" w:date="2016-06-28T20:55:00Z">
            <w:rPr>
              <w:color w:val="auto"/>
            </w:rPr>
          </w:rPrChange>
        </w:rPr>
        <w:t>16</w:t>
      </w:r>
      <w:ins w:id="7326" w:author="Osnir Estevam [2]" w:date="2016-06-26T11:00:00Z">
        <w:r>
          <w:rPr>
            <w:color w:val="auto"/>
            <w:lang w:val="en-US"/>
            <w:rPrChange w:id="7327" w:author="William" w:date="2016-06-28T20:55:00Z">
              <w:rPr>
                <w:color w:val="auto"/>
              </w:rPr>
            </w:rPrChange>
          </w:rPr>
          <w:t>.</w:t>
        </w:r>
      </w:ins>
    </w:p>
    <w:p w14:paraId="468A7335" w14:textId="77777777" w:rsidR="000117ED" w:rsidRDefault="000117ED">
      <w:pPr>
        <w:rPr>
          <w:ins w:id="7328" w:author="William" w:date="2016-06-28T20:42:00Z"/>
          <w:b/>
          <w:lang w:val="en-US"/>
        </w:rPr>
        <w:pPrChange w:id="7329" w:author="Osnir Estevam [2]" w:date="2016-06-26T11:48:00Z">
          <w:pPr>
            <w:jc w:val="left"/>
          </w:pPr>
        </w:pPrChange>
      </w:pPr>
    </w:p>
    <w:p w14:paraId="48729E4E" w14:textId="77777777" w:rsidR="000117ED" w:rsidRDefault="000117ED" w:rsidP="000117ED">
      <w:pPr>
        <w:rPr>
          <w:ins w:id="7330" w:author="Osnir Estevam [2]" w:date="2016-08-21T17:58:00Z"/>
        </w:rPr>
      </w:pPr>
      <w:r>
        <w:t xml:space="preserve">USABILITY. Site oficial: </w:t>
      </w:r>
      <w:r w:rsidRPr="00E52343">
        <w:rPr>
          <w:b/>
        </w:rPr>
        <w:t>usability.gov</w:t>
      </w:r>
      <w:r>
        <w:t xml:space="preserve">. </w:t>
      </w:r>
      <w:ins w:id="7331" w:author="Osnir Estevam [2]" w:date="2016-08-21T17:58:00Z">
        <w:r>
          <w:t>Disponível em: &lt;https://www.usability.gov/how-to-and-tools/methods/personas.html&gt;. Acesso em: 14 ago. 2016.</w:t>
        </w:r>
      </w:ins>
    </w:p>
    <w:p w14:paraId="702FFF4F" w14:textId="77777777" w:rsidR="000117ED" w:rsidRDefault="000117ED" w:rsidP="000117ED">
      <w:pPr>
        <w:rPr>
          <w:ins w:id="7332" w:author="Osnir Estevam [2]" w:date="2016-08-21T17:58:00Z"/>
        </w:rPr>
      </w:pPr>
    </w:p>
    <w:p w14:paraId="7C6265E4" w14:textId="77777777" w:rsidR="000117ED" w:rsidRDefault="000117ED" w:rsidP="000117ED">
      <w:pPr>
        <w:rPr>
          <w:ins w:id="7333" w:author="Osnir Estevam [2]" w:date="2016-08-21T17:58:00Z"/>
        </w:rPr>
      </w:pPr>
      <w:r>
        <w:lastRenderedPageBreak/>
        <w:t xml:space="preserve">UXMAG. Site oficial: </w:t>
      </w:r>
      <w:r w:rsidRPr="00E52343">
        <w:rPr>
          <w:b/>
        </w:rPr>
        <w:t>uxmag.com</w:t>
      </w:r>
      <w:r>
        <w:t xml:space="preserve">. </w:t>
      </w:r>
      <w:ins w:id="7334" w:author="Osnir Estevam [2]" w:date="2016-08-21T17:58:00Z">
        <w:r>
          <w:t>Disponível em:</w:t>
        </w:r>
      </w:ins>
      <w:r>
        <w:t xml:space="preserve"> </w:t>
      </w:r>
      <w:ins w:id="7335" w:author="Osnir Estevam [2]" w:date="2016-08-21T17:58:00Z">
        <w:r>
          <w:t>&lt;http://uxmag.com/articles/personas-the-foundation-of-a-great-user-experience&gt;. Acesso em: 14 ago. 2016.</w:t>
        </w:r>
      </w:ins>
    </w:p>
    <w:p w14:paraId="65EBE71E" w14:textId="77777777" w:rsidR="000117ED" w:rsidRDefault="000117ED" w:rsidP="000117ED">
      <w:pPr>
        <w:rPr>
          <w:ins w:id="7336" w:author="Osnir Estevam [2]" w:date="2016-08-07T16:05:00Z"/>
          <w:del w:id="7337" w:author="Osnir Estevam [2]" w:date="2016-08-21T17:58:00Z"/>
        </w:rPr>
      </w:pPr>
      <w:ins w:id="7338" w:author="Osnir Estevam [2]" w:date="2016-08-07T16:07:00Z">
        <w:del w:id="7339" w:author="Osnir Estevam [2]" w:date="2016-08-21T17:58:00Z">
          <w:r>
            <w:delText>BAER</w:delText>
          </w:r>
        </w:del>
      </w:ins>
      <w:ins w:id="7340" w:author="Osnir Estevam [2]" w:date="2016-08-07T16:05:00Z">
        <w:del w:id="7341" w:author="Osnir Estevam [2]" w:date="2016-08-21T17:58:00Z">
          <w:r>
            <w:delText>, J.</w:delText>
          </w:r>
          <w:r>
            <w:rPr>
              <w:b/>
            </w:rPr>
            <w:delText xml:space="preserve"> Youtility:</w:delText>
          </w:r>
        </w:del>
      </w:ins>
      <w:ins w:id="7342" w:author="Osnir Estevam [2]" w:date="2016-08-07T16:07:00Z">
        <w:del w:id="7343" w:author="Osnir Estevam [2]" w:date="2016-08-21T17:58:00Z">
          <w:r>
            <w:rPr>
              <w:b/>
            </w:rPr>
            <w:delText xml:space="preserve"> Why Smart Marketing Is about Help Not Hype</w:delText>
          </w:r>
        </w:del>
      </w:ins>
      <w:ins w:id="7344" w:author="Osnir Estevam [2]" w:date="2016-08-07T16:06:00Z">
        <w:del w:id="7345" w:author="Osnir Estevam [2]" w:date="2016-08-21T17:58:00Z">
          <w:r>
            <w:rPr>
              <w:b/>
            </w:rPr>
            <w:delText xml:space="preserve">. </w:delText>
          </w:r>
        </w:del>
      </w:ins>
      <w:ins w:id="7346" w:author="Osnir Estevam [2]" w:date="2016-08-07T16:11:00Z">
        <w:del w:id="7347" w:author="Osnir Estevam [2]" w:date="2016-08-21T17:58:00Z">
          <w:r>
            <w:rPr>
              <w:rPrChange w:id="7348" w:author="Osnir Estevam [2]" w:date="2016-08-07T16:11:00Z">
                <w:rPr>
                  <w:b/>
                </w:rPr>
              </w:rPrChange>
            </w:rPr>
            <w:delText>EUA</w:delText>
          </w:r>
        </w:del>
      </w:ins>
      <w:ins w:id="7349" w:author="Osnir Estevam [2]" w:date="2016-08-07T16:05:00Z">
        <w:del w:id="7350" w:author="Osnir Estevam [2]" w:date="2016-08-21T17:58:00Z">
          <w:r>
            <w:delText xml:space="preserve">: </w:delText>
          </w:r>
        </w:del>
      </w:ins>
      <w:ins w:id="7351" w:author="Osnir Estevam [2]" w:date="2016-08-07T16:08:00Z">
        <w:del w:id="7352" w:author="Osnir Estevam [2]" w:date="2016-08-21T17:58:00Z">
          <w:r>
            <w:delText>Gildan Media</w:delText>
          </w:r>
        </w:del>
      </w:ins>
      <w:ins w:id="7353" w:author="Osnir Estevam [2]" w:date="2016-08-07T16:05:00Z">
        <w:del w:id="7354" w:author="Osnir Estevam [2]" w:date="2016-08-21T17:58:00Z">
          <w:r>
            <w:delText>, 20</w:delText>
          </w:r>
        </w:del>
      </w:ins>
      <w:ins w:id="7355" w:author="Osnir Estevam [2]" w:date="2016-08-07T16:08:00Z">
        <w:del w:id="7356" w:author="Osnir Estevam [2]" w:date="2016-08-21T17:58:00Z">
          <w:r>
            <w:delText>13</w:delText>
          </w:r>
        </w:del>
      </w:ins>
      <w:ins w:id="7357" w:author="Osnir Estevam [2]" w:date="2016-08-07T16:05:00Z">
        <w:del w:id="7358" w:author="Osnir Estevam [2]" w:date="2016-08-21T17:58:00Z">
          <w:r>
            <w:delText>.</w:delText>
          </w:r>
        </w:del>
      </w:ins>
    </w:p>
    <w:p w14:paraId="260E5D84" w14:textId="77777777" w:rsidR="000117ED" w:rsidRDefault="000117ED" w:rsidP="000117ED">
      <w:pPr>
        <w:rPr>
          <w:ins w:id="7359" w:author="William" w:date="2016-06-28T20:44:00Z"/>
          <w:del w:id="7360" w:author="Osnir Estevam [2]" w:date="2016-08-21T17:58:00Z"/>
        </w:rPr>
      </w:pPr>
    </w:p>
    <w:p w14:paraId="10264ED9" w14:textId="77777777" w:rsidR="000117ED" w:rsidRDefault="000117ED" w:rsidP="000117ED">
      <w:pPr>
        <w:rPr>
          <w:ins w:id="7361" w:author="Osnir Estevam [2]" w:date="2016-08-21T17:59:00Z"/>
        </w:rPr>
      </w:pPr>
    </w:p>
    <w:p w14:paraId="51665C84" w14:textId="28AB8FA9" w:rsidR="00450EAC" w:rsidRPr="00946032" w:rsidRDefault="000117ED" w:rsidP="000117ED">
      <w:pPr>
        <w:rPr>
          <w:iCs/>
          <w:color w:val="auto"/>
          <w:sz w:val="18"/>
          <w:szCs w:val="18"/>
        </w:rPr>
      </w:pPr>
      <w:r>
        <w:t xml:space="preserve">UXPIN. Site oficial: </w:t>
      </w:r>
      <w:r w:rsidRPr="000F2BE6">
        <w:rPr>
          <w:b/>
        </w:rPr>
        <w:t>uxpin.com</w:t>
      </w:r>
      <w:r>
        <w:t xml:space="preserve">. </w:t>
      </w:r>
      <w:ins w:id="7362" w:author="Osnir Estevam [2]" w:date="2016-08-21T17:59:00Z">
        <w:r>
          <w:t>Disponível em: &lt; https://www.uxpin.com/studio/ &gt;. Acesso em: 14 ago. 2016.</w:t>
        </w:r>
      </w:ins>
    </w:p>
    <w:sectPr w:rsidR="00450EAC" w:rsidRPr="00946032" w:rsidSect="009440C6">
      <w:headerReference w:type="default" r:id="rId36"/>
      <w:pgSz w:w="11905" w:h="16837"/>
      <w:pgMar w:top="1700" w:right="1133" w:bottom="1133" w:left="170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1" w:author="tit" w:date="2016-06-30T19:29:00Z" w:initials="t">
    <w:p w14:paraId="1D7DD0F2" w14:textId="11CDC9D5" w:rsidR="006B3F7C" w:rsidRDefault="006B3F7C">
      <w:pPr>
        <w:pStyle w:val="Textodecomentrio"/>
      </w:pPr>
      <w:r>
        <w:rPr>
          <w:rStyle w:val="Refdecomentrio"/>
        </w:rPr>
        <w:annotationRef/>
      </w:r>
      <w:r>
        <w:t>Deixar o título mais completo, considerando o contexto, problema, proposta e resultados esperados. Ficou pequeno, não está dizendo tudo que deveria.</w:t>
      </w:r>
    </w:p>
  </w:comment>
  <w:comment w:id="63" w:author="tit" w:date="2016-06-30T19:30:00Z" w:initials="t">
    <w:p w14:paraId="1EC49911" w14:textId="7730ECDA" w:rsidR="006B3F7C" w:rsidRDefault="006B3F7C">
      <w:pPr>
        <w:pStyle w:val="Textodecomentrio"/>
      </w:pPr>
      <w:r>
        <w:rPr>
          <w:rStyle w:val="Refdecomentrio"/>
        </w:rPr>
        <w:annotationRef/>
      </w:r>
    </w:p>
  </w:comment>
  <w:comment w:id="69" w:author="tit" w:date="2016-06-30T19:30:00Z" w:initials="t">
    <w:p w14:paraId="069B69C2" w14:textId="5E903297" w:rsidR="006B3F7C" w:rsidRDefault="006B3F7C">
      <w:pPr>
        <w:pStyle w:val="Textodecomentrio"/>
      </w:pPr>
      <w:r>
        <w:rPr>
          <w:rStyle w:val="Refdecomentrio"/>
        </w:rPr>
        <w:annotationRef/>
      </w:r>
      <w:r>
        <w:t>Remover esta página.</w:t>
      </w:r>
    </w:p>
  </w:comment>
  <w:comment w:id="76" w:author="tit" w:date="2016-06-30T19:30:00Z" w:initials="t">
    <w:p w14:paraId="5CF1C5F6" w14:textId="5914E9DA" w:rsidR="006B3F7C" w:rsidRDefault="006B3F7C">
      <w:pPr>
        <w:pStyle w:val="Textodecomentrio"/>
      </w:pPr>
      <w:r>
        <w:rPr>
          <w:rStyle w:val="Refdecomentrio"/>
        </w:rPr>
        <w:annotationRef/>
      </w:r>
      <w:r>
        <w:t>Rever alinhamento, está à direita (incorreto)</w:t>
      </w:r>
    </w:p>
  </w:comment>
  <w:comment w:id="140" w:author="tit" w:date="2016-06-30T19:30:00Z" w:initials="t">
    <w:p w14:paraId="125C3042" w14:textId="15C587DE" w:rsidR="006B3F7C" w:rsidRDefault="006B3F7C">
      <w:pPr>
        <w:pStyle w:val="Textodecomentrio"/>
      </w:pPr>
      <w:r>
        <w:rPr>
          <w:rStyle w:val="Refdecomentrio"/>
        </w:rPr>
        <w:annotationRef/>
      </w:r>
      <w:r>
        <w:t>Rever alinhamento</w:t>
      </w:r>
    </w:p>
  </w:comment>
  <w:comment w:id="190" w:author="Daniel Paz de Araújo" w:date="2016-05-04T17:28:00Z" w:initials="DPdA">
    <w:p w14:paraId="5D24DF08" w14:textId="77777777" w:rsidR="006B3F7C" w:rsidRDefault="006B3F7C" w:rsidP="00F63B94">
      <w:pPr>
        <w:pStyle w:val="01TEXTOCORPO"/>
      </w:pPr>
      <w:r>
        <w:rPr>
          <w:rStyle w:val="Refdecomentrio"/>
        </w:rPr>
        <w:annotationRef/>
      </w:r>
      <w:r>
        <w:t>Apesar de se tratar de um elemento pré-textual, componente das primeiras páginas do trabalho, é desenvolvido quando da fase final do relatório, considerando o fato de contemplar as principais informações de todos os elementos do trabalho – iniciando com um pequeno contexto, definindo o problema de pesquisa, metodologia, análise dos dados e conclusões: é uma síntese dos principais argumentos e ideias encontrados no trabalho.</w:t>
      </w:r>
    </w:p>
    <w:p w14:paraId="6A8D2C37" w14:textId="77777777" w:rsidR="006B3F7C" w:rsidRPr="00E461D6" w:rsidRDefault="006B3F7C" w:rsidP="00F63B94">
      <w:pPr>
        <w:pStyle w:val="01TEXTOCORPO"/>
        <w:spacing w:after="120" w:line="240" w:lineRule="auto"/>
        <w:ind w:left="2268" w:firstLine="0"/>
        <w:rPr>
          <w:sz w:val="20"/>
          <w:szCs w:val="20"/>
        </w:rPr>
      </w:pPr>
      <w:r w:rsidRPr="00E461D6">
        <w:rPr>
          <w:sz w:val="20"/>
          <w:szCs w:val="20"/>
        </w:rPr>
        <w:t xml:space="preserve">o resumo da tese ou monografia é efetivamente o lugar para vender o peixe. Se o autor não conseguir deixar um leitor interessado no resumo, não conseguirá fazer com que ele leia sua monografia quando há tanto outro material de boa qualidade disponível. Além disso, sistemas de indexação em bases de dados de </w:t>
      </w:r>
      <w:r w:rsidRPr="00E461D6">
        <w:rPr>
          <w:i/>
          <w:sz w:val="20"/>
          <w:szCs w:val="20"/>
        </w:rPr>
        <w:t>abstracts</w:t>
      </w:r>
      <w:r w:rsidRPr="00E461D6">
        <w:rPr>
          <w:sz w:val="20"/>
          <w:szCs w:val="20"/>
        </w:rPr>
        <w:t xml:space="preserve"> também não vão identificar o trabalho adequadamente. (WAZLAWICK, 2009, p.88)</w:t>
      </w:r>
    </w:p>
    <w:p w14:paraId="44E632EA" w14:textId="77777777" w:rsidR="006B3F7C" w:rsidRDefault="006B3F7C" w:rsidP="00F63B94">
      <w:pPr>
        <w:pStyle w:val="01TEXTOCORPO"/>
      </w:pPr>
      <w:r>
        <w:t>Deve, portanto, deixar clara a contribuição do trabalho, mesmo que não trate de uma tarefa fácil, considerando apresentar-se como um pequeno texto. Ainda, deve apresentar o problema de forma simples, mas completa para entendimento ao leitor.</w:t>
      </w:r>
    </w:p>
    <w:p w14:paraId="4E3C1B4A" w14:textId="77777777" w:rsidR="006B3F7C" w:rsidRDefault="006B3F7C" w:rsidP="00F63B94">
      <w:pPr>
        <w:pStyle w:val="01TEXTOCORPO"/>
      </w:pPr>
      <w:r>
        <w:t>Segundo SENAC (2014, p.26), o resumo deve “u</w:t>
      </w:r>
      <w:r w:rsidRPr="003E21B9">
        <w:t>sar frases precisas e informativas e de 150 a 500 palavras, em parágrafo único</w:t>
      </w:r>
      <w:r>
        <w:t>”.</w:t>
      </w:r>
    </w:p>
    <w:p w14:paraId="72EFCF61" w14:textId="77777777" w:rsidR="006B3F7C" w:rsidRDefault="006B3F7C" w:rsidP="00F63B94">
      <w:pPr>
        <w:pStyle w:val="01TEXTOCORPO"/>
      </w:pPr>
      <w:r>
        <w:t xml:space="preserve">Junto a ele, são apresentadas cinco palavras-chaves, que identificam o trabalho e facilitam a indexação do mesmo, facilitando encontrar o trabalho quando alguém realizar busca. </w:t>
      </w:r>
    </w:p>
    <w:p w14:paraId="74F3B2D9" w14:textId="77777777" w:rsidR="006B3F7C" w:rsidRDefault="006B3F7C" w:rsidP="00F63B94">
      <w:pPr>
        <w:pStyle w:val="01TEXTOCORPO"/>
      </w:pPr>
      <w:r>
        <w:t>Em tempo, juntos aos elementos pr</w:t>
      </w:r>
      <w:r>
        <w:rPr>
          <w:rStyle w:val="Refdecomentrio"/>
          <w:rFonts w:eastAsiaTheme="minorHAnsi" w:cstheme="minorBidi"/>
          <w:color w:val="auto"/>
        </w:rPr>
        <w:annotationRef/>
      </w:r>
      <w:r>
        <w:rPr>
          <w:rStyle w:val="Refdecomentrio"/>
          <w:rFonts w:eastAsiaTheme="minorHAnsi" w:cstheme="minorBidi"/>
          <w:color w:val="auto"/>
        </w:rPr>
        <w:annotationRef/>
      </w:r>
      <w:r>
        <w:t xml:space="preserve">é-textuais, o trabalho deve-se apresentar uma seção chamada </w:t>
      </w:r>
      <w:r w:rsidRPr="009D424D">
        <w:rPr>
          <w:i/>
        </w:rPr>
        <w:t>Abstact</w:t>
      </w:r>
      <w:r>
        <w:t xml:space="preserve">, correspondente ao Resumo em língua Inglesa, seguida de </w:t>
      </w:r>
      <w:r w:rsidRPr="009D424D">
        <w:rPr>
          <w:i/>
        </w:rPr>
        <w:t>keywords</w:t>
      </w:r>
      <w:r>
        <w:t xml:space="preserve"> (palavras-chaves).</w:t>
      </w:r>
    </w:p>
    <w:p w14:paraId="4C178615" w14:textId="3D7FA0E1" w:rsidR="006B3F7C" w:rsidRDefault="006B3F7C">
      <w:pPr>
        <w:pStyle w:val="Textodecomentrio"/>
      </w:pPr>
    </w:p>
  </w:comment>
  <w:comment w:id="191" w:author="Osnir Estevam [2]" w:date="2016-06-25T18:36:00Z" w:initials="OE">
    <w:p w14:paraId="4F8022F4" w14:textId="01C9BE91" w:rsidR="006B3F7C" w:rsidRDefault="006B3F7C">
      <w:pPr>
        <w:pStyle w:val="Textodecomentrio"/>
      </w:pPr>
      <w:r>
        <w:rPr>
          <w:rStyle w:val="Refdecomentrio"/>
        </w:rPr>
        <w:annotationRef/>
      </w:r>
    </w:p>
  </w:comment>
  <w:comment w:id="203" w:author="tit" w:date="2016-06-30T19:31:00Z" w:initials="t">
    <w:p w14:paraId="1BBD4711" w14:textId="3208AF38" w:rsidR="006B3F7C" w:rsidRDefault="006B3F7C">
      <w:pPr>
        <w:pStyle w:val="Textodecomentrio"/>
      </w:pPr>
      <w:r>
        <w:rPr>
          <w:rStyle w:val="Refdecomentrio"/>
        </w:rPr>
        <w:annotationRef/>
      </w:r>
      <w:r>
        <w:t xml:space="preserve">Falar mais sobre o contexto e o problema antes de entrar no objetivo. </w:t>
      </w:r>
    </w:p>
  </w:comment>
  <w:comment w:id="204" w:author="tit" w:date="2016-06-30T19:31:00Z" w:initials="t">
    <w:p w14:paraId="181057A3" w14:textId="6FC961E3" w:rsidR="006B3F7C" w:rsidRDefault="006B3F7C">
      <w:pPr>
        <w:pStyle w:val="Textodecomentrio"/>
      </w:pPr>
      <w:r>
        <w:rPr>
          <w:rStyle w:val="Refdecomentrio"/>
        </w:rPr>
        <w:annotationRef/>
      </w:r>
      <w:r>
        <w:t>Remover quebra do parágrafo, deve ser um bloco só.</w:t>
      </w:r>
    </w:p>
  </w:comment>
  <w:comment w:id="208" w:author="tit" w:date="2016-06-30T19:31:00Z" w:initials="t">
    <w:p w14:paraId="55FA169B" w14:textId="4361C005" w:rsidR="006B3F7C" w:rsidRDefault="006B3F7C">
      <w:pPr>
        <w:pStyle w:val="Textodecomentrio"/>
      </w:pPr>
      <w:r>
        <w:rPr>
          <w:rStyle w:val="Refdecomentrio"/>
        </w:rPr>
        <w:annotationRef/>
      </w:r>
      <w:r>
        <w:t>Remover referências</w:t>
      </w:r>
    </w:p>
  </w:comment>
  <w:comment w:id="223" w:author="tit" w:date="2016-06-30T19:32:00Z" w:initials="t">
    <w:p w14:paraId="1236C798" w14:textId="752A8BC5" w:rsidR="006B3F7C" w:rsidRDefault="006B3F7C">
      <w:pPr>
        <w:pStyle w:val="Textodecomentrio"/>
      </w:pPr>
      <w:r>
        <w:rPr>
          <w:rStyle w:val="Refdecomentrio"/>
        </w:rPr>
        <w:annotationRef/>
      </w:r>
      <w:r>
        <w:t>Detalhar</w:t>
      </w:r>
    </w:p>
  </w:comment>
  <w:comment w:id="224" w:author="tit" w:date="2016-06-30T19:32:00Z" w:initials="t">
    <w:p w14:paraId="7C40EF90" w14:textId="658AAD91" w:rsidR="006B3F7C" w:rsidRDefault="006B3F7C">
      <w:pPr>
        <w:pStyle w:val="Textodecomentrio"/>
      </w:pPr>
      <w:r>
        <w:rPr>
          <w:rStyle w:val="Refdecomentrio"/>
        </w:rPr>
        <w:annotationRef/>
      </w:r>
      <w:r>
        <w:t>Detalhar</w:t>
      </w:r>
    </w:p>
  </w:comment>
  <w:comment w:id="2913" w:author="Daniel Paz de Araújo" w:date="2016-05-04T17:21:00Z" w:initials="DPdA">
    <w:p w14:paraId="42D841DE" w14:textId="77777777" w:rsidR="006B3F7C" w:rsidRDefault="006B3F7C" w:rsidP="00A26E7A">
      <w:pPr>
        <w:pStyle w:val="01TEXTOCORPO"/>
      </w:pPr>
      <w:r>
        <w:rPr>
          <w:rStyle w:val="Refdecomentrio"/>
        </w:rPr>
        <w:annotationRef/>
      </w:r>
      <w:r>
        <w:t xml:space="preserve">O Trabalho de Conclusão de Curso, por se tratar de um relatório de pesquisa, deixa uma contribuição (científica ou comercial, a última com melhorias produtos, serviços e processos). Como tal, merece ser divulgado (e encontrado!). Considerando a grande </w:t>
      </w:r>
      <w:r>
        <w:rPr>
          <w:rStyle w:val="Refdecomentrio"/>
          <w:rFonts w:eastAsiaTheme="minorEastAsia" w:cstheme="minorBidi"/>
          <w:color w:val="auto"/>
        </w:rPr>
        <w:annotationRef/>
      </w:r>
      <w:r>
        <w:rPr>
          <w:rStyle w:val="Refdecomentrio"/>
          <w:rFonts w:eastAsiaTheme="minorEastAsia" w:cstheme="minorBidi"/>
          <w:color w:val="auto"/>
        </w:rPr>
        <w:annotationRef/>
      </w:r>
      <w:r>
        <w:t xml:space="preserve">quantidade de trabalhos, a maioria dos pesquisadores faz </w:t>
      </w:r>
      <w:r>
        <w:rPr>
          <w:rStyle w:val="Refdecomentrio"/>
          <w:rFonts w:eastAsiaTheme="minorEastAsia" w:cstheme="minorBidi"/>
          <w:color w:val="auto"/>
        </w:rPr>
        <w:annotationRef/>
      </w:r>
      <w:r>
        <w:rPr>
          <w:rStyle w:val="Refdecomentrio"/>
          <w:rFonts w:eastAsiaTheme="minorEastAsia" w:cstheme="minorBidi"/>
          <w:color w:val="auto"/>
        </w:rPr>
        <w:annotationRef/>
      </w:r>
      <w:r>
        <w:t xml:space="preserve">a leitura dos capítulos introdutórios e, em caso de interesse em conhecer mais detalhes, visitar os capítulos do trabalho. Desta forma, a Introdução tem como objetivo familiarizar o leitor com o tema escolhido, bem como deixar, de forma clara, a definição do problema a ser resolvido ou contribuição que a pesquisa se propõe a deixar. </w:t>
      </w:r>
      <w:r>
        <w:rPr>
          <w:rStyle w:val="Refdecomentrio"/>
          <w:rFonts w:eastAsiaTheme="minorEastAsia" w:cstheme="minorBidi"/>
          <w:color w:val="auto"/>
        </w:rPr>
        <w:annotationRef/>
      </w:r>
      <w:r>
        <w:rPr>
          <w:rStyle w:val="Refdecomentrio"/>
          <w:rFonts w:eastAsiaTheme="minorEastAsia" w:cstheme="minorBidi"/>
          <w:color w:val="auto"/>
        </w:rPr>
        <w:annotationRef/>
      </w:r>
    </w:p>
    <w:p w14:paraId="7D63B0B2" w14:textId="77777777" w:rsidR="006B3F7C" w:rsidRDefault="006B3F7C" w:rsidP="00A26E7A">
      <w:pPr>
        <w:pStyle w:val="01TEXTOCORPO"/>
      </w:pPr>
      <w:r>
        <w:t>Silva e Menezes (2005, p. 99) afirma que a Introdução “mostra o propósito e alcance do relatório. Indica a razão da escolha do tema”, completando com a forma que o pesquisador deve expor seu trabalho através deste capítulo introdutório, em modo imperativo:</w:t>
      </w:r>
    </w:p>
    <w:p w14:paraId="747E8EB4" w14:textId="77777777" w:rsidR="006B3F7C" w:rsidRPr="00A9152C" w:rsidRDefault="006B3F7C" w:rsidP="00A26E7A">
      <w:pPr>
        <w:pStyle w:val="01TEXTOCORPO"/>
        <w:spacing w:after="120" w:line="240" w:lineRule="auto"/>
        <w:ind w:left="2268" w:firstLine="0"/>
        <w:rPr>
          <w:sz w:val="20"/>
          <w:szCs w:val="20"/>
        </w:rPr>
      </w:pPr>
      <w:r w:rsidRPr="00A9152C">
        <w:rPr>
          <w:sz w:val="20"/>
          <w:szCs w:val="20"/>
        </w:rPr>
        <w:t>Contextualize, abordando o tema de forma a identificar os motivos ou o contexto no qual o problema ou a(s) questão (ões) de pesquisa foram identificados. Permita que se tenha uma visualização situacional do problema. Restrinja sua abordagem apresentando a(s) questão (ões) que fizeram você propor esta pesquisa. (SILVA; MENEZES, 2005, p.</w:t>
      </w:r>
      <w:r>
        <w:rPr>
          <w:sz w:val="20"/>
          <w:szCs w:val="20"/>
        </w:rPr>
        <w:t xml:space="preserve"> </w:t>
      </w:r>
      <w:r w:rsidRPr="00A9152C">
        <w:rPr>
          <w:sz w:val="20"/>
          <w:szCs w:val="20"/>
        </w:rPr>
        <w:t>92)</w:t>
      </w:r>
    </w:p>
    <w:p w14:paraId="21341D47" w14:textId="77777777" w:rsidR="006B3F7C" w:rsidRDefault="006B3F7C" w:rsidP="00D711FE">
      <w:pPr>
        <w:pStyle w:val="01TEXTOCORPO"/>
      </w:pPr>
      <w:r>
        <w:t xml:space="preserve">A Introdução deve clarificar os objetivos (geral e específico), delimitar o assunto (inclusive trazendo clareza para o problema de pesquisa, limitando-o, caso necessário), e as hipóteses levantadas (quando método hipotético-dedutivo for utilizado). </w:t>
      </w:r>
    </w:p>
    <w:p w14:paraId="6753EBF5" w14:textId="77777777" w:rsidR="006B3F7C" w:rsidRDefault="006B3F7C" w:rsidP="00D711FE">
      <w:pPr>
        <w:pStyle w:val="Textodecomentrio"/>
      </w:pPr>
      <w:r>
        <w:t xml:space="preserve">Deve, ainda, expor os métodos e ferramentas utilizadas, de modo que o leitor possa entender como a pesquisa foi desenvolvida, bem como possibilitar replicação da pesquisa (que pode validar seus resultados). Gil (2010) aponta que a Introdução </w:t>
      </w:r>
      <w:r>
        <w:rPr>
          <w:rStyle w:val="Refdecomentrio"/>
          <w:rFonts w:eastAsiaTheme="minorEastAsia" w:cstheme="minorBidi"/>
          <w:color w:val="auto"/>
        </w:rPr>
        <w:annotationRef/>
      </w:r>
      <w:r>
        <w:rPr>
          <w:rStyle w:val="Refdecomentrio"/>
          <w:rFonts w:eastAsiaTheme="minorEastAsia" w:cstheme="minorBidi"/>
          <w:color w:val="auto"/>
        </w:rPr>
        <w:annotationRef/>
      </w:r>
      <w:r>
        <w:t>pode ser “elaborada de forma corrente” (p. 161) ou dividida em subseções.</w:t>
      </w:r>
    </w:p>
    <w:p w14:paraId="044776AD" w14:textId="5FF12633" w:rsidR="006B3F7C" w:rsidRDefault="006B3F7C" w:rsidP="00D711FE">
      <w:pPr>
        <w:pStyle w:val="01TEXTOCORPO"/>
      </w:pPr>
    </w:p>
  </w:comment>
  <w:comment w:id="3069" w:author="Daniel Paz de Araújo" w:date="2016-05-04T17:22:00Z" w:initials="DPdA">
    <w:p w14:paraId="2C539E5A" w14:textId="77777777" w:rsidR="006B3F7C" w:rsidRDefault="006B3F7C" w:rsidP="00A26E7A">
      <w:pPr>
        <w:pStyle w:val="01TEXTOCORPO"/>
      </w:pPr>
      <w:r>
        <w:rPr>
          <w:rStyle w:val="Refdecomentrio"/>
        </w:rPr>
        <w:annotationRef/>
      </w:r>
      <w:r>
        <w:t xml:space="preserve">Proporcionar entendimento do problema de pesquisa ou da contribuição apresentada </w:t>
      </w:r>
      <w:r>
        <w:rPr>
          <w:rStyle w:val="Refdecomentrio"/>
          <w:rFonts w:eastAsiaTheme="minorEastAsia" w:cstheme="minorBidi"/>
          <w:color w:val="auto"/>
        </w:rPr>
        <w:annotationRef/>
      </w:r>
      <w:r>
        <w:rPr>
          <w:rStyle w:val="Refdecomentrio"/>
          <w:rFonts w:eastAsiaTheme="minorEastAsia" w:cstheme="minorBidi"/>
          <w:color w:val="auto"/>
        </w:rPr>
        <w:annotationRef/>
      </w:r>
      <w:r>
        <w:t xml:space="preserve">pelo trabalho é uma </w:t>
      </w:r>
      <w:r>
        <w:rPr>
          <w:rStyle w:val="Refdecomentrio"/>
          <w:rFonts w:eastAsiaTheme="minorEastAsia" w:cstheme="minorBidi"/>
          <w:color w:val="auto"/>
        </w:rPr>
        <w:annotationRef/>
      </w:r>
      <w:r>
        <w:rPr>
          <w:rStyle w:val="Refdecomentrio"/>
          <w:rFonts w:eastAsiaTheme="minorEastAsia" w:cstheme="minorBidi"/>
          <w:color w:val="auto"/>
        </w:rPr>
        <w:annotationRef/>
      </w:r>
      <w:r>
        <w:t>das tarefas que o pesquisador deve realizar (e preocupar-se em concluir com assertividade) e, para isso, deve definir a situação ou o contexto no qual o problema foi identificado – para entender o problema, é necessário conhecer o que gera o problema.</w:t>
      </w:r>
    </w:p>
    <w:p w14:paraId="1EEE9D5E" w14:textId="77777777" w:rsidR="006B3F7C" w:rsidRDefault="006B3F7C" w:rsidP="00A26E7A">
      <w:pPr>
        <w:pStyle w:val="01TEXTOCORPO"/>
      </w:pPr>
      <w:r>
        <w:t>É muito comum um trabalho de conclusão de curso, relacionado às engenharias ou à computação manter seu foco na solução, não deixando claro o problema que ele resolve (por mais que o problema possa parecer óbvio ao pesquisador que desenvolve o relatório).</w:t>
      </w:r>
    </w:p>
    <w:p w14:paraId="4317DB3E" w14:textId="77777777" w:rsidR="006B3F7C" w:rsidRDefault="006B3F7C" w:rsidP="00A26E7A">
      <w:pPr>
        <w:pStyle w:val="01TEXTOCORPO"/>
      </w:pPr>
      <w:r>
        <w:t xml:space="preserve">Deste modo, o contexto é uma subseção importante para o entendimento do Trabalho de Conclusão de Curso. Nesta subseção devem ser descritos o local ou situação onde é desenvolvida a pesquisa – e consequentemente, onde será dada a contribuição, resolvendo um problema ou promovendo alguma melhoria; ainda, apresenta a tarefa (ou ação), que está relacionada </w:t>
      </w:r>
      <w:r>
        <w:rPr>
          <w:rStyle w:val="Refdecomentrio"/>
          <w:rFonts w:eastAsiaTheme="minorEastAsia" w:cstheme="minorBidi"/>
          <w:color w:val="auto"/>
        </w:rPr>
        <w:annotationRef/>
      </w:r>
      <w:r>
        <w:rPr>
          <w:rStyle w:val="Refdecomentrio"/>
          <w:rFonts w:eastAsiaTheme="minorEastAsia" w:cstheme="minorBidi"/>
          <w:color w:val="auto"/>
        </w:rPr>
        <w:annotationRef/>
      </w:r>
      <w:r>
        <w:t xml:space="preserve">ao problema de pesquisa; pode, também, abordar descrição daqueles </w:t>
      </w:r>
      <w:r>
        <w:rPr>
          <w:rStyle w:val="Refdecomentrio"/>
          <w:rFonts w:eastAsiaTheme="minorEastAsia" w:cstheme="minorBidi"/>
          <w:color w:val="auto"/>
        </w:rPr>
        <w:annotationRef/>
      </w:r>
      <w:r>
        <w:rPr>
          <w:rStyle w:val="Refdecomentrio"/>
          <w:rFonts w:eastAsiaTheme="minorEastAsia" w:cstheme="minorBidi"/>
          <w:color w:val="auto"/>
        </w:rPr>
        <w:annotationRef/>
      </w:r>
      <w:r>
        <w:t>atores que são impactados pela pesquisa ou seus resultados (pessoas, produtos, processos, etc.).</w:t>
      </w:r>
    </w:p>
    <w:p w14:paraId="0542A6EE" w14:textId="77777777" w:rsidR="006B3F7C" w:rsidRDefault="006B3F7C" w:rsidP="00A26E7A">
      <w:pPr>
        <w:pStyle w:val="01TEXTOCORPO"/>
      </w:pPr>
      <w:r>
        <w:t xml:space="preserve">Exemplo do erro comum, apontado anteriormente, mostra-se quando um TCC apresenta a melhoria em um processo de desenvolvimento de software: o relatório deve deixar claro o que é “perdido” na não aplicação desta (como tempo no desenvolvimento maior ou quantidade maior de erros que é passada ao cliente); ou ainda, não demonstrando em que tarefa tal melhoria deve ser aplicada, não demonstrando como esta é executada antes da aplicação das alterações propostas. </w:t>
      </w:r>
    </w:p>
    <w:p w14:paraId="690A9DEC" w14:textId="77777777" w:rsidR="006B3F7C" w:rsidRPr="003E0B3F" w:rsidRDefault="006B3F7C" w:rsidP="00A26E7A">
      <w:pPr>
        <w:pStyle w:val="01TEXTOCORPO"/>
        <w:rPr>
          <w:sz w:val="20"/>
          <w:szCs w:val="20"/>
        </w:rPr>
      </w:pPr>
      <w:r>
        <w:t>Para demonstrar e esclarecer o problema de pesquisa, muitas vezes, pode-se fazer necessária a exposição dos materiais utilizados pelo pesquisador para dar entendimento ao problema de pesquisa</w:t>
      </w:r>
      <w:r>
        <w:rPr>
          <w:rStyle w:val="Refdecomentrio"/>
          <w:rFonts w:eastAsiaTheme="minorEastAsia" w:cstheme="minorBidi"/>
          <w:color w:val="auto"/>
        </w:rPr>
        <w:annotationRef/>
      </w:r>
      <w:r>
        <w:rPr>
          <w:rStyle w:val="Refdecomentrio"/>
          <w:rFonts w:eastAsiaTheme="minorEastAsia" w:cstheme="minorBidi"/>
          <w:color w:val="auto"/>
        </w:rPr>
        <w:annotationRef/>
      </w:r>
      <w:r>
        <w:t>: muitas vezes, a definição de contribuições de outros autores (ou do próprio autor, em outro trabalho) pode ter resolvido partes do problema e demonstrado existência de lacunas – fortalecendo a percepção quanto a existência do problema que o pesquisador deseja abordar. Deste modo, para a contextualização, o investigador pode realizar fundamentação teórica como a subseção desenvolvida pelo pesquisador para situar o trabalho e, usar as ideias de outros autores para reforçar a identificação do problema de pesquisa.</w:t>
      </w:r>
    </w:p>
    <w:p w14:paraId="5759600B" w14:textId="77777777" w:rsidR="006B3F7C" w:rsidRDefault="006B3F7C" w:rsidP="00A26E7A">
      <w:pPr>
        <w:pStyle w:val="01TEXTOCORPO"/>
      </w:pPr>
      <w:r>
        <w:t>Segundo Moresi (2003), a contextualização deve ser exposta em um item (iniciado com um subtítulo) e deve permitir uma visão situacional do problema. Para Wazlawick (2009), a justificativa do trabalho deve ser apresentada na contextualização, de forma a demonstrar ao leitor que o tema escolhido é relevante (podendo ser relevante socialmente; economicamente – para um indivíduo ou para grupos de pessoas ou empresas; ou academicamente). O pesquisador deve observar o fato que, ao promover uma contribuição, deve apresentar a sua relevância – e com isso, demonstrar a quem interessar sua importância, de forma a “convidá-lo” a leitura ou mesmo a continuação do trabalho, caso, em sua delimitação (assunto tratado mais a frente) apresentar lacunas.</w:t>
      </w:r>
    </w:p>
    <w:p w14:paraId="6B17F299" w14:textId="10C2D278" w:rsidR="006B3F7C" w:rsidRDefault="006B3F7C">
      <w:pPr>
        <w:pStyle w:val="Textodecomentrio"/>
      </w:pPr>
    </w:p>
  </w:comment>
  <w:comment w:id="3092" w:author="Daniel Paz de Araújo" w:date="2016-05-04T17:22:00Z" w:initials="DPdA">
    <w:p w14:paraId="41603408" w14:textId="77777777" w:rsidR="006B3F7C" w:rsidRDefault="006B3F7C" w:rsidP="00A26E7A">
      <w:pPr>
        <w:pStyle w:val="01TEXTOCORPO"/>
      </w:pPr>
      <w:r>
        <w:rPr>
          <w:rStyle w:val="Refdecomentrio"/>
        </w:rPr>
        <w:annotationRef/>
      </w:r>
      <w:r>
        <w:t xml:space="preserve">Como apresentado, a contextualização e justificativa devem clarificar onde a pesquisa será realizada (contexto) e o impacto da solução à um problema. O problema de pesquisa deve, além de ser claro, ser passível de tratamento científico, ou seja, responder a questão através de uso de métodos, técnicas e ferramentas aceitos academicamente. Ainda, deve tratar-se de problema possível de ser solucionado e delimitado dentro de uma dimensão viável – limitando o modelo, conforme veremos mais a frente. </w:t>
      </w:r>
    </w:p>
    <w:p w14:paraId="22B8F565" w14:textId="77777777" w:rsidR="006B3F7C" w:rsidRDefault="006B3F7C" w:rsidP="00A26E7A">
      <w:pPr>
        <w:pStyle w:val="01TEXTOCORPO"/>
      </w:pPr>
      <w:r>
        <w:t>Ao formular o problema, ele deve ser apresentado em forma de pergunta: o trabalho deve transcorrer de maneira a responder esta interrogação e, assim, demonstrar como é dada tal contribuição, seja científica ou ao mercado.</w:t>
      </w:r>
    </w:p>
    <w:p w14:paraId="2CAAD90B" w14:textId="77777777" w:rsidR="006B3F7C" w:rsidRDefault="006B3F7C" w:rsidP="00A26E7A">
      <w:pPr>
        <w:pStyle w:val="01TEXTOCORPO"/>
      </w:pPr>
      <w:r>
        <w:t>As hipóteses (quando utilizado método hipotético-dedutivo) podem ser apresentados nesta subseção. Vale relembrar que hipóteses são afirmações – preposições, como frases, expressões ou orações - que podem ser declaradas verdadeira ou falsa. A pesquisa verificará sua validade (ou não), relacionadas à busca da solução do problema de pesquisa. Trata-se de respostas plausíveis e provisórias para o problema de pesquisa (provisória, pois pode ser refutada). O problema, só é solucionado quando as hipóteses são confirmadas. Quando isso não é possível, seja pela declaração de falsidade ou mesmo pela impossibilidade de declarar conclusão (não ser possível declarar verdadeira ou falsa), não é possível considerar o problema solucionado.</w:t>
      </w:r>
    </w:p>
    <w:p w14:paraId="463A4DD7" w14:textId="45C8F84A" w:rsidR="006B3F7C" w:rsidRDefault="006B3F7C">
      <w:pPr>
        <w:pStyle w:val="Textodecomentrio"/>
      </w:pPr>
    </w:p>
  </w:comment>
  <w:comment w:id="3097" w:author="Daniel Paz de Araújo" w:date="2016-05-04T17:22:00Z" w:initials="DPdA">
    <w:p w14:paraId="15F2B5E5" w14:textId="77777777" w:rsidR="006B3F7C" w:rsidRDefault="006B3F7C" w:rsidP="00A26E7A">
      <w:pPr>
        <w:pStyle w:val="01TEXTOCORPO"/>
      </w:pPr>
      <w:r>
        <w:rPr>
          <w:rStyle w:val="Refdecomentrio"/>
        </w:rPr>
        <w:annotationRef/>
      </w:r>
      <w:r>
        <w:t>Com base em um problema claro de pesquisa, é fácil identificar o objetivo do trabalho: responder à essa questão, proporcionando uma contribuição científica ou comercial. Pode-se dizer que o</w:t>
      </w:r>
      <w:r w:rsidRPr="00E060CD">
        <w:t xml:space="preserve"> objetivo geral é</w:t>
      </w:r>
      <w:r>
        <w:t xml:space="preserve">, portanto, o interesse em </w:t>
      </w:r>
      <w:r w:rsidRPr="00E060CD">
        <w:t xml:space="preserve">solucionar o problema de pesquisa, enquanto o papel dos objetivos específicos da </w:t>
      </w:r>
      <w:r>
        <w:t>pesquisa é de responder quanto</w:t>
      </w:r>
      <w:r w:rsidRPr="00E060CD">
        <w:t xml:space="preserve"> à verdade ou falsidade das hipóteses levantadas</w:t>
      </w:r>
      <w:r>
        <w:t>. Tais definições (dos objetivos) devem constar, de forma escrita, nesta subseção.</w:t>
      </w:r>
    </w:p>
    <w:p w14:paraId="1B38C359" w14:textId="77777777" w:rsidR="006B3F7C" w:rsidRDefault="006B3F7C" w:rsidP="00A26E7A">
      <w:pPr>
        <w:pStyle w:val="01TEXTOCORPO"/>
      </w:pPr>
      <w:r>
        <w:t>O objetivo geral, normalmente é descrito em parágrafo único, em oração contínua, demonstrando o que o trabalho busca – ou seja, respondendo ao problema de pesquisa. O objetivo geral é, portanto, a síntese do que se pretende alcançar.</w:t>
      </w:r>
    </w:p>
    <w:p w14:paraId="6BAAE6CD" w14:textId="77777777" w:rsidR="006B3F7C" w:rsidRDefault="006B3F7C" w:rsidP="00A26E7A">
      <w:pPr>
        <w:pStyle w:val="01TEXTOCORPO"/>
      </w:pPr>
      <w:r>
        <w:t>Por sua vez, os objetivos específicos do trabalho são, normalmente, apresentados através de lista (numerada ou não), relacionados com as hipóteses levantadas para a solução. Eles explicitam os detalhes e são um desdobramento do objetivo geral, definindo subprodutos do trabalho.</w:t>
      </w:r>
    </w:p>
    <w:p w14:paraId="16652C87" w14:textId="77777777" w:rsidR="006B3F7C" w:rsidRDefault="006B3F7C" w:rsidP="00A26E7A">
      <w:pPr>
        <w:pStyle w:val="01TEXTOCORPO"/>
      </w:pPr>
      <w:r>
        <w:t>Os objetivos, tanto geral quanto os específicos, devem ser passíveis de, ao final do trabalho serem verificados quanto ao seu cumprimento (</w:t>
      </w:r>
      <w:r w:rsidRPr="00C47A87">
        <w:t>WAZLAWICK, 2009).</w:t>
      </w:r>
    </w:p>
    <w:p w14:paraId="7F1C8CA8" w14:textId="054CF9BA" w:rsidR="006B3F7C" w:rsidRDefault="006B3F7C">
      <w:pPr>
        <w:pStyle w:val="Textodecomentrio"/>
      </w:pPr>
    </w:p>
  </w:comment>
  <w:comment w:id="3100" w:author="OSNIR ESTEVAM DE LIMA" w:date="2016-06-15T21:47:00Z" w:initials="OEDL">
    <w:p w14:paraId="79C44324" w14:textId="3B2082EA" w:rsidR="006B3F7C" w:rsidRDefault="006B3F7C">
      <w:pPr>
        <w:pStyle w:val="Textodecomentrio"/>
      </w:pPr>
      <w:r>
        <w:rPr>
          <w:rStyle w:val="Refdecomentrio"/>
        </w:rPr>
        <w:annotationRef/>
      </w:r>
      <w:r>
        <w:t>Objetivos específicos: em forma de ação: criar, fazer, etc...</w:t>
      </w:r>
    </w:p>
  </w:comment>
  <w:comment w:id="3111" w:author="Daniel Paz de Araújo" w:date="2016-05-04T17:22:00Z" w:initials="DPdA">
    <w:p w14:paraId="0C8E1983" w14:textId="77777777" w:rsidR="006B3F7C" w:rsidRDefault="006B3F7C" w:rsidP="00A26E7A">
      <w:pPr>
        <w:pStyle w:val="01TEXTOCORPO"/>
      </w:pPr>
      <w:r>
        <w:rPr>
          <w:rStyle w:val="Refdecomentrio"/>
        </w:rPr>
        <w:annotationRef/>
      </w:r>
      <w:r>
        <w:t>Qualquer problema no mundo dificilmente é particular e, conclui-se que um problema pode ser compartilhado por outros pares – outras pessoas, empresas, processos em outros ambientes, etc. Desta forma, quando da busca em resolver um problema de pesquisa, não seria possível ao pesquisador desenvolver um trabalho que considere todas as situações possíveis (mesmo que em um determinado contexto) ou mesmo que não existam variáveis ambientais que possam, em caso de alteração</w:t>
      </w:r>
      <w:r>
        <w:rPr>
          <w:rStyle w:val="Refdecomentrio"/>
          <w:rFonts w:eastAsiaTheme="minorEastAsia" w:cstheme="minorBidi"/>
          <w:color w:val="auto"/>
        </w:rPr>
        <w:annotationRef/>
      </w:r>
      <w:r>
        <w:rPr>
          <w:rStyle w:val="Refdecomentrio"/>
          <w:rFonts w:eastAsiaTheme="minorEastAsia" w:cstheme="minorBidi"/>
          <w:color w:val="auto"/>
        </w:rPr>
        <w:annotationRef/>
      </w:r>
      <w:r>
        <w:t xml:space="preserve">, gerar novos resultados para a pesquisa. </w:t>
      </w:r>
    </w:p>
    <w:p w14:paraId="42757CB9" w14:textId="77777777" w:rsidR="006B3F7C" w:rsidRDefault="006B3F7C" w:rsidP="00A26E7A">
      <w:pPr>
        <w:pStyle w:val="01TEXTOCORPO"/>
      </w:pPr>
      <w:r>
        <w:t xml:space="preserve">Com objetivo de garantir a viabilidade da pesquisa (até para sua comprovação) e impedir que a amplitude impossibilite a aceitação do trabalho acadêmico, o autor deve delimitar as condições de realização (definindo em que condições ambientais a pesquisa é válida) ou promover limitações de área (geográfica, de conhecimento, de atuação, etc.) ou população onde será realizada a pesquisa. </w:t>
      </w:r>
    </w:p>
    <w:p w14:paraId="303E9FA6" w14:textId="77777777" w:rsidR="006B3F7C" w:rsidRDefault="006B3F7C" w:rsidP="00A26E7A">
      <w:pPr>
        <w:pStyle w:val="01TEXTOCORPO"/>
      </w:pPr>
      <w:r>
        <w:t>São exemplos a delimitação de pesquisa, sua aplicação em uma amostra estatisticamente viável (quando usar métodos estatísticos), preterindo aplicar na totalidade de sua população (pessoas ou empresas); restringindo a um grupo de empresas quando demonstrar aplicações que podem ser utilizadas em diversas empresas (pode limitar geograficamente, porte econômico, ramo de atividade); ou, ainda, limitando a um processo ou tarefas (ou a um grupo de processos ou tarefas) quando apresentar aplicação em uma empresa – em forma de um estudo de caso.</w:t>
      </w:r>
    </w:p>
    <w:p w14:paraId="0FAE89D6" w14:textId="6D7F5FFF" w:rsidR="006B3F7C" w:rsidRDefault="006B3F7C" w:rsidP="00A26E7A">
      <w:pPr>
        <w:pStyle w:val="Textodecomentrio"/>
      </w:pPr>
      <w:r>
        <w:t>Definindo limitação do trabalho, o pesquisador pode reconhecer a importância de alguns aspectos, mas que não teria condições de abordar no tempo ou com os recursos disponíveis (pessoais, ferramentais ou financeiros); ou, ao invés de demonstrar que uma hipótese é sempre comprovada, demonstrar em quais condições é verdadeira, para as quais seria possível realizar testes convincentes (WAZLAWICK, 2009).</w:t>
      </w:r>
    </w:p>
  </w:comment>
  <w:comment w:id="3112" w:author="tit" w:date="2016-06-30T19:33:00Z" w:initials="t">
    <w:p w14:paraId="47ECCAFF" w14:textId="40FE4340" w:rsidR="006B3F7C" w:rsidRDefault="006B3F7C">
      <w:pPr>
        <w:pStyle w:val="Textodecomentrio"/>
      </w:pPr>
      <w:r>
        <w:rPr>
          <w:rStyle w:val="Refdecomentrio"/>
        </w:rPr>
        <w:annotationRef/>
      </w:r>
      <w:r>
        <w:t>Dizer quais objetivos específicos serão ou não realizados no trabalho.</w:t>
      </w:r>
    </w:p>
  </w:comment>
  <w:comment w:id="3263" w:author="Daniel Paz de Araújo" w:date="2016-05-04T17:23:00Z" w:initials="DPdA">
    <w:p w14:paraId="15ED4D36" w14:textId="77777777" w:rsidR="006B3F7C" w:rsidRDefault="006B3F7C" w:rsidP="00A26E7A">
      <w:pPr>
        <w:pStyle w:val="01TEXTOCORPO"/>
      </w:pPr>
      <w:r>
        <w:rPr>
          <w:rStyle w:val="Refdecomentrio"/>
        </w:rPr>
        <w:annotationRef/>
      </w:r>
      <w:r>
        <w:t>Metodologia é o estudo dos métodos. Essa seção (ou uma subseção da Introdução) apresenta o método científico aplicado no trabalho. Assim, este elemento deve definir o conjunto de regras aplicadas para desenvolvimento da pesquisa, bem como as técnicas e ferramentas utilizadas.</w:t>
      </w:r>
    </w:p>
    <w:p w14:paraId="4BB7CDFC" w14:textId="77777777" w:rsidR="006B3F7C" w:rsidRDefault="006B3F7C" w:rsidP="00A26E7A">
      <w:pPr>
        <w:pStyle w:val="01TEXTOCORPO"/>
      </w:pPr>
      <w:r>
        <w:t>Cabe lembrar que os principais métodos são o dedutivo – utilização de lógica para inferir o todo a partir de partes conhecidas; indutivo – a partir da observação de todo, identificar suas partes fundamentais; hipotético-dedutivo – parte de hipóteses para identificar partes ou lacunas; método dialético – baseado nas contradições e discursos; fenomenológico – relacionado às experiências como fenômeno.</w:t>
      </w:r>
    </w:p>
    <w:p w14:paraId="65660D51" w14:textId="77777777" w:rsidR="006B3F7C" w:rsidRDefault="006B3F7C" w:rsidP="00A26E7A">
      <w:pPr>
        <w:pStyle w:val="01TEXTOCORPO"/>
      </w:pPr>
      <w:r>
        <w:t>Ainda, a descrição do método deve contemplar a escolha das técnicas aplicadas no desenvolvimento da pesquisa, de forma a deixar claro quais instrumentos e ferramentas foram utilizadas para sua aplicação – definindo assim, como serão coletados os dados durante esta fase da pesquisa (como observação, entrevistas, questionários, revisão sistemática de literatura, análise documental, entre outros). A população ou amostra da pesquisa deve ser demonstrada, bem como se existiram limitações étnicas, seleção de grupos de indivíduos, ou delimitações geográficas da pesquisa.</w:t>
      </w:r>
    </w:p>
    <w:p w14:paraId="1719D54A" w14:textId="77777777" w:rsidR="006B3F7C" w:rsidRDefault="006B3F7C" w:rsidP="00A26E7A">
      <w:pPr>
        <w:pStyle w:val="01TEXTOCORPO"/>
      </w:pPr>
      <w:r>
        <w:t>Caso o instrumento de coleta seja construído durante a pesquisa (por exemplo, um questionário), os passos para a construção devem ser, também, abordados nesta seção, de forma a clarificar ao leitor como foram construídos tais instrumentos. Isso acontece, normalmente, quando do estabelecimento e narrativa de instrumentos de coleta de dados a partir de informações presentes na literatura ou utilizando-se de especialistas para seu desenvolvimento.</w:t>
      </w:r>
    </w:p>
    <w:p w14:paraId="55182AD5" w14:textId="77777777" w:rsidR="006B3F7C" w:rsidRDefault="006B3F7C" w:rsidP="00A26E7A">
      <w:pPr>
        <w:pStyle w:val="01TEXTOCORPO"/>
      </w:pPr>
      <w:r>
        <w:t xml:space="preserve">As etapas ou passos para o desenvolvimento da pesquisa (com a definição de como será aplicada a técnica ou ferramenta definida) devem ser descritas. </w:t>
      </w:r>
    </w:p>
    <w:p w14:paraId="1B301B00" w14:textId="77777777" w:rsidR="006B3F7C" w:rsidRDefault="006B3F7C" w:rsidP="00A26E7A">
      <w:pPr>
        <w:pStyle w:val="01TEXTOCORPO"/>
      </w:pPr>
      <w:r>
        <w:t>Normalmente, a metodologia da pesquisa é apresentada como uma subseção da Introdução. Porém, quando seu texto, que contempla a descrição de passos e tarefas para a execução, bem como as ferramentas, apresentar grande importância, ou mesmo uma quantidade de textos incompatível com uma subseção (que poderia corresponder a uma parcela muito grande da seção como um todo), deve ser apresentada como um capítulo, logo após o capítulo introdutório – acontece, principalmente, quando a própria construção dos instrumentos de coleta pode ser considerada uma contribuição do trabalho.</w:t>
      </w:r>
    </w:p>
    <w:p w14:paraId="1F889EE0" w14:textId="77777777" w:rsidR="006B3F7C" w:rsidRDefault="006B3F7C" w:rsidP="00A26E7A">
      <w:pPr>
        <w:pStyle w:val="01TEXTOCORPO"/>
      </w:pPr>
      <w:r>
        <w:t>Em projetos relacionados à computação, bem como aqueles relacionados à implantação de metodologias, cumprimento de normas, reengenharia de processos – que podem refletir nos trabalhos cujo tema relacione com qualidade de software e/ou sua gestão, o planejamento do projeto (definição de etapas, recursos, cronograma) pode gerar documentos importantes que podem (ou não) ser relacionados diretamente ao trabalho – e sua contribuição.</w:t>
      </w:r>
    </w:p>
    <w:p w14:paraId="17D2C062" w14:textId="0B2B29C0" w:rsidR="006B3F7C" w:rsidRDefault="006B3F7C">
      <w:pPr>
        <w:pStyle w:val="Textodecomentrio"/>
      </w:pPr>
    </w:p>
  </w:comment>
  <w:comment w:id="3267" w:author="OSNIR ESTEVAM DE LIMA" w:date="2016-06-15T21:48:00Z" w:initials="OEDL">
    <w:p w14:paraId="74B17085" w14:textId="1D706F5D" w:rsidR="006B3F7C" w:rsidRDefault="006B3F7C">
      <w:pPr>
        <w:pStyle w:val="Textodecomentrio"/>
      </w:pPr>
      <w:r>
        <w:rPr>
          <w:rStyle w:val="Refdecomentrio"/>
        </w:rPr>
        <w:annotationRef/>
      </w:r>
      <w:r>
        <w:t>Pesquisa bibliográfica. Engenharia web. Pesquisas, entrevista...</w:t>
      </w:r>
    </w:p>
  </w:comment>
  <w:comment w:id="3322" w:author="Daniel Paz de Araújo" w:date="2016-05-04T17:23:00Z" w:initials="DPdA">
    <w:p w14:paraId="2D7DEC0F" w14:textId="77777777" w:rsidR="006B3F7C" w:rsidRDefault="006B3F7C" w:rsidP="00A26E7A">
      <w:pPr>
        <w:pStyle w:val="01TEXTOCORPO"/>
      </w:pPr>
      <w:r>
        <w:rPr>
          <w:rStyle w:val="Refdecomentrio"/>
        </w:rPr>
        <w:annotationRef/>
      </w:r>
      <w:r>
        <w:t xml:space="preserve">A subseção intitulada “Organização do Trabalho” (ou “Estrutura do Trabalho”) normalmente é desenvolvida </w:t>
      </w:r>
      <w:r>
        <w:rPr>
          <w:rStyle w:val="Refdecomentrio"/>
          <w:rFonts w:eastAsiaTheme="minorEastAsia" w:cstheme="minorBidi"/>
          <w:color w:val="auto"/>
        </w:rPr>
        <w:annotationRef/>
      </w:r>
      <w:r>
        <w:rPr>
          <w:rStyle w:val="Refdecomentrio"/>
          <w:rFonts w:eastAsiaTheme="minorEastAsia" w:cstheme="minorBidi"/>
          <w:color w:val="auto"/>
        </w:rPr>
        <w:annotationRef/>
      </w:r>
      <w:r>
        <w:t xml:space="preserve">após a conclusão da redação do trabalho, mas inserida </w:t>
      </w:r>
      <w:r>
        <w:rPr>
          <w:rStyle w:val="Refdecomentrio"/>
          <w:rFonts w:eastAsiaTheme="minorEastAsia" w:cstheme="minorBidi"/>
          <w:color w:val="auto"/>
        </w:rPr>
        <w:annotationRef/>
      </w:r>
      <w:r>
        <w:rPr>
          <w:rStyle w:val="Refdecomentrio"/>
          <w:rFonts w:eastAsiaTheme="minorEastAsia" w:cstheme="minorBidi"/>
          <w:color w:val="auto"/>
        </w:rPr>
        <w:annotationRef/>
      </w:r>
      <w:r>
        <w:t xml:space="preserve">no capítulo introdutório, visto estar alinhada </w:t>
      </w:r>
      <w:r>
        <w:rPr>
          <w:rStyle w:val="Refdecomentrio"/>
          <w:rFonts w:eastAsiaTheme="minorEastAsia" w:cstheme="minorBidi"/>
          <w:color w:val="auto"/>
        </w:rPr>
        <w:annotationRef/>
      </w:r>
      <w:r>
        <w:rPr>
          <w:rStyle w:val="Refdecomentrio"/>
          <w:rFonts w:eastAsiaTheme="minorEastAsia" w:cstheme="minorBidi"/>
          <w:color w:val="auto"/>
        </w:rPr>
        <w:annotationRef/>
      </w:r>
      <w:r>
        <w:t>ao objetivo de dar clareza e contexto ao leitor. Neste item do trabalho, o autor descreve, rapidamente, a divisão do trabalho, ou seja, a forma que é organizado, possibilitando o entendimento do que encontrará com o todo (do trabalho de forma integral), bem como os capítulos são interligados.</w:t>
      </w:r>
    </w:p>
    <w:p w14:paraId="06911AA1" w14:textId="07B739AE" w:rsidR="006B3F7C" w:rsidRDefault="006B3F7C">
      <w:pPr>
        <w:pStyle w:val="Textodecomentrio"/>
      </w:pPr>
    </w:p>
  </w:comment>
  <w:comment w:id="3379" w:author="Daniel Paz de Araújo" w:date="2016-05-04T17:25:00Z" w:initials="DPdA">
    <w:p w14:paraId="3A3AC606" w14:textId="357AFA3D" w:rsidR="006B3F7C" w:rsidRDefault="006B3F7C" w:rsidP="001F1004">
      <w:pPr>
        <w:pStyle w:val="01TEXTOCORPO"/>
      </w:pPr>
      <w:r>
        <w:rPr>
          <w:rStyle w:val="Refdecomentrio"/>
        </w:rPr>
        <w:annotationRef/>
      </w:r>
      <w:r>
        <w:t>A revisão da literatura (Revisão Bibliográfica, Estado da Arte, Fundamentação Teórica) tem como objetivo abordar as teorias e conceitos que fundamentam o trabalho ou fases do trabalho. Para áreas de conhecimento relacionadas com tecnologia de informação e conhecimento, é muito comum este capítulo ser chamado de levantamento de “Estado da Arte”, ou seja, pesquisar em bibliografia, documentos ou outras fontes o estado mais avançado da área de conhecimento estudada, e das ferramentas, processos, metodologias que serão utilizadas como base para o desenvolvimento da contribuição (científica ou comercial).</w:t>
      </w:r>
    </w:p>
    <w:p w14:paraId="7BCBA0E7" w14:textId="77777777" w:rsidR="006B3F7C" w:rsidRDefault="006B3F7C" w:rsidP="001F1004">
      <w:pPr>
        <w:pStyle w:val="01TEXTOCORPO"/>
      </w:pPr>
      <w:r>
        <w:t>A revisão de literatura compreende o trabalho de buscar, encontrar</w:t>
      </w:r>
      <w:r w:rsidRPr="002E6D27">
        <w:t xml:space="preserve">, analisar, </w:t>
      </w:r>
      <w:r>
        <w:t xml:space="preserve">efetuar leitura, sintetizar (através de fichamentos, por exemplo), catalogar as fontes </w:t>
      </w:r>
      <w:r w:rsidRPr="002E6D27">
        <w:t>e interpretar a investigação prévia (</w:t>
      </w:r>
      <w:r>
        <w:t xml:space="preserve">a partir de </w:t>
      </w:r>
      <w:r w:rsidRPr="002E6D27">
        <w:t>livros</w:t>
      </w:r>
      <w:r>
        <w:t xml:space="preserve">, revistas cientificas, </w:t>
      </w:r>
      <w:r w:rsidRPr="002E6D27">
        <w:t>a</w:t>
      </w:r>
      <w:r>
        <w:t>nais de congressos,</w:t>
      </w:r>
      <w:r w:rsidRPr="002E6D27">
        <w:t xml:space="preserve"> etc.</w:t>
      </w:r>
      <w:r>
        <w:t>, ou seja, dos trabalhos já publicados</w:t>
      </w:r>
      <w:r w:rsidRPr="002E6D27">
        <w:t>) relacionada com área de estudo</w:t>
      </w:r>
      <w:r>
        <w:t>, ou seja, relacionados ao tema abordado.</w:t>
      </w:r>
      <w:r w:rsidRPr="002E6D27">
        <w:t xml:space="preserve"> </w:t>
      </w:r>
    </w:p>
    <w:p w14:paraId="4DE8BE1F" w14:textId="77777777" w:rsidR="006B3F7C" w:rsidRDefault="006B3F7C" w:rsidP="001F1004">
      <w:pPr>
        <w:pStyle w:val="01TEXTOCORPO"/>
      </w:pPr>
      <w:r>
        <w:t xml:space="preserve">Compreende uma tarefa indispensável para definição clara sobre o problema, bem como obtenção de ideia quanto ao estágio atual (estado) dos conhecimentos sobre o tema, lacunas e necessidades de contribuições </w:t>
      </w:r>
      <w:r w:rsidRPr="002E6D27">
        <w:t xml:space="preserve">para o desenvolvimento do conhecimento. </w:t>
      </w:r>
    </w:p>
    <w:p w14:paraId="74D27D01" w14:textId="77777777" w:rsidR="006B3F7C" w:rsidRPr="003E0B3F" w:rsidRDefault="006B3F7C" w:rsidP="001F1004">
      <w:pPr>
        <w:pStyle w:val="01TEXTOCORPO"/>
        <w:spacing w:after="120" w:line="240" w:lineRule="auto"/>
        <w:ind w:left="2268" w:firstLine="0"/>
        <w:rPr>
          <w:sz w:val="20"/>
          <w:szCs w:val="20"/>
        </w:rPr>
      </w:pPr>
      <w:r w:rsidRPr="003E0B3F">
        <w:rPr>
          <w:sz w:val="20"/>
          <w:szCs w:val="20"/>
        </w:rPr>
        <w:t>Quando se faz uma pesquisa em que alguma técnica de computação é aplicada a alguma outra área do conhecimento, é necessário que se faça a revisão bibliográfica sobre a técnica em si, sobre a área de aplicação e, mais do que tudo, sobre as aplicações que já foram tentadas com essa técnica ou com técnicas semelhantes na mesma área ou em áreas equivalentes.</w:t>
      </w:r>
      <w:r>
        <w:rPr>
          <w:sz w:val="20"/>
          <w:szCs w:val="20"/>
        </w:rPr>
        <w:t xml:space="preserve"> </w:t>
      </w:r>
      <w:r w:rsidRPr="003E0B3F">
        <w:rPr>
          <w:sz w:val="20"/>
          <w:szCs w:val="20"/>
        </w:rPr>
        <w:t>(WAZLAWICK, 2009</w:t>
      </w:r>
      <w:r>
        <w:rPr>
          <w:sz w:val="20"/>
          <w:szCs w:val="20"/>
        </w:rPr>
        <w:t>, p. 31</w:t>
      </w:r>
      <w:r w:rsidRPr="003E0B3F">
        <w:rPr>
          <w:sz w:val="20"/>
          <w:szCs w:val="20"/>
        </w:rPr>
        <w:t>)</w:t>
      </w:r>
    </w:p>
    <w:p w14:paraId="4614943F" w14:textId="77777777" w:rsidR="006B3F7C" w:rsidRDefault="006B3F7C" w:rsidP="001F1004">
      <w:pPr>
        <w:pStyle w:val="01TEXTOCORPO"/>
      </w:pPr>
      <w:r>
        <w:t>Mesmo que seu trabalho tenha como objetivo apresentar uma ideia totalmente original, é necessário utilizar-se de ideias existentes que podem sofrer evoluções ou arranjos de forma diferente para sua construção – e para que isso seja possível, é necessário utilizar-se de trabalhos aceitos.</w:t>
      </w:r>
    </w:p>
    <w:p w14:paraId="1E880EF4" w14:textId="77777777" w:rsidR="006B3F7C" w:rsidRDefault="006B3F7C" w:rsidP="001F1004">
      <w:pPr>
        <w:pStyle w:val="01TEXTOCORPO"/>
      </w:pPr>
      <w:r>
        <w:t>Sugere-se que a revisão inicie a partir de trabalhos mais recentes e, a partir deles, recuar no tempo, visto que à constante evolução em basicamente todas as áreas do conhecimento.</w:t>
      </w:r>
    </w:p>
    <w:p w14:paraId="64B266DA" w14:textId="77777777" w:rsidR="006B3F7C" w:rsidRDefault="006B3F7C" w:rsidP="001F1004">
      <w:pPr>
        <w:pStyle w:val="Textodecomentrio"/>
      </w:pPr>
    </w:p>
  </w:comment>
  <w:comment w:id="3383" w:author="tit" w:date="2016-06-30T19:33:00Z" w:initials="t">
    <w:p w14:paraId="7566BFB2" w14:textId="629B4E54" w:rsidR="006B3F7C" w:rsidRDefault="006B3F7C">
      <w:pPr>
        <w:pStyle w:val="Textodecomentrio"/>
      </w:pPr>
      <w:r>
        <w:rPr>
          <w:rStyle w:val="Refdecomentrio"/>
        </w:rPr>
        <w:annotationRef/>
      </w:r>
      <w:r>
        <w:t>Começar com engenharia de software, engenharia web... Do macro para o micro.</w:t>
      </w:r>
    </w:p>
  </w:comment>
  <w:comment w:id="3740" w:author="tit" w:date="2016-06-30T19:35:00Z" w:initials="t">
    <w:p w14:paraId="7B18C514" w14:textId="6000DC5D" w:rsidR="006B3F7C" w:rsidRDefault="006B3F7C">
      <w:pPr>
        <w:pStyle w:val="Textodecomentrio"/>
      </w:pPr>
      <w:r>
        <w:rPr>
          <w:rStyle w:val="Refdecomentrio"/>
        </w:rPr>
        <w:annotationRef/>
      </w:r>
      <w:r>
        <w:t>Citações?</w:t>
      </w:r>
    </w:p>
  </w:comment>
  <w:comment w:id="5359" w:author="OSNIR ESTEVAM DE LIMA" w:date="2016-06-15T21:56:00Z" w:initials="OEDL">
    <w:p w14:paraId="15C41CD4" w14:textId="4E4C2853" w:rsidR="006B3F7C" w:rsidRDefault="006B3F7C">
      <w:pPr>
        <w:pStyle w:val="Textodecomentrio"/>
      </w:pPr>
      <w:r>
        <w:rPr>
          <w:rStyle w:val="Refdecomentrio"/>
        </w:rPr>
        <w:annotationRef/>
      </w:r>
      <w:r>
        <w:t>Explicar como as técnicas foram utilizadas no projeto?</w:t>
      </w:r>
    </w:p>
  </w:comment>
  <w:comment w:id="5603" w:author="tit" w:date="2016-06-30T19:36:00Z" w:initials="t">
    <w:p w14:paraId="1C12CB5B" w14:textId="2EA76513" w:rsidR="006B3F7C" w:rsidRDefault="006B3F7C">
      <w:pPr>
        <w:pStyle w:val="Textodecomentrio"/>
      </w:pPr>
      <w:r>
        <w:rPr>
          <w:rStyle w:val="Refdecomentrio"/>
        </w:rPr>
        <w:annotationRef/>
      </w:r>
      <w:r>
        <w:t>Antes de entrar em BPM, fazer uma introdução sobre a solução técnica.</w:t>
      </w:r>
    </w:p>
  </w:comment>
  <w:comment w:id="6243" w:author="tit" w:date="2016-06-30T19:37:00Z" w:initials="t">
    <w:p w14:paraId="66DD5188" w14:textId="739094CA" w:rsidR="006B3F7C" w:rsidRDefault="006B3F7C">
      <w:pPr>
        <w:pStyle w:val="Textodecomentrio"/>
      </w:pPr>
      <w:r>
        <w:rPr>
          <w:rStyle w:val="Refdecomentrio"/>
        </w:rPr>
        <w:annotationRef/>
      </w:r>
      <w:r>
        <w:t>Deixar como introdução dos elementos do styleguide: cores, fontes, etc.</w:t>
      </w:r>
    </w:p>
  </w:comment>
  <w:comment w:id="6517" w:author="Daniel Paz de Araújo" w:date="2016-05-04T17:34:00Z" w:initials="DPdA">
    <w:p w14:paraId="3199488B" w14:textId="77777777" w:rsidR="006B3F7C" w:rsidRDefault="006B3F7C" w:rsidP="001F1004">
      <w:pPr>
        <w:pStyle w:val="01TEXTOCORPO"/>
      </w:pPr>
      <w:r>
        <w:rPr>
          <w:rStyle w:val="Refdecomentrio"/>
        </w:rPr>
        <w:annotationRef/>
      </w:r>
      <w:r>
        <w:t>A partir da revisão de literatura, o pesquisador deve desenvolver a pesquisa, com subsídios encontrados em tal levantamento e, com base neste</w:t>
      </w:r>
      <w:r>
        <w:rPr>
          <w:rStyle w:val="Refdecomentrio"/>
          <w:rFonts w:eastAsiaTheme="minorHAnsi" w:cstheme="minorBidi"/>
          <w:color w:val="auto"/>
        </w:rPr>
        <w:annotationRef/>
      </w:r>
      <w:r>
        <w:rPr>
          <w:rStyle w:val="Refdecomentrio"/>
          <w:rFonts w:eastAsiaTheme="minorHAnsi" w:cstheme="minorBidi"/>
          <w:color w:val="auto"/>
        </w:rPr>
        <w:annotationRef/>
      </w:r>
      <w:r>
        <w:t xml:space="preserve">, definir método, técnica e ferramentas para sua realização – escolha que deve ser capaz de responder a pergunta de pesquisa. </w:t>
      </w:r>
    </w:p>
    <w:p w14:paraId="6080C849" w14:textId="77777777" w:rsidR="006B3F7C" w:rsidRDefault="006B3F7C" w:rsidP="001F1004">
      <w:pPr>
        <w:pStyle w:val="01TEXTOCORPO"/>
      </w:pPr>
      <w:r>
        <w:t>O desenvolvimento desta seção do relatório de pesquisa deve contemplar aspectos desde a definição do instrumento de pesquisa (quando criada pelo autor da pesquisa, em detrimento de utilizar instrumento desenvolvido por outros, encontrados na revisão da literatura), a execução da coleta de dados e sua narrativa, bem como a tabulação e interpretação dos seus resultados.</w:t>
      </w:r>
    </w:p>
    <w:p w14:paraId="3F024E5F" w14:textId="56855CC4" w:rsidR="006B3F7C" w:rsidRDefault="006B3F7C">
      <w:pPr>
        <w:pStyle w:val="Textodecomentrio"/>
      </w:pPr>
    </w:p>
  </w:comment>
  <w:comment w:id="6527" w:author="Daniel Paz de Araújo" w:date="2016-05-04T17:25:00Z" w:initials="DPdA">
    <w:p w14:paraId="50E9DA0D" w14:textId="77777777" w:rsidR="006B3F7C" w:rsidRDefault="006B3F7C" w:rsidP="001F1004">
      <w:pPr>
        <w:pStyle w:val="01TEXTOCORPO"/>
      </w:pPr>
      <w:r>
        <w:rPr>
          <w:rStyle w:val="Refdecomentrio"/>
        </w:rPr>
        <w:annotationRef/>
      </w:r>
      <w:r>
        <w:t xml:space="preserve">O instrumento de </w:t>
      </w:r>
      <w:r w:rsidRPr="0054607C">
        <w:t>pesquisa</w:t>
      </w:r>
      <w:r>
        <w:t xml:space="preserve"> corresponde ao meio de coleta de dados de acordo com o método e com a técnica escolhida, que deve ser capaz de responder a pergunta de pesquisa. Normalmente, quando exige explicação detalhada do processo de construção do instrumento, é gerado um elemento ou divisão textual (capítulo ou subdivisão), como, por exemplo, quando a realização de uma pesquisa de campo exigir construção de questionário, baseado em critérios definidos com base em itens importantes encontrados a partir da revisão de literatura. Pode, ainda, narrar o processo de escolha do instrumento a partir da revisão da literatura.</w:t>
      </w:r>
    </w:p>
    <w:p w14:paraId="365F0083" w14:textId="77777777" w:rsidR="006B3F7C" w:rsidRPr="0081463E" w:rsidRDefault="006B3F7C" w:rsidP="001F1004">
      <w:pPr>
        <w:pStyle w:val="01TEXTOCORPO"/>
        <w:rPr>
          <w:szCs w:val="24"/>
        </w:rPr>
      </w:pPr>
      <w:r>
        <w:t xml:space="preserve">Vale lembrar que a definição do problema de pesquisa, direciona a escolha do método a ser utilizado para sua resposta – bem como a definição de utilização de um instrumento quantitativo (aquele onde as variáveis podem medidas através de números ou abstrações numéricas, normalmente relacionadas à frequência ou intensidades) ou qualitativo (onde são considerados comportamentos, opiniões, percepções e sentimentos). </w:t>
      </w:r>
    </w:p>
    <w:p w14:paraId="75A3689E" w14:textId="77777777" w:rsidR="006B3F7C" w:rsidRDefault="006B3F7C" w:rsidP="001F1004">
      <w:pPr>
        <w:pStyle w:val="01TEXTOCORPO"/>
      </w:pPr>
      <w:r>
        <w:t xml:space="preserve">As técnicas de observação em campo, estudo de caso, entrevistas, questionários e análise documental são amplamente aplicadas em áreas exatas (incluindo aqueles relacionados ao </w:t>
      </w:r>
      <w:r>
        <w:rPr>
          <w:i/>
        </w:rPr>
        <w:t>software</w:t>
      </w:r>
      <w:r>
        <w:t xml:space="preserve"> e à computação), direcionando o instrumento de pesquisa – aquele que será utilizado para coletar dados.</w:t>
      </w:r>
    </w:p>
    <w:p w14:paraId="18F17D19" w14:textId="77777777" w:rsidR="006B3F7C" w:rsidRDefault="006B3F7C" w:rsidP="001F1004">
      <w:pPr>
        <w:pStyle w:val="01TEXTOCORPO"/>
      </w:pPr>
      <w:r>
        <w:t xml:space="preserve">A escolha do tipo de pesquisa quanto a natureza (GIL, 2010) – qualitativa, quantitativa ou mista – também gera diretriz para construção do instrumento. A forma que é aplicado, ou seja, se as variáveis são representadas por números e sua avaliação contemple ferramentas matemáticas ou estatísticas, faz com que o instrumento tenha enfoque quantitativo; caso contemple percepções e sentimento, apresenta enfoque qualitativo; pode-se, ainda, contemplar parcelas quantitativa e quantitativa, de forma complementar. Um exemplo é o uso de questionários: com perguntas abertas apresenta enfoque qualitativo, enquanto o uso de questionários estruturados e valorados possibilita a análise quantitativa. </w:t>
      </w:r>
    </w:p>
    <w:p w14:paraId="0358D9C3" w14:textId="77777777" w:rsidR="006B3F7C" w:rsidRDefault="006B3F7C" w:rsidP="001F1004">
      <w:pPr>
        <w:pStyle w:val="01TEXTOCORPO"/>
      </w:pPr>
      <w:r>
        <w:t xml:space="preserve">Sobretudo em instrumentos quantitativos, a construção do instrumento também deve considerar a definição do tamanho da amostra, de forma a ser representativa. Ainda, quando de uso de instrumentos cuja coleta necessitar interação com entrevistados, deve utilizar linguagem simples e clara para facilitar a compreensão e evitar erros nas respostas. </w:t>
      </w:r>
    </w:p>
    <w:p w14:paraId="02A6D1BB" w14:textId="77777777" w:rsidR="006B3F7C" w:rsidRDefault="006B3F7C" w:rsidP="001F1004">
      <w:pPr>
        <w:pStyle w:val="Textodecomentrio"/>
      </w:pPr>
      <w:r>
        <w:t>Entre as técnicas mais utilizadas em pesquisas aplicadas, utilizando computação está o estudo de caso. O instrumento de pesquisa deve possibilitar a coleta de dados relacionada ao estado, possibilitando a comparação da situação anterior e posterior à alteração (implantação de uma metodologia ou processo, por exemplo), bem como possibilitar espaço para a narrativa das ações desenvolvidas e, ainda, possibilitar o acompanhamento temporal.</w:t>
      </w:r>
    </w:p>
  </w:comment>
  <w:comment w:id="6562" w:author="Daniel Paz de Araújo" w:date="2016-05-04T17:26:00Z" w:initials="DPdA">
    <w:p w14:paraId="54C895C6" w14:textId="77777777" w:rsidR="006B3F7C" w:rsidRDefault="006B3F7C" w:rsidP="001F1004">
      <w:pPr>
        <w:pStyle w:val="01TEXTOCORPO"/>
      </w:pPr>
      <w:r>
        <w:rPr>
          <w:rStyle w:val="Refdecomentrio"/>
        </w:rPr>
        <w:annotationRef/>
      </w:r>
      <w:r>
        <w:t xml:space="preserve">A coleta de dados representa a fase da pesquisa onde são gerados dados e informações, conforme as definições de método e técnica e aplicação do instrumento de pesquisa. Tem como objetivo a reunião de dados de interesse para execução da pesquisa. </w:t>
      </w:r>
    </w:p>
    <w:p w14:paraId="2E26B888" w14:textId="77777777" w:rsidR="006B3F7C" w:rsidRDefault="006B3F7C" w:rsidP="001F1004">
      <w:pPr>
        <w:pStyle w:val="01TEXTOCORPO"/>
      </w:pPr>
      <w:r>
        <w:t>O pesquisador deve buscar dados sem distorções ou com influência do pesquisador junto ao entrevistado, de modo a possibilitar dados com qualidade e, para isso, deve cuidar, sobretudo, com erros frequentes: público-alvo errado, distorções nas respostas e amostra não representativa.</w:t>
      </w:r>
    </w:p>
    <w:p w14:paraId="1E81FD98" w14:textId="77777777" w:rsidR="006B3F7C" w:rsidRDefault="006B3F7C" w:rsidP="001F1004">
      <w:pPr>
        <w:pStyle w:val="01TEXTOCORPO"/>
      </w:pPr>
      <w:r>
        <w:t xml:space="preserve">Esta subseção apresenta, ainda, possibilidade de narrativa das ações realizadas, as dificuldades encontradas e ações corretivas aos problemas – essas informações poderão ser úteis àqueles que pesquisem (ou pesquisarão) sobre o mesmo tema ou em área correlata, de forma a evitar, diminuir ou contornar as dificuldades encontradas. Espera-se a honestidade do investigador, que não deve mascarar ou esconder dificuldades encontradas, sobretudo quando estas tenham se manifestado pelo </w:t>
      </w:r>
      <w:r>
        <w:rPr>
          <w:rStyle w:val="Refdecomentrio"/>
          <w:rFonts w:eastAsiaTheme="minorHAnsi" w:cstheme="minorBidi"/>
          <w:color w:val="auto"/>
        </w:rPr>
        <w:annotationRef/>
      </w:r>
      <w:r>
        <w:rPr>
          <w:rStyle w:val="Refdecomentrio"/>
          <w:rFonts w:eastAsiaTheme="minorHAnsi" w:cstheme="minorBidi"/>
          <w:color w:val="auto"/>
        </w:rPr>
        <w:annotationRef/>
      </w:r>
      <w:r>
        <w:t>fato de não ter seguido corretamente as definições da metodologia e/ou percepção, somente posterior, de variáveis ou situações não previstas.</w:t>
      </w:r>
    </w:p>
    <w:p w14:paraId="7BEA6EEE" w14:textId="77777777" w:rsidR="006B3F7C" w:rsidRDefault="006B3F7C" w:rsidP="001F1004">
      <w:pPr>
        <w:pStyle w:val="Textodecomentrio"/>
      </w:pPr>
    </w:p>
  </w:comment>
  <w:comment w:id="6568" w:author="OSNIR ESTEVAM DE LIMA" w:date="2016-06-15T21:58:00Z" w:initials="OEDL">
    <w:p w14:paraId="5D74541E" w14:textId="72198DBE" w:rsidR="006B3F7C" w:rsidRDefault="006B3F7C">
      <w:pPr>
        <w:pStyle w:val="Textodecomentrio"/>
      </w:pPr>
      <w:r>
        <w:rPr>
          <w:rStyle w:val="Refdecomentrio"/>
        </w:rPr>
        <w:annotationRef/>
      </w:r>
      <w:r>
        <w:t>Revisar</w:t>
      </w:r>
    </w:p>
  </w:comment>
  <w:comment w:id="6574" w:author="Daniel Paz de Araújo" w:date="2016-05-04T17:26:00Z" w:initials="DPdA">
    <w:p w14:paraId="6BAEA1EF" w14:textId="77777777" w:rsidR="006B3F7C" w:rsidRDefault="006B3F7C" w:rsidP="001F1004">
      <w:pPr>
        <w:pStyle w:val="01TEXTOCORPO"/>
      </w:pPr>
      <w:r>
        <w:rPr>
          <w:rStyle w:val="Refdecomentrio"/>
        </w:rPr>
        <w:annotationRef/>
      </w:r>
      <w:r>
        <w:t>Vale lembrar, novamente, que o TCC corresponde a um relatório de pesquisa que objetiva uma contribuição ou resolução de um problema. É com a análise e interpretação dos dados coletados que o pesquisador pode extrair as respostas à este problema de pesquisa, confirmando ou refutando as hipóteses definidas, ou comprovando que a contribuição esperada é realmente válida e/ou relevante. Gil (2010) afirma que a análise de dados tem como objetivo organizar, sistematicamente, os dados de forma que possibilitem respostas aos problemas de pesquisa. Silva e Menezes (2005, p. 100) completam:</w:t>
      </w:r>
    </w:p>
    <w:p w14:paraId="2587493C" w14:textId="77777777" w:rsidR="006B3F7C" w:rsidRPr="007D1AA5" w:rsidRDefault="006B3F7C" w:rsidP="001F1004">
      <w:pPr>
        <w:pStyle w:val="01TEXTOCORPO"/>
        <w:spacing w:after="120" w:line="240" w:lineRule="auto"/>
        <w:ind w:left="2268" w:firstLine="0"/>
        <w:rPr>
          <w:sz w:val="20"/>
          <w:szCs w:val="20"/>
        </w:rPr>
      </w:pPr>
      <w:r w:rsidRPr="007D1AA5">
        <w:rPr>
          <w:sz w:val="20"/>
          <w:szCs w:val="20"/>
        </w:rPr>
        <w:t xml:space="preserve">Descrevem analiticamente os dados levantados, através de uma exposição sobre o que foi observado e desenvolvido na pesquisa. A descrição pode ter o apoio de recursos estatísticos, tabelas e gráficos, elaborados no decorrer da tabulação dos dados. Na análise e discussão, os resultados estabelecem as relações entre os dados obtidos, o problema da pesquisa e o embasamento teórico dado na revisão da literatura. Os resultados podem estar divididos por tópicos com títulos logicamente formulados. </w:t>
      </w:r>
    </w:p>
    <w:p w14:paraId="52113C91" w14:textId="77777777" w:rsidR="006B3F7C" w:rsidRDefault="006B3F7C" w:rsidP="001F1004">
      <w:pPr>
        <w:pStyle w:val="01TEXTOCORPO"/>
      </w:pPr>
      <w:r>
        <w:t>Nesta etapa (e consequentemente em sua narrativa em subseção do relatório), os dados devem tabulados ou categorizados. A tabulação dos dados é o processo de leitura das respostas (dados), conta-las e organizá-las. Pode ser feita através de contagem (ou soma) manual ou de forma eletrônica, considerando possibilidade de uso de ferramentas para coleta e tabulação (como uso de softwares específicos ou mesmo de planilhas eletrônicas). Exemplo disso, em questionários aplicados em pesquisas quantitativas, as respostas de cada alternativa devem ser contabilizadas; a categorização é realizada em pesquisas qualitativas, quando os questionários envolverem perguntas abertas, agrupando as respostas por similaridade para, posteriormente, organizar e contar a partir destas categorias.</w:t>
      </w:r>
    </w:p>
    <w:p w14:paraId="7A4D623C" w14:textId="77777777" w:rsidR="006B3F7C" w:rsidRDefault="006B3F7C" w:rsidP="001F1004">
      <w:pPr>
        <w:pStyle w:val="01TEXTOCORPO"/>
      </w:pPr>
      <w:r>
        <w:t>Ainda, os dados precisam ser classificados em grupos ou subgrupos para comprovar a refutar as hipóteses, podendo ser apresentados através de tabelas (informações numéricas), quadros (informações textuais) e gráficos (compilações gráficas de informações numéricas).</w:t>
      </w:r>
    </w:p>
    <w:p w14:paraId="05BE96A8" w14:textId="77777777" w:rsidR="006B3F7C" w:rsidRDefault="006B3F7C" w:rsidP="001F1004">
      <w:pPr>
        <w:pStyle w:val="01TEXTOCORPO"/>
      </w:pPr>
      <w:r>
        <w:t>Novamente, o problema de pesquisa e as hipóteses definem a forma de realização de análise.  Em pesquisa quantitativa, direciona a escolha da técnica estatística que pode ser aplicada: análise de ocorrência pode levar a uso de medidas de tendência central; análise de relação pode levar ao uso de medidas de associação ou correlação entre variáveis; uma hipótese que sugere evolução ou melhorias relacionado a alteração de ferramenta ou ambiente, por exemplo, quando de estudo de caso, comuns em alteração de processos como aqueles que podem melhorar o processo de desenvolvimento para incrementar qualidade de software, pode levar a análise de dados de distribuição das diferenças entre os estados (anterior, intermediários e posterior) ou da relação entre diferenças e de resultados finais; em pesquisa qualitativa, a definição das categorias e classes.</w:t>
      </w:r>
    </w:p>
    <w:p w14:paraId="7BA64C12" w14:textId="77777777" w:rsidR="006B3F7C" w:rsidRDefault="006B3F7C" w:rsidP="001F1004">
      <w:pPr>
        <w:pStyle w:val="01TEXTOCORPO"/>
      </w:pPr>
      <w:r>
        <w:t>Porém, tabular os dados ou exibi-los, sejam em formas de tabelas, gráficos ou relatórios não é tarefa suficiente. O pesquisador deve discutir os resultados, apresentando e enfatizando os pontos importantes. Em caso de hipóteses que relacionam variáveis, esta relação, deve render avaliação – em caso de relação forte entre as variáveis, estaria confirmando a hipótese; caso contrário, refutando; e tal informação deve ser trabalhada, demonstrando ao leitor a consequência desta constatação. Em caso de hipóteses apresentando variáveis de ocorrência (de eventos ou fenômenos, por exemplo), a observação quanto a importância da efetiva ocorrência deve ser descrita, bem como suas consequências ao estudo.</w:t>
      </w:r>
    </w:p>
    <w:p w14:paraId="35C152B7" w14:textId="77777777" w:rsidR="006B3F7C" w:rsidRDefault="006B3F7C" w:rsidP="001F1004">
      <w:pPr>
        <w:pStyle w:val="01TEXTOCORPO"/>
      </w:pPr>
      <w:r>
        <w:t xml:space="preserve">A interpretação dos dados tem como objetivo dar significado, apresentando sua associação com as respostas encontradas, vinculando com dados da literatura e objetivos da pesquisa. Observa-se, ainda, que as opiniões pessoais devem ser evitadas, preteridas àquelas definições e conceitos encontrados na literatura ou apresentados por especialistas. Logo, é neste elemento que os dados são confrontados com os conceitos presentes nas referências utilizadas. Porém, a interpretação pode posicionar o pesquisador, promovendo autoridade de discurso e proporcionando respeito acadêmico, sobretudo quando a contribuição apresenta avanço (comercial ou científico). </w:t>
      </w:r>
    </w:p>
    <w:p w14:paraId="548EF9D7" w14:textId="77777777" w:rsidR="006B3F7C" w:rsidRDefault="006B3F7C" w:rsidP="001F1004">
      <w:pPr>
        <w:pStyle w:val="01TEXTOCORPO"/>
      </w:pPr>
      <w:r>
        <w:t>A análise e interpretação de dados deve fornecer subsídios possibilitando, ao pesquisador, conclusões ou considerações finais – esta ultima incomum em trabalhos de conclusões de cursos, utilizada quando a contribuição do trabalho não é conclusiva ou parcial.</w:t>
      </w:r>
    </w:p>
    <w:p w14:paraId="0C139243" w14:textId="77777777" w:rsidR="006B3F7C" w:rsidRDefault="006B3F7C" w:rsidP="001F1004">
      <w:pPr>
        <w:pStyle w:val="Textodecomentrio"/>
      </w:pPr>
    </w:p>
  </w:comment>
  <w:comment w:id="6606" w:author="Daniel Paz de Araújo" w:date="2016-05-04T17:28:00Z" w:initials="DPdA">
    <w:p w14:paraId="5A175195" w14:textId="77777777" w:rsidR="006B3F7C" w:rsidRDefault="006B3F7C" w:rsidP="00F63B94">
      <w:pPr>
        <w:pStyle w:val="01TEXTOCORPO"/>
      </w:pPr>
      <w:r>
        <w:rPr>
          <w:rStyle w:val="Refdecomentrio"/>
        </w:rPr>
        <w:annotationRef/>
      </w:r>
      <w:r>
        <w:t>A referência apresenta a lista de documentos (como livros, artigos, etc) que aparecem durante o texto, “permitindo a identificação dos documentos citados no trabalho” (SENAC, 2014, p.57).</w:t>
      </w:r>
    </w:p>
    <w:p w14:paraId="4BA1A35C" w14:textId="77777777" w:rsidR="006B3F7C" w:rsidRDefault="006B3F7C" w:rsidP="00F63B94">
      <w:pPr>
        <w:pStyle w:val="01TEXTOCORPO"/>
      </w:pPr>
      <w:r>
        <w:t xml:space="preserve">Segundo Guia de Normatização do SENAC (2014), cada referência deve ser datada, apresentar alinhamento à esquerda, com destaque do título em negrito (do elemento identificador da obra ou documento) e ter seu </w:t>
      </w:r>
      <w:r>
        <w:rPr>
          <w:rStyle w:val="Refdecomentrio"/>
          <w:rFonts w:eastAsiaTheme="minorHAnsi" w:cstheme="minorBidi"/>
          <w:color w:val="auto"/>
        </w:rPr>
        <w:annotationRef/>
      </w:r>
      <w:r>
        <w:rPr>
          <w:rStyle w:val="Refdecomentrio"/>
          <w:rFonts w:eastAsiaTheme="minorHAnsi" w:cstheme="minorBidi"/>
          <w:color w:val="auto"/>
        </w:rPr>
        <w:annotationRef/>
      </w:r>
      <w:r>
        <w:t xml:space="preserve">parágrafo formatado com espaçamento simples. Cada referência deve </w:t>
      </w:r>
      <w:r>
        <w:rPr>
          <w:rStyle w:val="Refdecomentrio"/>
          <w:rFonts w:eastAsiaTheme="minorHAnsi" w:cstheme="minorBidi"/>
          <w:color w:val="auto"/>
        </w:rPr>
        <w:annotationRef/>
      </w:r>
      <w:r>
        <w:rPr>
          <w:rStyle w:val="Refdecomentrio"/>
          <w:rFonts w:eastAsiaTheme="minorHAnsi" w:cstheme="minorBidi"/>
          <w:color w:val="auto"/>
        </w:rPr>
        <w:annotationRef/>
      </w:r>
      <w:r>
        <w:t xml:space="preserve">respeitar as definições da Norma Técnica ABNT </w:t>
      </w:r>
      <w:r w:rsidRPr="00FE7541">
        <w:t>NBR6023 (2003)</w:t>
      </w:r>
      <w:r>
        <w:t xml:space="preserve"> e as definições do Guia de Normatização (SENAC, 2014), conforme já apresentado na disciplina. </w:t>
      </w:r>
    </w:p>
    <w:p w14:paraId="15738805" w14:textId="0C35EAE2" w:rsidR="006B3F7C" w:rsidRDefault="006B3F7C">
      <w:pPr>
        <w:pStyle w:val="Textodecomentrio"/>
      </w:pPr>
    </w:p>
  </w:comment>
  <w:comment w:id="6607" w:author="OSNIR ESTEVAM DE LIMA" w:date="2016-06-15T22:02:00Z" w:initials="OEDL">
    <w:p w14:paraId="11469EF5" w14:textId="59A5A73D" w:rsidR="006B3F7C" w:rsidRDefault="006B3F7C">
      <w:pPr>
        <w:pStyle w:val="Textodecomentrio"/>
      </w:pPr>
      <w:r>
        <w:rPr>
          <w:rStyle w:val="Refdecomentrio"/>
        </w:rPr>
        <w:annotationRef/>
      </w:r>
      <w:r>
        <w:t>Colocar em ordem alfabética formatado de acordo com o guia do Senac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D7DD0F2" w15:done="0"/>
  <w15:commentEx w15:paraId="1EC49911" w15:done="0"/>
  <w15:commentEx w15:paraId="069B69C2" w15:done="0"/>
  <w15:commentEx w15:paraId="5CF1C5F6" w15:done="0"/>
  <w15:commentEx w15:paraId="125C3042" w15:done="0"/>
  <w15:commentEx w15:paraId="4C178615" w15:done="0"/>
  <w15:commentEx w15:paraId="4F8022F4" w15:paraIdParent="4C178615" w15:done="0"/>
  <w15:commentEx w15:paraId="1BBD4711" w15:done="0"/>
  <w15:commentEx w15:paraId="181057A3" w15:done="0"/>
  <w15:commentEx w15:paraId="55FA169B" w15:done="0"/>
  <w15:commentEx w15:paraId="1236C798" w15:done="0"/>
  <w15:commentEx w15:paraId="7C40EF90" w15:done="0"/>
  <w15:commentEx w15:paraId="044776AD" w15:done="0"/>
  <w15:commentEx w15:paraId="6B17F299" w15:done="0"/>
  <w15:commentEx w15:paraId="463A4DD7" w15:done="0"/>
  <w15:commentEx w15:paraId="7F1C8CA8" w15:done="0"/>
  <w15:commentEx w15:paraId="79C44324" w15:done="0"/>
  <w15:commentEx w15:paraId="0FAE89D6" w15:done="0"/>
  <w15:commentEx w15:paraId="47ECCAFF" w15:done="0"/>
  <w15:commentEx w15:paraId="17D2C062" w15:done="0"/>
  <w15:commentEx w15:paraId="74B17085" w15:done="0"/>
  <w15:commentEx w15:paraId="06911AA1" w15:done="0"/>
  <w15:commentEx w15:paraId="64B266DA" w15:done="0"/>
  <w15:commentEx w15:paraId="7566BFB2" w15:done="0"/>
  <w15:commentEx w15:paraId="7B18C514" w15:done="0"/>
  <w15:commentEx w15:paraId="15C41CD4" w15:done="0"/>
  <w15:commentEx w15:paraId="1C12CB5B" w15:done="0"/>
  <w15:commentEx w15:paraId="66DD5188" w15:done="0"/>
  <w15:commentEx w15:paraId="3F024E5F" w15:done="0"/>
  <w15:commentEx w15:paraId="02A6D1BB" w15:done="0"/>
  <w15:commentEx w15:paraId="7BEA6EEE" w15:done="0"/>
  <w15:commentEx w15:paraId="5D74541E" w15:done="0"/>
  <w15:commentEx w15:paraId="0C139243" w15:done="0"/>
  <w15:commentEx w15:paraId="15738805" w15:done="0"/>
  <w15:commentEx w15:paraId="11469EF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781E92" w14:textId="77777777" w:rsidR="000C3B72" w:rsidRDefault="000C3B72">
      <w:pPr>
        <w:spacing w:line="240" w:lineRule="auto"/>
      </w:pPr>
      <w:r>
        <w:separator/>
      </w:r>
    </w:p>
  </w:endnote>
  <w:endnote w:type="continuationSeparator" w:id="0">
    <w:p w14:paraId="2CB8F922" w14:textId="77777777" w:rsidR="000C3B72" w:rsidRDefault="000C3B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E02781" w14:textId="77777777" w:rsidR="000C3B72" w:rsidRDefault="000C3B72">
      <w:pPr>
        <w:spacing w:line="240" w:lineRule="auto"/>
      </w:pPr>
      <w:r>
        <w:separator/>
      </w:r>
    </w:p>
  </w:footnote>
  <w:footnote w:type="continuationSeparator" w:id="0">
    <w:p w14:paraId="1C7BB44C" w14:textId="77777777" w:rsidR="000C3B72" w:rsidRDefault="000C3B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4014850"/>
      <w:docPartObj>
        <w:docPartGallery w:val="Page Numbers (Top of Page)"/>
        <w:docPartUnique/>
      </w:docPartObj>
    </w:sdtPr>
    <w:sdtContent>
      <w:p w14:paraId="767DE084" w14:textId="70B1168B" w:rsidR="006B3F7C" w:rsidRDefault="006B3F7C">
        <w:pPr>
          <w:pStyle w:val="Cabealho"/>
          <w:jc w:val="right"/>
        </w:pPr>
        <w:r>
          <w:fldChar w:fldCharType="begin"/>
        </w:r>
        <w:r>
          <w:instrText>PAGE   \* MERGEFORMAT</w:instrText>
        </w:r>
        <w:r>
          <w:fldChar w:fldCharType="separate"/>
        </w:r>
        <w:r w:rsidR="004A3A4D">
          <w:rPr>
            <w:noProof/>
          </w:rPr>
          <w:t>xiv</w:t>
        </w:r>
        <w:r>
          <w:fldChar w:fldCharType="end"/>
        </w:r>
      </w:p>
    </w:sdtContent>
  </w:sdt>
  <w:p w14:paraId="45E1F028" w14:textId="77777777" w:rsidR="006B3F7C" w:rsidRDefault="006B3F7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2831124"/>
      <w:docPartObj>
        <w:docPartGallery w:val="Page Numbers (Top of Page)"/>
        <w:docPartUnique/>
      </w:docPartObj>
    </w:sdtPr>
    <w:sdtEndPr>
      <w:rPr>
        <w:noProof/>
      </w:rPr>
    </w:sdtEndPr>
    <w:sdtContent>
      <w:p w14:paraId="76EDE385" w14:textId="082D6755" w:rsidR="006B3F7C" w:rsidRDefault="006B3F7C">
        <w:pPr>
          <w:pStyle w:val="Cabealho"/>
          <w:jc w:val="right"/>
        </w:pPr>
        <w:r>
          <w:fldChar w:fldCharType="begin"/>
        </w:r>
        <w:r>
          <w:instrText xml:space="preserve"> PAGE   \* MERGEFORMAT </w:instrText>
        </w:r>
        <w:r>
          <w:fldChar w:fldCharType="separate"/>
        </w:r>
        <w:r w:rsidR="004A3A4D">
          <w:rPr>
            <w:noProof/>
          </w:rPr>
          <w:t>8</w:t>
        </w:r>
        <w:r>
          <w:rPr>
            <w:noProof/>
          </w:rPr>
          <w:fldChar w:fldCharType="end"/>
        </w:r>
      </w:p>
    </w:sdtContent>
  </w:sdt>
  <w:p w14:paraId="65DFBAE0" w14:textId="77777777" w:rsidR="006B3F7C" w:rsidRDefault="006B3F7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078E5"/>
    <w:multiLevelType w:val="hybridMultilevel"/>
    <w:tmpl w:val="8C1C7A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4A496D"/>
    <w:multiLevelType w:val="hybridMultilevel"/>
    <w:tmpl w:val="5A1447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88C3275"/>
    <w:multiLevelType w:val="hybridMultilevel"/>
    <w:tmpl w:val="ED102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CCD019E"/>
    <w:multiLevelType w:val="hybridMultilevel"/>
    <w:tmpl w:val="7B6A26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3695A8C"/>
    <w:multiLevelType w:val="multilevel"/>
    <w:tmpl w:val="FDBE10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5F870A47"/>
    <w:multiLevelType w:val="multilevel"/>
    <w:tmpl w:val="0F36F538"/>
    <w:lvl w:ilvl="0">
      <w:start w:val="1"/>
      <w:numFmt w:val="decimal"/>
      <w:lvlText w:val="%1."/>
      <w:lvlJc w:val="left"/>
      <w:pPr>
        <w:ind w:left="360" w:hanging="360"/>
      </w:pPr>
      <w:rPr>
        <w:rFonts w:hint="default"/>
      </w:rPr>
    </w:lvl>
    <w:lvl w:ilvl="1">
      <w:start w:val="1"/>
      <w:numFmt w:val="decimal"/>
      <w:pStyle w:val="SubtituloCapitulo"/>
      <w:lvlText w:val="%1.%2."/>
      <w:lvlJc w:val="left"/>
      <w:pPr>
        <w:ind w:left="792" w:hanging="432"/>
      </w:pPr>
      <w:rPr>
        <w:rFonts w:ascii="Arial" w:hAnsi="Arial" w:cs="Arial" w:hint="default"/>
        <w:b/>
      </w:rPr>
    </w:lvl>
    <w:lvl w:ilvl="2">
      <w:start w:val="1"/>
      <w:numFmt w:val="decimal"/>
      <w:lvlText w:val="%1.%2.%3."/>
      <w:lvlJc w:val="left"/>
      <w:pPr>
        <w:ind w:left="1224" w:hanging="504"/>
      </w:pPr>
      <w:rPr>
        <w:rFonts w:ascii="Arial" w:hAnsi="Arial" w:cs="Arial"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4015825"/>
    <w:multiLevelType w:val="multilevel"/>
    <w:tmpl w:val="90A6C0C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15:restartNumberingAfterBreak="0">
    <w:nsid w:val="78DC6A72"/>
    <w:multiLevelType w:val="hybridMultilevel"/>
    <w:tmpl w:val="DC9CCD6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7F5536C8"/>
    <w:multiLevelType w:val="hybridMultilevel"/>
    <w:tmpl w:val="B9768B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0"/>
  </w:num>
  <w:num w:numId="5">
    <w:abstractNumId w:val="2"/>
  </w:num>
  <w:num w:numId="6">
    <w:abstractNumId w:val="5"/>
  </w:num>
  <w:num w:numId="7">
    <w:abstractNumId w:val="5"/>
  </w:num>
  <w:num w:numId="8">
    <w:abstractNumId w:val="5"/>
  </w:num>
  <w:num w:numId="9">
    <w:abstractNumId w:val="5"/>
  </w:num>
  <w:num w:numId="10">
    <w:abstractNumId w:val="5"/>
  </w:num>
  <w:num w:numId="11">
    <w:abstractNumId w:val="5"/>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4"/>
  </w:num>
  <w:num w:numId="40">
    <w:abstractNumId w:val="6"/>
  </w:num>
  <w:num w:numId="41">
    <w:abstractNumId w:val="8"/>
  </w:num>
  <w:num w:numId="42">
    <w:abstractNumId w:val="7"/>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snir Estevam">
    <w15:presenceInfo w15:providerId="Windows Live" w15:userId="4589fe2d3eeb7d72"/>
  </w15:person>
  <w15:person w15:author="WILLIAM FRANCISCO LEITE">
    <w15:presenceInfo w15:providerId="AD" w15:userId="S-1-5-21-766597341-95953802-1405081092-644365"/>
  </w15:person>
  <w15:person w15:author="Dogus - William">
    <w15:presenceInfo w15:providerId="None" w15:userId="Dogus - William"/>
  </w15:person>
  <w15:person w15:author="tit">
    <w15:presenceInfo w15:providerId="None" w15:userId="tit"/>
  </w15:person>
  <w15:person w15:author="Osnir Estevam [2]">
    <w15:presenceInfo w15:providerId="None" w15:userId="Osnir Estevam"/>
  </w15:person>
  <w15:person w15:author="Daniel Paz de Araújo">
    <w15:presenceInfo w15:providerId="Windows Live" w15:userId="8126b3851f2bc83f"/>
  </w15:person>
  <w15:person w15:author="OSNIR ESTEVAM DE LIMA">
    <w15:presenceInfo w15:providerId="AD" w15:userId="S-1-5-21-766597341-95953802-1405081092-9493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pt-BR" w:vendorID="64" w:dllVersion="131078" w:nlCheck="1" w:checkStyle="0"/>
  <w:activeWritingStyle w:appName="MSWord" w:lang="en-US"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4BB"/>
    <w:rsid w:val="000037CC"/>
    <w:rsid w:val="00004A7D"/>
    <w:rsid w:val="00006391"/>
    <w:rsid w:val="00006771"/>
    <w:rsid w:val="000117ED"/>
    <w:rsid w:val="00011860"/>
    <w:rsid w:val="00012518"/>
    <w:rsid w:val="00020410"/>
    <w:rsid w:val="00022B60"/>
    <w:rsid w:val="0003020F"/>
    <w:rsid w:val="000361EB"/>
    <w:rsid w:val="00037F64"/>
    <w:rsid w:val="00040A07"/>
    <w:rsid w:val="000512D2"/>
    <w:rsid w:val="000541A8"/>
    <w:rsid w:val="0005629E"/>
    <w:rsid w:val="00064341"/>
    <w:rsid w:val="000677A6"/>
    <w:rsid w:val="000746F7"/>
    <w:rsid w:val="00076C61"/>
    <w:rsid w:val="0008425C"/>
    <w:rsid w:val="00085CCB"/>
    <w:rsid w:val="000874BF"/>
    <w:rsid w:val="00093B72"/>
    <w:rsid w:val="00097A81"/>
    <w:rsid w:val="000A5437"/>
    <w:rsid w:val="000C097C"/>
    <w:rsid w:val="000C3B72"/>
    <w:rsid w:val="000C53B8"/>
    <w:rsid w:val="000C7EAA"/>
    <w:rsid w:val="000D1BA0"/>
    <w:rsid w:val="000D5BA0"/>
    <w:rsid w:val="000D77E6"/>
    <w:rsid w:val="000E2EDB"/>
    <w:rsid w:val="000F5D40"/>
    <w:rsid w:val="000F7BDA"/>
    <w:rsid w:val="00102066"/>
    <w:rsid w:val="00104458"/>
    <w:rsid w:val="00105ED8"/>
    <w:rsid w:val="001060AA"/>
    <w:rsid w:val="0010620A"/>
    <w:rsid w:val="00107612"/>
    <w:rsid w:val="00117D79"/>
    <w:rsid w:val="00130B6C"/>
    <w:rsid w:val="001315C0"/>
    <w:rsid w:val="00132EF2"/>
    <w:rsid w:val="00133C28"/>
    <w:rsid w:val="0013711D"/>
    <w:rsid w:val="00143B0C"/>
    <w:rsid w:val="001440FA"/>
    <w:rsid w:val="0014526E"/>
    <w:rsid w:val="0014588C"/>
    <w:rsid w:val="00146858"/>
    <w:rsid w:val="00146D1D"/>
    <w:rsid w:val="00153703"/>
    <w:rsid w:val="001570DA"/>
    <w:rsid w:val="00160EC0"/>
    <w:rsid w:val="00161ED2"/>
    <w:rsid w:val="00163180"/>
    <w:rsid w:val="00163235"/>
    <w:rsid w:val="00165A2D"/>
    <w:rsid w:val="0016726B"/>
    <w:rsid w:val="00172801"/>
    <w:rsid w:val="001729F3"/>
    <w:rsid w:val="0017381E"/>
    <w:rsid w:val="001841B4"/>
    <w:rsid w:val="0018734D"/>
    <w:rsid w:val="001900E0"/>
    <w:rsid w:val="001A4F06"/>
    <w:rsid w:val="001B3797"/>
    <w:rsid w:val="001B43C8"/>
    <w:rsid w:val="001B637E"/>
    <w:rsid w:val="001C0F42"/>
    <w:rsid w:val="001C2171"/>
    <w:rsid w:val="001C57B1"/>
    <w:rsid w:val="001D3915"/>
    <w:rsid w:val="001D5642"/>
    <w:rsid w:val="001D70BC"/>
    <w:rsid w:val="001D7BC5"/>
    <w:rsid w:val="001E1888"/>
    <w:rsid w:val="001E50E1"/>
    <w:rsid w:val="001E55C2"/>
    <w:rsid w:val="001F1004"/>
    <w:rsid w:val="001F344C"/>
    <w:rsid w:val="001F47BE"/>
    <w:rsid w:val="00206FB1"/>
    <w:rsid w:val="00210726"/>
    <w:rsid w:val="00213588"/>
    <w:rsid w:val="00213CE8"/>
    <w:rsid w:val="00214723"/>
    <w:rsid w:val="002151C5"/>
    <w:rsid w:val="002170B2"/>
    <w:rsid w:val="00221778"/>
    <w:rsid w:val="00222217"/>
    <w:rsid w:val="00222377"/>
    <w:rsid w:val="00223FB2"/>
    <w:rsid w:val="002306A1"/>
    <w:rsid w:val="00236B99"/>
    <w:rsid w:val="002427C3"/>
    <w:rsid w:val="002427F0"/>
    <w:rsid w:val="00244407"/>
    <w:rsid w:val="00244D6E"/>
    <w:rsid w:val="002475A1"/>
    <w:rsid w:val="00247E11"/>
    <w:rsid w:val="002527C4"/>
    <w:rsid w:val="00266F58"/>
    <w:rsid w:val="002677F9"/>
    <w:rsid w:val="00267E59"/>
    <w:rsid w:val="00272FDD"/>
    <w:rsid w:val="00275EE0"/>
    <w:rsid w:val="0028394F"/>
    <w:rsid w:val="00284EEC"/>
    <w:rsid w:val="0028560B"/>
    <w:rsid w:val="00290D01"/>
    <w:rsid w:val="00292493"/>
    <w:rsid w:val="002933E6"/>
    <w:rsid w:val="002A065E"/>
    <w:rsid w:val="002A1E16"/>
    <w:rsid w:val="002A26C2"/>
    <w:rsid w:val="002A3A7A"/>
    <w:rsid w:val="002B00C3"/>
    <w:rsid w:val="002C4656"/>
    <w:rsid w:val="002D33DD"/>
    <w:rsid w:val="002D46EA"/>
    <w:rsid w:val="002D744B"/>
    <w:rsid w:val="002D75D8"/>
    <w:rsid w:val="002D7649"/>
    <w:rsid w:val="002E2D82"/>
    <w:rsid w:val="002E4D1F"/>
    <w:rsid w:val="002E6635"/>
    <w:rsid w:val="002E69BC"/>
    <w:rsid w:val="002F0595"/>
    <w:rsid w:val="002F5F63"/>
    <w:rsid w:val="002F6C33"/>
    <w:rsid w:val="002F79AB"/>
    <w:rsid w:val="00300942"/>
    <w:rsid w:val="003101BC"/>
    <w:rsid w:val="00312307"/>
    <w:rsid w:val="00314277"/>
    <w:rsid w:val="003165A8"/>
    <w:rsid w:val="0031751D"/>
    <w:rsid w:val="003223A5"/>
    <w:rsid w:val="00324B94"/>
    <w:rsid w:val="0032757A"/>
    <w:rsid w:val="00335F2F"/>
    <w:rsid w:val="0033786E"/>
    <w:rsid w:val="00346FDE"/>
    <w:rsid w:val="00347D69"/>
    <w:rsid w:val="003520B8"/>
    <w:rsid w:val="00357292"/>
    <w:rsid w:val="0035731A"/>
    <w:rsid w:val="00361835"/>
    <w:rsid w:val="00371ECE"/>
    <w:rsid w:val="00372725"/>
    <w:rsid w:val="00372773"/>
    <w:rsid w:val="00393DEC"/>
    <w:rsid w:val="003953CA"/>
    <w:rsid w:val="003A0918"/>
    <w:rsid w:val="003A7024"/>
    <w:rsid w:val="003B6A52"/>
    <w:rsid w:val="003C44CC"/>
    <w:rsid w:val="003D086D"/>
    <w:rsid w:val="003D21F9"/>
    <w:rsid w:val="003D3005"/>
    <w:rsid w:val="003D34CD"/>
    <w:rsid w:val="003D571A"/>
    <w:rsid w:val="003D5ACE"/>
    <w:rsid w:val="003E0D4C"/>
    <w:rsid w:val="003E2F2A"/>
    <w:rsid w:val="003E7098"/>
    <w:rsid w:val="003F0B7D"/>
    <w:rsid w:val="003F2EF1"/>
    <w:rsid w:val="003F4ABE"/>
    <w:rsid w:val="003F60CB"/>
    <w:rsid w:val="003F7949"/>
    <w:rsid w:val="00400E77"/>
    <w:rsid w:val="004019B6"/>
    <w:rsid w:val="0040470C"/>
    <w:rsid w:val="00412A6B"/>
    <w:rsid w:val="00414756"/>
    <w:rsid w:val="00417A69"/>
    <w:rsid w:val="00420DA0"/>
    <w:rsid w:val="00430FE9"/>
    <w:rsid w:val="00432625"/>
    <w:rsid w:val="00434033"/>
    <w:rsid w:val="00434E07"/>
    <w:rsid w:val="004350BD"/>
    <w:rsid w:val="004358AE"/>
    <w:rsid w:val="00440A07"/>
    <w:rsid w:val="00442007"/>
    <w:rsid w:val="00443F37"/>
    <w:rsid w:val="00446760"/>
    <w:rsid w:val="00450EAC"/>
    <w:rsid w:val="00453293"/>
    <w:rsid w:val="00470C5D"/>
    <w:rsid w:val="00472926"/>
    <w:rsid w:val="004761B8"/>
    <w:rsid w:val="00480D45"/>
    <w:rsid w:val="004847D5"/>
    <w:rsid w:val="0048705D"/>
    <w:rsid w:val="00494782"/>
    <w:rsid w:val="004A005D"/>
    <w:rsid w:val="004A223F"/>
    <w:rsid w:val="004A3008"/>
    <w:rsid w:val="004A3594"/>
    <w:rsid w:val="004A3A4D"/>
    <w:rsid w:val="004B239B"/>
    <w:rsid w:val="004B396A"/>
    <w:rsid w:val="004C0B5C"/>
    <w:rsid w:val="004C0EF4"/>
    <w:rsid w:val="004C240E"/>
    <w:rsid w:val="004C4886"/>
    <w:rsid w:val="004C4DD4"/>
    <w:rsid w:val="004C6643"/>
    <w:rsid w:val="004C79B0"/>
    <w:rsid w:val="004D1C46"/>
    <w:rsid w:val="004D1DEE"/>
    <w:rsid w:val="004D233B"/>
    <w:rsid w:val="004D44C9"/>
    <w:rsid w:val="004F08EF"/>
    <w:rsid w:val="004F557E"/>
    <w:rsid w:val="00501AA1"/>
    <w:rsid w:val="00503CD0"/>
    <w:rsid w:val="00505A57"/>
    <w:rsid w:val="005113A9"/>
    <w:rsid w:val="00512985"/>
    <w:rsid w:val="00513180"/>
    <w:rsid w:val="00513E5E"/>
    <w:rsid w:val="00515BE0"/>
    <w:rsid w:val="00515EF9"/>
    <w:rsid w:val="00517B83"/>
    <w:rsid w:val="00517C6B"/>
    <w:rsid w:val="00520ABA"/>
    <w:rsid w:val="00525F87"/>
    <w:rsid w:val="00540816"/>
    <w:rsid w:val="00543B08"/>
    <w:rsid w:val="00544F2F"/>
    <w:rsid w:val="00550874"/>
    <w:rsid w:val="005520D6"/>
    <w:rsid w:val="0055635F"/>
    <w:rsid w:val="00557CD5"/>
    <w:rsid w:val="0056456A"/>
    <w:rsid w:val="00571214"/>
    <w:rsid w:val="00580D77"/>
    <w:rsid w:val="005849A4"/>
    <w:rsid w:val="0058637E"/>
    <w:rsid w:val="005905DA"/>
    <w:rsid w:val="00591A5D"/>
    <w:rsid w:val="00591C3A"/>
    <w:rsid w:val="00593C14"/>
    <w:rsid w:val="005A3172"/>
    <w:rsid w:val="005A6ED2"/>
    <w:rsid w:val="005A7427"/>
    <w:rsid w:val="005B22F0"/>
    <w:rsid w:val="005C16AD"/>
    <w:rsid w:val="005C329D"/>
    <w:rsid w:val="005C6C72"/>
    <w:rsid w:val="005D2CC4"/>
    <w:rsid w:val="005D5C28"/>
    <w:rsid w:val="005E1600"/>
    <w:rsid w:val="005E6BDE"/>
    <w:rsid w:val="005E799C"/>
    <w:rsid w:val="005F3AE2"/>
    <w:rsid w:val="006003EE"/>
    <w:rsid w:val="006059E4"/>
    <w:rsid w:val="006140FB"/>
    <w:rsid w:val="006202E3"/>
    <w:rsid w:val="006225EB"/>
    <w:rsid w:val="006277F7"/>
    <w:rsid w:val="00632D97"/>
    <w:rsid w:val="00633438"/>
    <w:rsid w:val="00644543"/>
    <w:rsid w:val="0064544B"/>
    <w:rsid w:val="00651FC6"/>
    <w:rsid w:val="00654B46"/>
    <w:rsid w:val="00660A37"/>
    <w:rsid w:val="006661D3"/>
    <w:rsid w:val="0066637F"/>
    <w:rsid w:val="00667609"/>
    <w:rsid w:val="0067322B"/>
    <w:rsid w:val="00673797"/>
    <w:rsid w:val="0067448D"/>
    <w:rsid w:val="0067585F"/>
    <w:rsid w:val="0068333E"/>
    <w:rsid w:val="00683A82"/>
    <w:rsid w:val="00685F18"/>
    <w:rsid w:val="006A2664"/>
    <w:rsid w:val="006A5659"/>
    <w:rsid w:val="006A6073"/>
    <w:rsid w:val="006A75ED"/>
    <w:rsid w:val="006B0A7F"/>
    <w:rsid w:val="006B3F7C"/>
    <w:rsid w:val="006C014A"/>
    <w:rsid w:val="006C1596"/>
    <w:rsid w:val="006C2A69"/>
    <w:rsid w:val="006C3754"/>
    <w:rsid w:val="006C5A7C"/>
    <w:rsid w:val="006C702B"/>
    <w:rsid w:val="006D4592"/>
    <w:rsid w:val="006D53ED"/>
    <w:rsid w:val="006D6B35"/>
    <w:rsid w:val="006D7CBC"/>
    <w:rsid w:val="006E2F55"/>
    <w:rsid w:val="006E34B5"/>
    <w:rsid w:val="006E3D14"/>
    <w:rsid w:val="006E41BB"/>
    <w:rsid w:val="006E69DF"/>
    <w:rsid w:val="006F0126"/>
    <w:rsid w:val="006F053A"/>
    <w:rsid w:val="006F06CD"/>
    <w:rsid w:val="006F1B31"/>
    <w:rsid w:val="006F1EEB"/>
    <w:rsid w:val="006F3668"/>
    <w:rsid w:val="006F62B7"/>
    <w:rsid w:val="007044BB"/>
    <w:rsid w:val="007061CD"/>
    <w:rsid w:val="007115ED"/>
    <w:rsid w:val="00721529"/>
    <w:rsid w:val="00722E27"/>
    <w:rsid w:val="007238F1"/>
    <w:rsid w:val="007240E0"/>
    <w:rsid w:val="00726027"/>
    <w:rsid w:val="00733209"/>
    <w:rsid w:val="00736E06"/>
    <w:rsid w:val="007423C2"/>
    <w:rsid w:val="00743124"/>
    <w:rsid w:val="00750B1D"/>
    <w:rsid w:val="0075222B"/>
    <w:rsid w:val="00753065"/>
    <w:rsid w:val="00754F5C"/>
    <w:rsid w:val="00755D7C"/>
    <w:rsid w:val="007567B4"/>
    <w:rsid w:val="007628D6"/>
    <w:rsid w:val="007637ED"/>
    <w:rsid w:val="00764E34"/>
    <w:rsid w:val="00771577"/>
    <w:rsid w:val="00775811"/>
    <w:rsid w:val="00775BA3"/>
    <w:rsid w:val="00785DCA"/>
    <w:rsid w:val="00786539"/>
    <w:rsid w:val="00787BE2"/>
    <w:rsid w:val="00796AC7"/>
    <w:rsid w:val="007A2B23"/>
    <w:rsid w:val="007A2CD0"/>
    <w:rsid w:val="007A38D2"/>
    <w:rsid w:val="007A3D28"/>
    <w:rsid w:val="007A437A"/>
    <w:rsid w:val="007B1C0C"/>
    <w:rsid w:val="007B275C"/>
    <w:rsid w:val="007B3A45"/>
    <w:rsid w:val="007B4412"/>
    <w:rsid w:val="007B5F62"/>
    <w:rsid w:val="007B604A"/>
    <w:rsid w:val="007B6C16"/>
    <w:rsid w:val="007C3BDE"/>
    <w:rsid w:val="007C4E10"/>
    <w:rsid w:val="007D7973"/>
    <w:rsid w:val="007E1419"/>
    <w:rsid w:val="007E2EEE"/>
    <w:rsid w:val="007E35BB"/>
    <w:rsid w:val="007E57D3"/>
    <w:rsid w:val="007F0EC9"/>
    <w:rsid w:val="007F7396"/>
    <w:rsid w:val="008034D5"/>
    <w:rsid w:val="0080739A"/>
    <w:rsid w:val="0082381C"/>
    <w:rsid w:val="00824F00"/>
    <w:rsid w:val="008257B8"/>
    <w:rsid w:val="008268A1"/>
    <w:rsid w:val="00830B7A"/>
    <w:rsid w:val="0083125D"/>
    <w:rsid w:val="008317F4"/>
    <w:rsid w:val="0084050E"/>
    <w:rsid w:val="008409BE"/>
    <w:rsid w:val="00840B63"/>
    <w:rsid w:val="00841D65"/>
    <w:rsid w:val="00845452"/>
    <w:rsid w:val="0085052F"/>
    <w:rsid w:val="00852D9A"/>
    <w:rsid w:val="0085435A"/>
    <w:rsid w:val="00856B94"/>
    <w:rsid w:val="00860135"/>
    <w:rsid w:val="0086308D"/>
    <w:rsid w:val="0086476B"/>
    <w:rsid w:val="00865DDE"/>
    <w:rsid w:val="008717FC"/>
    <w:rsid w:val="00872A02"/>
    <w:rsid w:val="00874AA5"/>
    <w:rsid w:val="00874D3E"/>
    <w:rsid w:val="00875798"/>
    <w:rsid w:val="008761AB"/>
    <w:rsid w:val="00881208"/>
    <w:rsid w:val="00886780"/>
    <w:rsid w:val="00890B5E"/>
    <w:rsid w:val="0089460F"/>
    <w:rsid w:val="00895B6C"/>
    <w:rsid w:val="008975F0"/>
    <w:rsid w:val="008A0BB3"/>
    <w:rsid w:val="008A0FE3"/>
    <w:rsid w:val="008A7C23"/>
    <w:rsid w:val="008C3991"/>
    <w:rsid w:val="008C746A"/>
    <w:rsid w:val="008D1237"/>
    <w:rsid w:val="008D6712"/>
    <w:rsid w:val="008D7136"/>
    <w:rsid w:val="008E133D"/>
    <w:rsid w:val="008E5F96"/>
    <w:rsid w:val="008F02FB"/>
    <w:rsid w:val="008F11E0"/>
    <w:rsid w:val="008F2267"/>
    <w:rsid w:val="008F4020"/>
    <w:rsid w:val="008F4977"/>
    <w:rsid w:val="00910938"/>
    <w:rsid w:val="00912EEF"/>
    <w:rsid w:val="009209FD"/>
    <w:rsid w:val="009224F2"/>
    <w:rsid w:val="00923273"/>
    <w:rsid w:val="009332D4"/>
    <w:rsid w:val="00936C3E"/>
    <w:rsid w:val="00940BD4"/>
    <w:rsid w:val="009440C6"/>
    <w:rsid w:val="009451B6"/>
    <w:rsid w:val="00946032"/>
    <w:rsid w:val="00946AEC"/>
    <w:rsid w:val="00946E7D"/>
    <w:rsid w:val="00953EF8"/>
    <w:rsid w:val="009550B0"/>
    <w:rsid w:val="0096202F"/>
    <w:rsid w:val="0096620B"/>
    <w:rsid w:val="00972796"/>
    <w:rsid w:val="00973A56"/>
    <w:rsid w:val="0097584D"/>
    <w:rsid w:val="00981C36"/>
    <w:rsid w:val="00982607"/>
    <w:rsid w:val="0098285A"/>
    <w:rsid w:val="00983522"/>
    <w:rsid w:val="0098363A"/>
    <w:rsid w:val="00985E2B"/>
    <w:rsid w:val="00987164"/>
    <w:rsid w:val="00991ECB"/>
    <w:rsid w:val="009A22BD"/>
    <w:rsid w:val="009A2F10"/>
    <w:rsid w:val="009A530C"/>
    <w:rsid w:val="009A673D"/>
    <w:rsid w:val="009B02AD"/>
    <w:rsid w:val="009C095A"/>
    <w:rsid w:val="009C11C3"/>
    <w:rsid w:val="009E1E6B"/>
    <w:rsid w:val="009E1E85"/>
    <w:rsid w:val="009E3339"/>
    <w:rsid w:val="009E5AED"/>
    <w:rsid w:val="009F08E5"/>
    <w:rsid w:val="009F3B41"/>
    <w:rsid w:val="009F6A3A"/>
    <w:rsid w:val="009F6D1F"/>
    <w:rsid w:val="009F7751"/>
    <w:rsid w:val="00A04524"/>
    <w:rsid w:val="00A06370"/>
    <w:rsid w:val="00A06C3F"/>
    <w:rsid w:val="00A06E8A"/>
    <w:rsid w:val="00A07982"/>
    <w:rsid w:val="00A1231C"/>
    <w:rsid w:val="00A23246"/>
    <w:rsid w:val="00A26E7A"/>
    <w:rsid w:val="00A300A8"/>
    <w:rsid w:val="00A330E8"/>
    <w:rsid w:val="00A42DD7"/>
    <w:rsid w:val="00A4456E"/>
    <w:rsid w:val="00A504A7"/>
    <w:rsid w:val="00A50B23"/>
    <w:rsid w:val="00A521ED"/>
    <w:rsid w:val="00A5273F"/>
    <w:rsid w:val="00A527B6"/>
    <w:rsid w:val="00A55DC2"/>
    <w:rsid w:val="00A5630B"/>
    <w:rsid w:val="00A5658A"/>
    <w:rsid w:val="00A653B6"/>
    <w:rsid w:val="00A67559"/>
    <w:rsid w:val="00A70EF2"/>
    <w:rsid w:val="00A82A64"/>
    <w:rsid w:val="00A831A9"/>
    <w:rsid w:val="00A8474A"/>
    <w:rsid w:val="00A8491C"/>
    <w:rsid w:val="00A85348"/>
    <w:rsid w:val="00A916A7"/>
    <w:rsid w:val="00A95304"/>
    <w:rsid w:val="00A95DD1"/>
    <w:rsid w:val="00AB0EEC"/>
    <w:rsid w:val="00AB18DA"/>
    <w:rsid w:val="00AB4F9B"/>
    <w:rsid w:val="00AC271B"/>
    <w:rsid w:val="00AE188A"/>
    <w:rsid w:val="00AE2B20"/>
    <w:rsid w:val="00AE64E1"/>
    <w:rsid w:val="00AE65E6"/>
    <w:rsid w:val="00AF2671"/>
    <w:rsid w:val="00AF473C"/>
    <w:rsid w:val="00B00D4F"/>
    <w:rsid w:val="00B0261F"/>
    <w:rsid w:val="00B03D23"/>
    <w:rsid w:val="00B06F1D"/>
    <w:rsid w:val="00B11730"/>
    <w:rsid w:val="00B1266A"/>
    <w:rsid w:val="00B178AA"/>
    <w:rsid w:val="00B24C07"/>
    <w:rsid w:val="00B308E9"/>
    <w:rsid w:val="00B34508"/>
    <w:rsid w:val="00B3574A"/>
    <w:rsid w:val="00B40F1E"/>
    <w:rsid w:val="00B44F83"/>
    <w:rsid w:val="00B51698"/>
    <w:rsid w:val="00B55316"/>
    <w:rsid w:val="00B57B2F"/>
    <w:rsid w:val="00B62BF9"/>
    <w:rsid w:val="00B661EA"/>
    <w:rsid w:val="00B66A66"/>
    <w:rsid w:val="00B707EF"/>
    <w:rsid w:val="00B83E8D"/>
    <w:rsid w:val="00B92A50"/>
    <w:rsid w:val="00B97721"/>
    <w:rsid w:val="00BA0A7A"/>
    <w:rsid w:val="00BA13B8"/>
    <w:rsid w:val="00BA29DD"/>
    <w:rsid w:val="00BA437A"/>
    <w:rsid w:val="00BA620C"/>
    <w:rsid w:val="00BB0BCA"/>
    <w:rsid w:val="00BB1295"/>
    <w:rsid w:val="00BC4F93"/>
    <w:rsid w:val="00BC7B9B"/>
    <w:rsid w:val="00BD4789"/>
    <w:rsid w:val="00BE0D9C"/>
    <w:rsid w:val="00BE450B"/>
    <w:rsid w:val="00BE46E1"/>
    <w:rsid w:val="00BF2AD1"/>
    <w:rsid w:val="00BF6B7E"/>
    <w:rsid w:val="00C046AA"/>
    <w:rsid w:val="00C07C69"/>
    <w:rsid w:val="00C11825"/>
    <w:rsid w:val="00C130C4"/>
    <w:rsid w:val="00C1335F"/>
    <w:rsid w:val="00C1516C"/>
    <w:rsid w:val="00C16DCB"/>
    <w:rsid w:val="00C245FB"/>
    <w:rsid w:val="00C25D16"/>
    <w:rsid w:val="00C37C5B"/>
    <w:rsid w:val="00C420DF"/>
    <w:rsid w:val="00C463EE"/>
    <w:rsid w:val="00C47524"/>
    <w:rsid w:val="00C5447C"/>
    <w:rsid w:val="00C61412"/>
    <w:rsid w:val="00C621E3"/>
    <w:rsid w:val="00C64175"/>
    <w:rsid w:val="00C71744"/>
    <w:rsid w:val="00C72DD9"/>
    <w:rsid w:val="00C76B04"/>
    <w:rsid w:val="00C77057"/>
    <w:rsid w:val="00C77FEB"/>
    <w:rsid w:val="00C83871"/>
    <w:rsid w:val="00C9441A"/>
    <w:rsid w:val="00C94727"/>
    <w:rsid w:val="00C96C99"/>
    <w:rsid w:val="00C973DE"/>
    <w:rsid w:val="00CB05C3"/>
    <w:rsid w:val="00CB353A"/>
    <w:rsid w:val="00CC43D9"/>
    <w:rsid w:val="00CC57E3"/>
    <w:rsid w:val="00CD0BA4"/>
    <w:rsid w:val="00CD1C73"/>
    <w:rsid w:val="00CD4559"/>
    <w:rsid w:val="00CD5B56"/>
    <w:rsid w:val="00CD6E9D"/>
    <w:rsid w:val="00CE36ED"/>
    <w:rsid w:val="00CE3FA9"/>
    <w:rsid w:val="00CF6EED"/>
    <w:rsid w:val="00D025A8"/>
    <w:rsid w:val="00D1143C"/>
    <w:rsid w:val="00D158B6"/>
    <w:rsid w:val="00D20B6D"/>
    <w:rsid w:val="00D216AD"/>
    <w:rsid w:val="00D231E9"/>
    <w:rsid w:val="00D35D99"/>
    <w:rsid w:val="00D37B34"/>
    <w:rsid w:val="00D45E55"/>
    <w:rsid w:val="00D5044D"/>
    <w:rsid w:val="00D50635"/>
    <w:rsid w:val="00D506E3"/>
    <w:rsid w:val="00D53F8C"/>
    <w:rsid w:val="00D54372"/>
    <w:rsid w:val="00D562BA"/>
    <w:rsid w:val="00D62FA6"/>
    <w:rsid w:val="00D63B26"/>
    <w:rsid w:val="00D70BD8"/>
    <w:rsid w:val="00D7116D"/>
    <w:rsid w:val="00D711FE"/>
    <w:rsid w:val="00D742D3"/>
    <w:rsid w:val="00D751BA"/>
    <w:rsid w:val="00D7557A"/>
    <w:rsid w:val="00D7624E"/>
    <w:rsid w:val="00D82644"/>
    <w:rsid w:val="00D829E4"/>
    <w:rsid w:val="00D82BB2"/>
    <w:rsid w:val="00D93632"/>
    <w:rsid w:val="00D95D57"/>
    <w:rsid w:val="00DA0247"/>
    <w:rsid w:val="00DA3ACA"/>
    <w:rsid w:val="00DA3C84"/>
    <w:rsid w:val="00DA4F4D"/>
    <w:rsid w:val="00DA50BB"/>
    <w:rsid w:val="00DB3B23"/>
    <w:rsid w:val="00DB505F"/>
    <w:rsid w:val="00DB67A8"/>
    <w:rsid w:val="00DB7467"/>
    <w:rsid w:val="00DB75CC"/>
    <w:rsid w:val="00DC00D7"/>
    <w:rsid w:val="00DC0467"/>
    <w:rsid w:val="00DC3345"/>
    <w:rsid w:val="00DC6940"/>
    <w:rsid w:val="00DC771E"/>
    <w:rsid w:val="00DD136F"/>
    <w:rsid w:val="00DD27CC"/>
    <w:rsid w:val="00DD38BD"/>
    <w:rsid w:val="00DD3D80"/>
    <w:rsid w:val="00DD4FB9"/>
    <w:rsid w:val="00DE4F04"/>
    <w:rsid w:val="00DF09BE"/>
    <w:rsid w:val="00DF2489"/>
    <w:rsid w:val="00DF53D3"/>
    <w:rsid w:val="00DF7776"/>
    <w:rsid w:val="00E0357C"/>
    <w:rsid w:val="00E20D07"/>
    <w:rsid w:val="00E23581"/>
    <w:rsid w:val="00E23AD3"/>
    <w:rsid w:val="00E30784"/>
    <w:rsid w:val="00E32D81"/>
    <w:rsid w:val="00E366F8"/>
    <w:rsid w:val="00E4285E"/>
    <w:rsid w:val="00E611CA"/>
    <w:rsid w:val="00E61BD7"/>
    <w:rsid w:val="00E641EF"/>
    <w:rsid w:val="00E64922"/>
    <w:rsid w:val="00E675A1"/>
    <w:rsid w:val="00E775CB"/>
    <w:rsid w:val="00E82A49"/>
    <w:rsid w:val="00E90719"/>
    <w:rsid w:val="00E9386E"/>
    <w:rsid w:val="00E97A61"/>
    <w:rsid w:val="00EA2C49"/>
    <w:rsid w:val="00EA4B82"/>
    <w:rsid w:val="00EA4DDA"/>
    <w:rsid w:val="00EB0F11"/>
    <w:rsid w:val="00EB1388"/>
    <w:rsid w:val="00EB1A0F"/>
    <w:rsid w:val="00EB379E"/>
    <w:rsid w:val="00EC121A"/>
    <w:rsid w:val="00EC22D9"/>
    <w:rsid w:val="00EC3410"/>
    <w:rsid w:val="00EC616F"/>
    <w:rsid w:val="00ED26AA"/>
    <w:rsid w:val="00EE5E54"/>
    <w:rsid w:val="00EF099E"/>
    <w:rsid w:val="00EF09B8"/>
    <w:rsid w:val="00EF2153"/>
    <w:rsid w:val="00EF3143"/>
    <w:rsid w:val="00EF5222"/>
    <w:rsid w:val="00F000DC"/>
    <w:rsid w:val="00F008BA"/>
    <w:rsid w:val="00F03577"/>
    <w:rsid w:val="00F0523D"/>
    <w:rsid w:val="00F0683B"/>
    <w:rsid w:val="00F14171"/>
    <w:rsid w:val="00F15EDE"/>
    <w:rsid w:val="00F24CB1"/>
    <w:rsid w:val="00F27EA5"/>
    <w:rsid w:val="00F335F2"/>
    <w:rsid w:val="00F3366C"/>
    <w:rsid w:val="00F34120"/>
    <w:rsid w:val="00F43628"/>
    <w:rsid w:val="00F479FE"/>
    <w:rsid w:val="00F51E73"/>
    <w:rsid w:val="00F63B94"/>
    <w:rsid w:val="00F649F3"/>
    <w:rsid w:val="00F64C85"/>
    <w:rsid w:val="00F65CE1"/>
    <w:rsid w:val="00F74332"/>
    <w:rsid w:val="00F76149"/>
    <w:rsid w:val="00F77684"/>
    <w:rsid w:val="00F86741"/>
    <w:rsid w:val="00F87C20"/>
    <w:rsid w:val="00F907BB"/>
    <w:rsid w:val="00F91519"/>
    <w:rsid w:val="00F97107"/>
    <w:rsid w:val="00F979A8"/>
    <w:rsid w:val="00FA406B"/>
    <w:rsid w:val="00FA7117"/>
    <w:rsid w:val="00FB0D8C"/>
    <w:rsid w:val="00FB2E6A"/>
    <w:rsid w:val="00FB74A2"/>
    <w:rsid w:val="00FC128C"/>
    <w:rsid w:val="00FC682E"/>
    <w:rsid w:val="00FD36AC"/>
    <w:rsid w:val="00FD53C6"/>
    <w:rsid w:val="00FE138A"/>
    <w:rsid w:val="00FE6007"/>
    <w:rsid w:val="00FF082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DCF99"/>
  <w15:docId w15:val="{1729BA4E-DFF8-4DF4-A118-C99C3B664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lang w:val="pt-BR" w:eastAsia="pt-BR"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637ED"/>
  </w:style>
  <w:style w:type="paragraph" w:styleId="Ttulo1">
    <w:name w:val="heading 1"/>
    <w:basedOn w:val="Normal"/>
    <w:next w:val="Normal"/>
    <w:link w:val="Ttulo1Char"/>
    <w:pPr>
      <w:keepNext/>
      <w:keepLines/>
      <w:contextualSpacing/>
      <w:outlineLvl w:val="0"/>
    </w:pPr>
    <w:rPr>
      <w:b/>
    </w:rPr>
  </w:style>
  <w:style w:type="paragraph" w:styleId="Ttulo2">
    <w:name w:val="heading 2"/>
    <w:basedOn w:val="Normal"/>
    <w:next w:val="Normal"/>
    <w:link w:val="Ttulo2Char"/>
    <w:pPr>
      <w:contextualSpacing/>
      <w:outlineLvl w:val="1"/>
    </w:pPr>
    <w:rPr>
      <w:b/>
    </w:rPr>
  </w:style>
  <w:style w:type="paragraph" w:styleId="Ttulo3">
    <w:name w:val="heading 3"/>
    <w:basedOn w:val="Normal"/>
    <w:next w:val="Normal"/>
    <w:pPr>
      <w:keepNext/>
      <w:keepLines/>
      <w:spacing w:before="160"/>
      <w:contextualSpacing/>
      <w:outlineLvl w:val="2"/>
    </w:pPr>
    <w:rPr>
      <w:b/>
    </w:rPr>
  </w:style>
  <w:style w:type="paragraph" w:styleId="Ttulo4">
    <w:name w:val="heading 4"/>
    <w:basedOn w:val="Ttulo3"/>
    <w:next w:val="Normal"/>
    <w:qFormat/>
    <w:rsid w:val="0008425C"/>
    <w:pPr>
      <w:outlineLvl w:val="3"/>
    </w:pPr>
    <w:rPr>
      <w:rFonts w:eastAsia="Trebuchet MS" w:cs="Trebuchet MS"/>
      <w:color w:val="000000" w:themeColor="text1"/>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sz w:val="22"/>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contextualSpacing/>
    </w:pPr>
    <w:rPr>
      <w:b/>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1"/>
    <w:tblPr>
      <w:tblStyleRowBandSize w:val="1"/>
      <w:tblStyleColBandSize w:val="1"/>
    </w:tblPr>
  </w:style>
  <w:style w:type="character" w:styleId="Refdecomentrio">
    <w:name w:val="annotation reference"/>
    <w:basedOn w:val="Fontepargpadro"/>
    <w:uiPriority w:val="99"/>
    <w:unhideWhenUsed/>
    <w:rsid w:val="00020410"/>
    <w:rPr>
      <w:sz w:val="16"/>
      <w:szCs w:val="16"/>
    </w:rPr>
  </w:style>
  <w:style w:type="paragraph" w:styleId="Textodecomentrio">
    <w:name w:val="annotation text"/>
    <w:basedOn w:val="Normal"/>
    <w:link w:val="TextodecomentrioChar"/>
    <w:uiPriority w:val="99"/>
    <w:semiHidden/>
    <w:unhideWhenUsed/>
    <w:rsid w:val="00020410"/>
    <w:pPr>
      <w:spacing w:line="240" w:lineRule="auto"/>
    </w:pPr>
    <w:rPr>
      <w:sz w:val="20"/>
    </w:rPr>
  </w:style>
  <w:style w:type="character" w:customStyle="1" w:styleId="TextodecomentrioChar">
    <w:name w:val="Texto de comentário Char"/>
    <w:basedOn w:val="Fontepargpadro"/>
    <w:link w:val="Textodecomentrio"/>
    <w:uiPriority w:val="99"/>
    <w:semiHidden/>
    <w:rsid w:val="00020410"/>
    <w:rPr>
      <w:sz w:val="20"/>
    </w:rPr>
  </w:style>
  <w:style w:type="paragraph" w:styleId="Assuntodocomentrio">
    <w:name w:val="annotation subject"/>
    <w:basedOn w:val="Textodecomentrio"/>
    <w:next w:val="Textodecomentrio"/>
    <w:link w:val="AssuntodocomentrioChar"/>
    <w:uiPriority w:val="99"/>
    <w:semiHidden/>
    <w:unhideWhenUsed/>
    <w:rsid w:val="00020410"/>
    <w:rPr>
      <w:b/>
      <w:bCs/>
    </w:rPr>
  </w:style>
  <w:style w:type="character" w:customStyle="1" w:styleId="AssuntodocomentrioChar">
    <w:name w:val="Assunto do comentário Char"/>
    <w:basedOn w:val="TextodecomentrioChar"/>
    <w:link w:val="Assuntodocomentrio"/>
    <w:uiPriority w:val="99"/>
    <w:semiHidden/>
    <w:rsid w:val="00020410"/>
    <w:rPr>
      <w:b/>
      <w:bCs/>
      <w:sz w:val="20"/>
    </w:rPr>
  </w:style>
  <w:style w:type="paragraph" w:styleId="Textodebalo">
    <w:name w:val="Balloon Text"/>
    <w:basedOn w:val="Normal"/>
    <w:link w:val="TextodebaloChar"/>
    <w:uiPriority w:val="99"/>
    <w:semiHidden/>
    <w:unhideWhenUsed/>
    <w:rsid w:val="00020410"/>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20410"/>
    <w:rPr>
      <w:rFonts w:ascii="Segoe UI" w:hAnsi="Segoe UI" w:cs="Segoe UI"/>
      <w:sz w:val="18"/>
      <w:szCs w:val="18"/>
    </w:rPr>
  </w:style>
  <w:style w:type="paragraph" w:customStyle="1" w:styleId="Title1">
    <w:name w:val="Title 1"/>
    <w:basedOn w:val="Ttulo1"/>
    <w:link w:val="Title1Char"/>
    <w:qFormat/>
    <w:rsid w:val="007C4E10"/>
    <w:pPr>
      <w:contextualSpacing w:val="0"/>
    </w:pPr>
  </w:style>
  <w:style w:type="paragraph" w:customStyle="1" w:styleId="Title2">
    <w:name w:val="Title 2"/>
    <w:basedOn w:val="Ttulo2"/>
    <w:link w:val="Title2Char"/>
    <w:qFormat/>
    <w:rsid w:val="007C4E10"/>
    <w:pPr>
      <w:contextualSpacing w:val="0"/>
    </w:pPr>
  </w:style>
  <w:style w:type="character" w:customStyle="1" w:styleId="Ttulo1Char">
    <w:name w:val="Título 1 Char"/>
    <w:basedOn w:val="Fontepargpadro"/>
    <w:link w:val="Ttulo1"/>
    <w:rsid w:val="007C4E10"/>
    <w:rPr>
      <w:b/>
    </w:rPr>
  </w:style>
  <w:style w:type="character" w:customStyle="1" w:styleId="Title1Char">
    <w:name w:val="Title 1 Char"/>
    <w:basedOn w:val="Ttulo1Char"/>
    <w:link w:val="Title1"/>
    <w:rsid w:val="007C4E10"/>
    <w:rPr>
      <w:b/>
    </w:rPr>
  </w:style>
  <w:style w:type="paragraph" w:styleId="CabealhodoSumrio">
    <w:name w:val="TOC Heading"/>
    <w:basedOn w:val="Ttulo1"/>
    <w:next w:val="Normal"/>
    <w:uiPriority w:val="39"/>
    <w:unhideWhenUsed/>
    <w:qFormat/>
    <w:rsid w:val="00213588"/>
    <w:pPr>
      <w:spacing w:before="240" w:line="259" w:lineRule="auto"/>
      <w:contextualSpacing w:val="0"/>
      <w:jc w:val="left"/>
      <w:outlineLvl w:val="9"/>
    </w:pPr>
    <w:rPr>
      <w:rFonts w:asciiTheme="majorHAnsi" w:eastAsiaTheme="majorEastAsia" w:hAnsiTheme="majorHAnsi" w:cstheme="majorBidi"/>
      <w:b w:val="0"/>
      <w:color w:val="2E74B5" w:themeColor="accent1" w:themeShade="BF"/>
      <w:sz w:val="32"/>
      <w:szCs w:val="32"/>
      <w:lang w:val="en-US" w:eastAsia="en-US"/>
    </w:rPr>
  </w:style>
  <w:style w:type="character" w:customStyle="1" w:styleId="Ttulo2Char">
    <w:name w:val="Título 2 Char"/>
    <w:basedOn w:val="Fontepargpadro"/>
    <w:link w:val="Ttulo2"/>
    <w:rsid w:val="007C4E10"/>
    <w:rPr>
      <w:b/>
    </w:rPr>
  </w:style>
  <w:style w:type="character" w:customStyle="1" w:styleId="Title2Char">
    <w:name w:val="Title 2 Char"/>
    <w:basedOn w:val="Ttulo2Char"/>
    <w:link w:val="Title2"/>
    <w:rsid w:val="007C4E10"/>
    <w:rPr>
      <w:b/>
    </w:rPr>
  </w:style>
  <w:style w:type="paragraph" w:styleId="Sumrio1">
    <w:name w:val="toc 1"/>
    <w:basedOn w:val="Normal"/>
    <w:next w:val="Normal"/>
    <w:autoRedefine/>
    <w:uiPriority w:val="39"/>
    <w:unhideWhenUsed/>
    <w:rsid w:val="004C6643"/>
    <w:pPr>
      <w:tabs>
        <w:tab w:val="left" w:pos="880"/>
        <w:tab w:val="right" w:leader="dot" w:pos="9060"/>
      </w:tabs>
      <w:spacing w:after="100"/>
      <w:jc w:val="left"/>
    </w:pPr>
    <w:rPr>
      <w:b/>
      <w:noProof/>
    </w:rPr>
  </w:style>
  <w:style w:type="paragraph" w:styleId="Sumrio2">
    <w:name w:val="toc 2"/>
    <w:basedOn w:val="Normal"/>
    <w:next w:val="Normal"/>
    <w:autoRedefine/>
    <w:uiPriority w:val="39"/>
    <w:unhideWhenUsed/>
    <w:rsid w:val="00213588"/>
    <w:pPr>
      <w:spacing w:after="100"/>
      <w:ind w:left="240"/>
    </w:pPr>
  </w:style>
  <w:style w:type="paragraph" w:styleId="Sumrio3">
    <w:name w:val="toc 3"/>
    <w:basedOn w:val="Normal"/>
    <w:next w:val="Normal"/>
    <w:autoRedefine/>
    <w:uiPriority w:val="39"/>
    <w:unhideWhenUsed/>
    <w:rsid w:val="00213588"/>
    <w:pPr>
      <w:spacing w:after="100"/>
      <w:ind w:left="480"/>
    </w:pPr>
  </w:style>
  <w:style w:type="character" w:styleId="Hyperlink">
    <w:name w:val="Hyperlink"/>
    <w:basedOn w:val="Fontepargpadro"/>
    <w:uiPriority w:val="99"/>
    <w:unhideWhenUsed/>
    <w:rsid w:val="00213588"/>
    <w:rPr>
      <w:color w:val="0563C1" w:themeColor="hyperlink"/>
      <w:u w:val="single"/>
    </w:rPr>
  </w:style>
  <w:style w:type="paragraph" w:styleId="Cabealho">
    <w:name w:val="header"/>
    <w:basedOn w:val="Normal"/>
    <w:link w:val="CabealhoChar"/>
    <w:uiPriority w:val="99"/>
    <w:unhideWhenUsed/>
    <w:rsid w:val="00213588"/>
    <w:pPr>
      <w:tabs>
        <w:tab w:val="center" w:pos="4252"/>
        <w:tab w:val="right" w:pos="8504"/>
      </w:tabs>
      <w:spacing w:line="240" w:lineRule="auto"/>
    </w:pPr>
  </w:style>
  <w:style w:type="character" w:customStyle="1" w:styleId="CabealhoChar">
    <w:name w:val="Cabeçalho Char"/>
    <w:basedOn w:val="Fontepargpadro"/>
    <w:link w:val="Cabealho"/>
    <w:uiPriority w:val="99"/>
    <w:rsid w:val="00213588"/>
  </w:style>
  <w:style w:type="paragraph" w:styleId="Rodap">
    <w:name w:val="footer"/>
    <w:basedOn w:val="Normal"/>
    <w:link w:val="RodapChar"/>
    <w:uiPriority w:val="99"/>
    <w:unhideWhenUsed/>
    <w:rsid w:val="00213588"/>
    <w:pPr>
      <w:tabs>
        <w:tab w:val="center" w:pos="4252"/>
        <w:tab w:val="right" w:pos="8504"/>
      </w:tabs>
      <w:spacing w:line="240" w:lineRule="auto"/>
    </w:pPr>
  </w:style>
  <w:style w:type="character" w:customStyle="1" w:styleId="RodapChar">
    <w:name w:val="Rodapé Char"/>
    <w:basedOn w:val="Fontepargpadro"/>
    <w:link w:val="Rodap"/>
    <w:uiPriority w:val="99"/>
    <w:rsid w:val="00213588"/>
  </w:style>
  <w:style w:type="paragraph" w:styleId="PargrafodaLista">
    <w:name w:val="List Paragraph"/>
    <w:basedOn w:val="Normal"/>
    <w:uiPriority w:val="34"/>
    <w:qFormat/>
    <w:rsid w:val="00856B94"/>
    <w:pPr>
      <w:ind w:left="720"/>
      <w:contextualSpacing/>
    </w:pPr>
  </w:style>
  <w:style w:type="paragraph" w:customStyle="1" w:styleId="Tabela">
    <w:name w:val="Tabela"/>
    <w:basedOn w:val="Subttulo"/>
    <w:rsid w:val="008A0BB3"/>
    <w:pPr>
      <w:spacing w:before="240" w:after="240" w:line="276" w:lineRule="auto"/>
      <w:contextualSpacing w:val="0"/>
      <w:jc w:val="center"/>
    </w:pPr>
    <w:rPr>
      <w:rFonts w:ascii="Arial" w:eastAsia="Arial" w:hAnsi="Arial" w:cs="Arial"/>
      <w:color w:val="000000"/>
      <w:sz w:val="22"/>
    </w:rPr>
  </w:style>
  <w:style w:type="paragraph" w:customStyle="1" w:styleId="Imagem">
    <w:name w:val="Imagem"/>
    <w:basedOn w:val="Normal"/>
    <w:rsid w:val="008A0BB3"/>
    <w:pPr>
      <w:spacing w:after="240"/>
      <w:jc w:val="center"/>
    </w:pPr>
    <w:rPr>
      <w:i/>
      <w:sz w:val="22"/>
      <w:szCs w:val="22"/>
    </w:rPr>
  </w:style>
  <w:style w:type="paragraph" w:styleId="Legenda">
    <w:name w:val="caption"/>
    <w:basedOn w:val="Normal"/>
    <w:next w:val="Normal"/>
    <w:uiPriority w:val="35"/>
    <w:unhideWhenUsed/>
    <w:qFormat/>
    <w:rsid w:val="000677A6"/>
    <w:pPr>
      <w:spacing w:after="200" w:line="240" w:lineRule="auto"/>
    </w:pPr>
    <w:rPr>
      <w:iCs/>
      <w:color w:val="auto"/>
      <w:sz w:val="18"/>
      <w:szCs w:val="18"/>
    </w:rPr>
  </w:style>
  <w:style w:type="paragraph" w:styleId="ndicedeilustraes">
    <w:name w:val="table of figures"/>
    <w:basedOn w:val="Normal"/>
    <w:next w:val="Normal"/>
    <w:uiPriority w:val="99"/>
    <w:unhideWhenUsed/>
    <w:rsid w:val="008A0BB3"/>
  </w:style>
  <w:style w:type="paragraph" w:customStyle="1" w:styleId="Nro">
    <w:name w:val="Nro"/>
    <w:basedOn w:val="Ttulo"/>
    <w:rsid w:val="00BF2AD1"/>
    <w:pPr>
      <w:spacing w:after="240"/>
    </w:pPr>
  </w:style>
  <w:style w:type="character" w:styleId="HiperlinkVisitado">
    <w:name w:val="FollowedHyperlink"/>
    <w:basedOn w:val="Fontepargpadro"/>
    <w:uiPriority w:val="99"/>
    <w:semiHidden/>
    <w:unhideWhenUsed/>
    <w:rsid w:val="00750B1D"/>
    <w:rPr>
      <w:color w:val="954F72" w:themeColor="followedHyperlink"/>
      <w:u w:val="single"/>
    </w:rPr>
  </w:style>
  <w:style w:type="paragraph" w:customStyle="1" w:styleId="Heading">
    <w:name w:val="Heading"/>
    <w:basedOn w:val="Normal"/>
    <w:rsid w:val="003D571A"/>
    <w:pPr>
      <w:spacing w:after="240"/>
    </w:pPr>
  </w:style>
  <w:style w:type="paragraph" w:styleId="NormalWeb">
    <w:name w:val="Normal (Web)"/>
    <w:basedOn w:val="Normal"/>
    <w:uiPriority w:val="99"/>
    <w:unhideWhenUsed/>
    <w:rsid w:val="002E6635"/>
    <w:pPr>
      <w:spacing w:before="100" w:beforeAutospacing="1" w:after="100" w:afterAutospacing="1" w:line="240" w:lineRule="auto"/>
      <w:jc w:val="left"/>
    </w:pPr>
    <w:rPr>
      <w:rFonts w:ascii="Times New Roman" w:eastAsia="Times New Roman" w:hAnsi="Times New Roman" w:cs="Times New Roman"/>
      <w:color w:val="auto"/>
      <w:szCs w:val="24"/>
    </w:rPr>
  </w:style>
  <w:style w:type="character" w:customStyle="1" w:styleId="apple-tab-span">
    <w:name w:val="apple-tab-span"/>
    <w:basedOn w:val="Fontepargpadro"/>
    <w:rsid w:val="00FB74A2"/>
  </w:style>
  <w:style w:type="paragraph" w:customStyle="1" w:styleId="Heading2">
    <w:name w:val="Heading2"/>
    <w:basedOn w:val="Normal"/>
    <w:rsid w:val="00DD3D80"/>
    <w:pPr>
      <w:spacing w:after="240"/>
    </w:pPr>
    <w:rPr>
      <w:b/>
    </w:rPr>
  </w:style>
  <w:style w:type="character" w:customStyle="1" w:styleId="a-size-extra-large">
    <w:name w:val="a-size-extra-large"/>
    <w:basedOn w:val="Fontepargpadro"/>
    <w:rsid w:val="002F5F63"/>
  </w:style>
  <w:style w:type="paragraph" w:styleId="Textodenotaderodap">
    <w:name w:val="footnote text"/>
    <w:basedOn w:val="Normal"/>
    <w:link w:val="TextodenotaderodapChar"/>
    <w:uiPriority w:val="99"/>
    <w:semiHidden/>
    <w:unhideWhenUsed/>
    <w:rsid w:val="002A065E"/>
    <w:pPr>
      <w:spacing w:line="240" w:lineRule="auto"/>
    </w:pPr>
    <w:rPr>
      <w:sz w:val="20"/>
    </w:rPr>
  </w:style>
  <w:style w:type="character" w:customStyle="1" w:styleId="TextodenotaderodapChar">
    <w:name w:val="Texto de nota de rodapé Char"/>
    <w:basedOn w:val="Fontepargpadro"/>
    <w:link w:val="Textodenotaderodap"/>
    <w:uiPriority w:val="99"/>
    <w:semiHidden/>
    <w:rsid w:val="002A065E"/>
    <w:rPr>
      <w:sz w:val="20"/>
    </w:rPr>
  </w:style>
  <w:style w:type="character" w:styleId="Refdenotaderodap">
    <w:name w:val="footnote reference"/>
    <w:basedOn w:val="Fontepargpadro"/>
    <w:uiPriority w:val="99"/>
    <w:semiHidden/>
    <w:unhideWhenUsed/>
    <w:rsid w:val="002A065E"/>
    <w:rPr>
      <w:vertAlign w:val="superscript"/>
    </w:rPr>
  </w:style>
  <w:style w:type="paragraph" w:customStyle="1" w:styleId="TituloCapitulo">
    <w:name w:val="TituloCapitulo"/>
    <w:basedOn w:val="Ttulo1"/>
    <w:link w:val="TituloCapituloChar"/>
    <w:qFormat/>
    <w:rsid w:val="00736E06"/>
    <w:pPr>
      <w:spacing w:after="240"/>
    </w:pPr>
    <w:rPr>
      <w:rFonts w:ascii="Times New Roman" w:hAnsi="Times New Roman" w:cs="Times New Roman"/>
    </w:rPr>
  </w:style>
  <w:style w:type="paragraph" w:customStyle="1" w:styleId="TextoNormal">
    <w:name w:val="TextoNormal"/>
    <w:basedOn w:val="Normal"/>
    <w:link w:val="TextoNormalChar"/>
    <w:qFormat/>
    <w:rsid w:val="00A8474A"/>
    <w:pPr>
      <w:ind w:firstLine="720"/>
    </w:pPr>
  </w:style>
  <w:style w:type="character" w:customStyle="1" w:styleId="TituloCapituloChar">
    <w:name w:val="TituloCapitulo Char"/>
    <w:basedOn w:val="Ttulo1Char"/>
    <w:link w:val="TituloCapitulo"/>
    <w:rsid w:val="00736E06"/>
    <w:rPr>
      <w:rFonts w:ascii="Times New Roman" w:hAnsi="Times New Roman" w:cs="Times New Roman"/>
      <w:b/>
    </w:rPr>
  </w:style>
  <w:style w:type="paragraph" w:customStyle="1" w:styleId="AnexoEApendice">
    <w:name w:val="AnexoEApendice"/>
    <w:basedOn w:val="Ttulo1"/>
    <w:link w:val="AnexoEApendiceChar"/>
    <w:qFormat/>
    <w:rsid w:val="00736E06"/>
    <w:pPr>
      <w:spacing w:after="240"/>
      <w:jc w:val="center"/>
    </w:pPr>
    <w:rPr>
      <w:rFonts w:ascii="Times New Roman" w:hAnsi="Times New Roman" w:cs="Times New Roman"/>
    </w:rPr>
  </w:style>
  <w:style w:type="character" w:customStyle="1" w:styleId="TextoNormalChar">
    <w:name w:val="TextoNormal Char"/>
    <w:basedOn w:val="Fontepargpadro"/>
    <w:link w:val="TextoNormal"/>
    <w:rsid w:val="00A8474A"/>
  </w:style>
  <w:style w:type="paragraph" w:customStyle="1" w:styleId="SubtituloCapitulo">
    <w:name w:val="SubtituloCapitulo"/>
    <w:basedOn w:val="TituloCapitulo"/>
    <w:link w:val="SubtituloCapituloChar"/>
    <w:qFormat/>
    <w:rsid w:val="00736E06"/>
    <w:pPr>
      <w:numPr>
        <w:ilvl w:val="1"/>
        <w:numId w:val="1"/>
      </w:numPr>
    </w:pPr>
  </w:style>
  <w:style w:type="character" w:customStyle="1" w:styleId="AnexoEApendiceChar">
    <w:name w:val="AnexoEApendice Char"/>
    <w:basedOn w:val="Ttulo1Char"/>
    <w:link w:val="AnexoEApendice"/>
    <w:rsid w:val="00736E06"/>
    <w:rPr>
      <w:rFonts w:ascii="Times New Roman" w:hAnsi="Times New Roman" w:cs="Times New Roman"/>
      <w:b/>
    </w:rPr>
  </w:style>
  <w:style w:type="character" w:customStyle="1" w:styleId="SubtituloCapituloChar">
    <w:name w:val="SubtituloCapitulo Char"/>
    <w:basedOn w:val="TituloCapituloChar"/>
    <w:link w:val="SubtituloCapitulo"/>
    <w:rsid w:val="00736E06"/>
    <w:rPr>
      <w:rFonts w:ascii="Times New Roman" w:hAnsi="Times New Roman" w:cs="Times New Roman"/>
      <w:b/>
    </w:rPr>
  </w:style>
  <w:style w:type="paragraph" w:customStyle="1" w:styleId="01TEXTOCORPO">
    <w:name w:val="01_TEXTO_CORPO"/>
    <w:basedOn w:val="Normal"/>
    <w:link w:val="01TEXTOCORPOChar"/>
    <w:qFormat/>
    <w:rsid w:val="00A26E7A"/>
    <w:pPr>
      <w:spacing w:after="200" w:line="276" w:lineRule="auto"/>
      <w:ind w:firstLine="454"/>
    </w:pPr>
    <w:rPr>
      <w:rFonts w:asciiTheme="minorHAnsi" w:eastAsia="Calibri" w:hAnsiTheme="minorHAnsi" w:cs="Times New Roman"/>
      <w:color w:val="262626" w:themeColor="text1" w:themeTint="D9"/>
      <w:szCs w:val="22"/>
    </w:rPr>
  </w:style>
  <w:style w:type="character" w:customStyle="1" w:styleId="01TEXTOCORPOChar">
    <w:name w:val="01_TEXTO_CORPO Char"/>
    <w:basedOn w:val="Fontepargpadro"/>
    <w:link w:val="01TEXTOCORPO"/>
    <w:rsid w:val="00A26E7A"/>
    <w:rPr>
      <w:rFonts w:asciiTheme="minorHAnsi" w:eastAsia="Calibri" w:hAnsiTheme="minorHAnsi" w:cs="Times New Roman"/>
      <w:color w:val="262626" w:themeColor="text1" w:themeTint="D9"/>
      <w:szCs w:val="22"/>
    </w:rPr>
  </w:style>
  <w:style w:type="paragraph" w:styleId="Reviso">
    <w:name w:val="Revision"/>
    <w:hidden/>
    <w:uiPriority w:val="99"/>
    <w:semiHidden/>
    <w:rsid w:val="006D53ED"/>
    <w:pPr>
      <w:spacing w:line="240" w:lineRule="auto"/>
      <w:jc w:val="left"/>
    </w:pPr>
  </w:style>
  <w:style w:type="paragraph" w:styleId="SemEspaamento">
    <w:name w:val="No Spacing"/>
    <w:uiPriority w:val="1"/>
    <w:qFormat/>
    <w:rsid w:val="009550B0"/>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19429">
      <w:bodyDiv w:val="1"/>
      <w:marLeft w:val="0"/>
      <w:marRight w:val="0"/>
      <w:marTop w:val="0"/>
      <w:marBottom w:val="0"/>
      <w:divBdr>
        <w:top w:val="none" w:sz="0" w:space="0" w:color="auto"/>
        <w:left w:val="none" w:sz="0" w:space="0" w:color="auto"/>
        <w:bottom w:val="none" w:sz="0" w:space="0" w:color="auto"/>
        <w:right w:val="none" w:sz="0" w:space="0" w:color="auto"/>
      </w:divBdr>
      <w:divsChild>
        <w:div w:id="1863737674">
          <w:marLeft w:val="0"/>
          <w:marRight w:val="0"/>
          <w:marTop w:val="0"/>
          <w:marBottom w:val="0"/>
          <w:divBdr>
            <w:top w:val="none" w:sz="0" w:space="0" w:color="auto"/>
            <w:left w:val="none" w:sz="0" w:space="0" w:color="auto"/>
            <w:bottom w:val="none" w:sz="0" w:space="0" w:color="auto"/>
            <w:right w:val="none" w:sz="0" w:space="0" w:color="auto"/>
          </w:divBdr>
        </w:div>
      </w:divsChild>
    </w:div>
    <w:div w:id="52395435">
      <w:bodyDiv w:val="1"/>
      <w:marLeft w:val="0"/>
      <w:marRight w:val="0"/>
      <w:marTop w:val="0"/>
      <w:marBottom w:val="0"/>
      <w:divBdr>
        <w:top w:val="none" w:sz="0" w:space="0" w:color="auto"/>
        <w:left w:val="none" w:sz="0" w:space="0" w:color="auto"/>
        <w:bottom w:val="none" w:sz="0" w:space="0" w:color="auto"/>
        <w:right w:val="none" w:sz="0" w:space="0" w:color="auto"/>
      </w:divBdr>
    </w:div>
    <w:div w:id="67267003">
      <w:bodyDiv w:val="1"/>
      <w:marLeft w:val="0"/>
      <w:marRight w:val="0"/>
      <w:marTop w:val="0"/>
      <w:marBottom w:val="0"/>
      <w:divBdr>
        <w:top w:val="none" w:sz="0" w:space="0" w:color="auto"/>
        <w:left w:val="none" w:sz="0" w:space="0" w:color="auto"/>
        <w:bottom w:val="none" w:sz="0" w:space="0" w:color="auto"/>
        <w:right w:val="none" w:sz="0" w:space="0" w:color="auto"/>
      </w:divBdr>
    </w:div>
    <w:div w:id="96560499">
      <w:bodyDiv w:val="1"/>
      <w:marLeft w:val="0"/>
      <w:marRight w:val="0"/>
      <w:marTop w:val="0"/>
      <w:marBottom w:val="0"/>
      <w:divBdr>
        <w:top w:val="none" w:sz="0" w:space="0" w:color="auto"/>
        <w:left w:val="none" w:sz="0" w:space="0" w:color="auto"/>
        <w:bottom w:val="none" w:sz="0" w:space="0" w:color="auto"/>
        <w:right w:val="none" w:sz="0" w:space="0" w:color="auto"/>
      </w:divBdr>
    </w:div>
    <w:div w:id="147138416">
      <w:bodyDiv w:val="1"/>
      <w:marLeft w:val="0"/>
      <w:marRight w:val="0"/>
      <w:marTop w:val="0"/>
      <w:marBottom w:val="0"/>
      <w:divBdr>
        <w:top w:val="none" w:sz="0" w:space="0" w:color="auto"/>
        <w:left w:val="none" w:sz="0" w:space="0" w:color="auto"/>
        <w:bottom w:val="none" w:sz="0" w:space="0" w:color="auto"/>
        <w:right w:val="none" w:sz="0" w:space="0" w:color="auto"/>
      </w:divBdr>
    </w:div>
    <w:div w:id="204104523">
      <w:bodyDiv w:val="1"/>
      <w:marLeft w:val="0"/>
      <w:marRight w:val="0"/>
      <w:marTop w:val="0"/>
      <w:marBottom w:val="0"/>
      <w:divBdr>
        <w:top w:val="none" w:sz="0" w:space="0" w:color="auto"/>
        <w:left w:val="none" w:sz="0" w:space="0" w:color="auto"/>
        <w:bottom w:val="none" w:sz="0" w:space="0" w:color="auto"/>
        <w:right w:val="none" w:sz="0" w:space="0" w:color="auto"/>
      </w:divBdr>
    </w:div>
    <w:div w:id="209193882">
      <w:bodyDiv w:val="1"/>
      <w:marLeft w:val="0"/>
      <w:marRight w:val="0"/>
      <w:marTop w:val="0"/>
      <w:marBottom w:val="0"/>
      <w:divBdr>
        <w:top w:val="none" w:sz="0" w:space="0" w:color="auto"/>
        <w:left w:val="none" w:sz="0" w:space="0" w:color="auto"/>
        <w:bottom w:val="none" w:sz="0" w:space="0" w:color="auto"/>
        <w:right w:val="none" w:sz="0" w:space="0" w:color="auto"/>
      </w:divBdr>
    </w:div>
    <w:div w:id="226494343">
      <w:bodyDiv w:val="1"/>
      <w:marLeft w:val="0"/>
      <w:marRight w:val="0"/>
      <w:marTop w:val="0"/>
      <w:marBottom w:val="0"/>
      <w:divBdr>
        <w:top w:val="none" w:sz="0" w:space="0" w:color="auto"/>
        <w:left w:val="none" w:sz="0" w:space="0" w:color="auto"/>
        <w:bottom w:val="none" w:sz="0" w:space="0" w:color="auto"/>
        <w:right w:val="none" w:sz="0" w:space="0" w:color="auto"/>
      </w:divBdr>
    </w:div>
    <w:div w:id="292567301">
      <w:bodyDiv w:val="1"/>
      <w:marLeft w:val="0"/>
      <w:marRight w:val="0"/>
      <w:marTop w:val="0"/>
      <w:marBottom w:val="0"/>
      <w:divBdr>
        <w:top w:val="none" w:sz="0" w:space="0" w:color="auto"/>
        <w:left w:val="none" w:sz="0" w:space="0" w:color="auto"/>
        <w:bottom w:val="none" w:sz="0" w:space="0" w:color="auto"/>
        <w:right w:val="none" w:sz="0" w:space="0" w:color="auto"/>
      </w:divBdr>
    </w:div>
    <w:div w:id="298996291">
      <w:bodyDiv w:val="1"/>
      <w:marLeft w:val="0"/>
      <w:marRight w:val="0"/>
      <w:marTop w:val="0"/>
      <w:marBottom w:val="0"/>
      <w:divBdr>
        <w:top w:val="none" w:sz="0" w:space="0" w:color="auto"/>
        <w:left w:val="none" w:sz="0" w:space="0" w:color="auto"/>
        <w:bottom w:val="none" w:sz="0" w:space="0" w:color="auto"/>
        <w:right w:val="none" w:sz="0" w:space="0" w:color="auto"/>
      </w:divBdr>
    </w:div>
    <w:div w:id="364409433">
      <w:bodyDiv w:val="1"/>
      <w:marLeft w:val="0"/>
      <w:marRight w:val="0"/>
      <w:marTop w:val="0"/>
      <w:marBottom w:val="0"/>
      <w:divBdr>
        <w:top w:val="none" w:sz="0" w:space="0" w:color="auto"/>
        <w:left w:val="none" w:sz="0" w:space="0" w:color="auto"/>
        <w:bottom w:val="none" w:sz="0" w:space="0" w:color="auto"/>
        <w:right w:val="none" w:sz="0" w:space="0" w:color="auto"/>
      </w:divBdr>
    </w:div>
    <w:div w:id="388042582">
      <w:bodyDiv w:val="1"/>
      <w:marLeft w:val="0"/>
      <w:marRight w:val="0"/>
      <w:marTop w:val="0"/>
      <w:marBottom w:val="0"/>
      <w:divBdr>
        <w:top w:val="none" w:sz="0" w:space="0" w:color="auto"/>
        <w:left w:val="none" w:sz="0" w:space="0" w:color="auto"/>
        <w:bottom w:val="none" w:sz="0" w:space="0" w:color="auto"/>
        <w:right w:val="none" w:sz="0" w:space="0" w:color="auto"/>
      </w:divBdr>
    </w:div>
    <w:div w:id="513686519">
      <w:bodyDiv w:val="1"/>
      <w:marLeft w:val="0"/>
      <w:marRight w:val="0"/>
      <w:marTop w:val="0"/>
      <w:marBottom w:val="0"/>
      <w:divBdr>
        <w:top w:val="none" w:sz="0" w:space="0" w:color="auto"/>
        <w:left w:val="none" w:sz="0" w:space="0" w:color="auto"/>
        <w:bottom w:val="none" w:sz="0" w:space="0" w:color="auto"/>
        <w:right w:val="none" w:sz="0" w:space="0" w:color="auto"/>
      </w:divBdr>
    </w:div>
    <w:div w:id="525142912">
      <w:bodyDiv w:val="1"/>
      <w:marLeft w:val="0"/>
      <w:marRight w:val="0"/>
      <w:marTop w:val="0"/>
      <w:marBottom w:val="0"/>
      <w:divBdr>
        <w:top w:val="none" w:sz="0" w:space="0" w:color="auto"/>
        <w:left w:val="none" w:sz="0" w:space="0" w:color="auto"/>
        <w:bottom w:val="none" w:sz="0" w:space="0" w:color="auto"/>
        <w:right w:val="none" w:sz="0" w:space="0" w:color="auto"/>
      </w:divBdr>
    </w:div>
    <w:div w:id="532963879">
      <w:bodyDiv w:val="1"/>
      <w:marLeft w:val="0"/>
      <w:marRight w:val="0"/>
      <w:marTop w:val="0"/>
      <w:marBottom w:val="0"/>
      <w:divBdr>
        <w:top w:val="none" w:sz="0" w:space="0" w:color="auto"/>
        <w:left w:val="none" w:sz="0" w:space="0" w:color="auto"/>
        <w:bottom w:val="none" w:sz="0" w:space="0" w:color="auto"/>
        <w:right w:val="none" w:sz="0" w:space="0" w:color="auto"/>
      </w:divBdr>
    </w:div>
    <w:div w:id="559905140">
      <w:bodyDiv w:val="1"/>
      <w:marLeft w:val="0"/>
      <w:marRight w:val="0"/>
      <w:marTop w:val="0"/>
      <w:marBottom w:val="0"/>
      <w:divBdr>
        <w:top w:val="none" w:sz="0" w:space="0" w:color="auto"/>
        <w:left w:val="none" w:sz="0" w:space="0" w:color="auto"/>
        <w:bottom w:val="none" w:sz="0" w:space="0" w:color="auto"/>
        <w:right w:val="none" w:sz="0" w:space="0" w:color="auto"/>
      </w:divBdr>
    </w:div>
    <w:div w:id="565646796">
      <w:bodyDiv w:val="1"/>
      <w:marLeft w:val="0"/>
      <w:marRight w:val="0"/>
      <w:marTop w:val="0"/>
      <w:marBottom w:val="0"/>
      <w:divBdr>
        <w:top w:val="none" w:sz="0" w:space="0" w:color="auto"/>
        <w:left w:val="none" w:sz="0" w:space="0" w:color="auto"/>
        <w:bottom w:val="none" w:sz="0" w:space="0" w:color="auto"/>
        <w:right w:val="none" w:sz="0" w:space="0" w:color="auto"/>
      </w:divBdr>
    </w:div>
    <w:div w:id="650599950">
      <w:bodyDiv w:val="1"/>
      <w:marLeft w:val="0"/>
      <w:marRight w:val="0"/>
      <w:marTop w:val="0"/>
      <w:marBottom w:val="0"/>
      <w:divBdr>
        <w:top w:val="none" w:sz="0" w:space="0" w:color="auto"/>
        <w:left w:val="none" w:sz="0" w:space="0" w:color="auto"/>
        <w:bottom w:val="none" w:sz="0" w:space="0" w:color="auto"/>
        <w:right w:val="none" w:sz="0" w:space="0" w:color="auto"/>
      </w:divBdr>
    </w:div>
    <w:div w:id="669334924">
      <w:bodyDiv w:val="1"/>
      <w:marLeft w:val="0"/>
      <w:marRight w:val="0"/>
      <w:marTop w:val="0"/>
      <w:marBottom w:val="0"/>
      <w:divBdr>
        <w:top w:val="none" w:sz="0" w:space="0" w:color="auto"/>
        <w:left w:val="none" w:sz="0" w:space="0" w:color="auto"/>
        <w:bottom w:val="none" w:sz="0" w:space="0" w:color="auto"/>
        <w:right w:val="none" w:sz="0" w:space="0" w:color="auto"/>
      </w:divBdr>
    </w:div>
    <w:div w:id="794906987">
      <w:bodyDiv w:val="1"/>
      <w:marLeft w:val="0"/>
      <w:marRight w:val="0"/>
      <w:marTop w:val="0"/>
      <w:marBottom w:val="0"/>
      <w:divBdr>
        <w:top w:val="none" w:sz="0" w:space="0" w:color="auto"/>
        <w:left w:val="none" w:sz="0" w:space="0" w:color="auto"/>
        <w:bottom w:val="none" w:sz="0" w:space="0" w:color="auto"/>
        <w:right w:val="none" w:sz="0" w:space="0" w:color="auto"/>
      </w:divBdr>
    </w:div>
    <w:div w:id="934754573">
      <w:bodyDiv w:val="1"/>
      <w:marLeft w:val="0"/>
      <w:marRight w:val="0"/>
      <w:marTop w:val="0"/>
      <w:marBottom w:val="0"/>
      <w:divBdr>
        <w:top w:val="none" w:sz="0" w:space="0" w:color="auto"/>
        <w:left w:val="none" w:sz="0" w:space="0" w:color="auto"/>
        <w:bottom w:val="none" w:sz="0" w:space="0" w:color="auto"/>
        <w:right w:val="none" w:sz="0" w:space="0" w:color="auto"/>
      </w:divBdr>
    </w:div>
    <w:div w:id="976296229">
      <w:bodyDiv w:val="1"/>
      <w:marLeft w:val="0"/>
      <w:marRight w:val="0"/>
      <w:marTop w:val="0"/>
      <w:marBottom w:val="0"/>
      <w:divBdr>
        <w:top w:val="none" w:sz="0" w:space="0" w:color="auto"/>
        <w:left w:val="none" w:sz="0" w:space="0" w:color="auto"/>
        <w:bottom w:val="none" w:sz="0" w:space="0" w:color="auto"/>
        <w:right w:val="none" w:sz="0" w:space="0" w:color="auto"/>
      </w:divBdr>
    </w:div>
    <w:div w:id="1061906661">
      <w:bodyDiv w:val="1"/>
      <w:marLeft w:val="0"/>
      <w:marRight w:val="0"/>
      <w:marTop w:val="0"/>
      <w:marBottom w:val="0"/>
      <w:divBdr>
        <w:top w:val="none" w:sz="0" w:space="0" w:color="auto"/>
        <w:left w:val="none" w:sz="0" w:space="0" w:color="auto"/>
        <w:bottom w:val="none" w:sz="0" w:space="0" w:color="auto"/>
        <w:right w:val="none" w:sz="0" w:space="0" w:color="auto"/>
      </w:divBdr>
    </w:div>
    <w:div w:id="1075514661">
      <w:bodyDiv w:val="1"/>
      <w:marLeft w:val="0"/>
      <w:marRight w:val="0"/>
      <w:marTop w:val="0"/>
      <w:marBottom w:val="0"/>
      <w:divBdr>
        <w:top w:val="none" w:sz="0" w:space="0" w:color="auto"/>
        <w:left w:val="none" w:sz="0" w:space="0" w:color="auto"/>
        <w:bottom w:val="none" w:sz="0" w:space="0" w:color="auto"/>
        <w:right w:val="none" w:sz="0" w:space="0" w:color="auto"/>
      </w:divBdr>
    </w:div>
    <w:div w:id="1076822771">
      <w:bodyDiv w:val="1"/>
      <w:marLeft w:val="0"/>
      <w:marRight w:val="0"/>
      <w:marTop w:val="0"/>
      <w:marBottom w:val="0"/>
      <w:divBdr>
        <w:top w:val="none" w:sz="0" w:space="0" w:color="auto"/>
        <w:left w:val="none" w:sz="0" w:space="0" w:color="auto"/>
        <w:bottom w:val="none" w:sz="0" w:space="0" w:color="auto"/>
        <w:right w:val="none" w:sz="0" w:space="0" w:color="auto"/>
      </w:divBdr>
    </w:div>
    <w:div w:id="1123767606">
      <w:bodyDiv w:val="1"/>
      <w:marLeft w:val="0"/>
      <w:marRight w:val="0"/>
      <w:marTop w:val="0"/>
      <w:marBottom w:val="0"/>
      <w:divBdr>
        <w:top w:val="none" w:sz="0" w:space="0" w:color="auto"/>
        <w:left w:val="none" w:sz="0" w:space="0" w:color="auto"/>
        <w:bottom w:val="none" w:sz="0" w:space="0" w:color="auto"/>
        <w:right w:val="none" w:sz="0" w:space="0" w:color="auto"/>
      </w:divBdr>
    </w:div>
    <w:div w:id="1152212752">
      <w:bodyDiv w:val="1"/>
      <w:marLeft w:val="0"/>
      <w:marRight w:val="0"/>
      <w:marTop w:val="0"/>
      <w:marBottom w:val="0"/>
      <w:divBdr>
        <w:top w:val="none" w:sz="0" w:space="0" w:color="auto"/>
        <w:left w:val="none" w:sz="0" w:space="0" w:color="auto"/>
        <w:bottom w:val="none" w:sz="0" w:space="0" w:color="auto"/>
        <w:right w:val="none" w:sz="0" w:space="0" w:color="auto"/>
      </w:divBdr>
    </w:div>
    <w:div w:id="1246962625">
      <w:bodyDiv w:val="1"/>
      <w:marLeft w:val="0"/>
      <w:marRight w:val="0"/>
      <w:marTop w:val="0"/>
      <w:marBottom w:val="0"/>
      <w:divBdr>
        <w:top w:val="none" w:sz="0" w:space="0" w:color="auto"/>
        <w:left w:val="none" w:sz="0" w:space="0" w:color="auto"/>
        <w:bottom w:val="none" w:sz="0" w:space="0" w:color="auto"/>
        <w:right w:val="none" w:sz="0" w:space="0" w:color="auto"/>
      </w:divBdr>
    </w:div>
    <w:div w:id="1309507021">
      <w:bodyDiv w:val="1"/>
      <w:marLeft w:val="0"/>
      <w:marRight w:val="0"/>
      <w:marTop w:val="0"/>
      <w:marBottom w:val="0"/>
      <w:divBdr>
        <w:top w:val="none" w:sz="0" w:space="0" w:color="auto"/>
        <w:left w:val="none" w:sz="0" w:space="0" w:color="auto"/>
        <w:bottom w:val="none" w:sz="0" w:space="0" w:color="auto"/>
        <w:right w:val="none" w:sz="0" w:space="0" w:color="auto"/>
      </w:divBdr>
      <w:divsChild>
        <w:div w:id="935676593">
          <w:marLeft w:val="0"/>
          <w:marRight w:val="0"/>
          <w:marTop w:val="0"/>
          <w:marBottom w:val="0"/>
          <w:divBdr>
            <w:top w:val="none" w:sz="0" w:space="0" w:color="auto"/>
            <w:left w:val="none" w:sz="0" w:space="0" w:color="auto"/>
            <w:bottom w:val="none" w:sz="0" w:space="0" w:color="auto"/>
            <w:right w:val="none" w:sz="0" w:space="0" w:color="auto"/>
          </w:divBdr>
        </w:div>
        <w:div w:id="422189439">
          <w:marLeft w:val="0"/>
          <w:marRight w:val="0"/>
          <w:marTop w:val="0"/>
          <w:marBottom w:val="0"/>
          <w:divBdr>
            <w:top w:val="none" w:sz="0" w:space="0" w:color="auto"/>
            <w:left w:val="none" w:sz="0" w:space="0" w:color="auto"/>
            <w:bottom w:val="none" w:sz="0" w:space="0" w:color="auto"/>
            <w:right w:val="none" w:sz="0" w:space="0" w:color="auto"/>
          </w:divBdr>
        </w:div>
        <w:div w:id="651060668">
          <w:marLeft w:val="0"/>
          <w:marRight w:val="0"/>
          <w:marTop w:val="0"/>
          <w:marBottom w:val="0"/>
          <w:divBdr>
            <w:top w:val="none" w:sz="0" w:space="0" w:color="auto"/>
            <w:left w:val="none" w:sz="0" w:space="0" w:color="auto"/>
            <w:bottom w:val="none" w:sz="0" w:space="0" w:color="auto"/>
            <w:right w:val="none" w:sz="0" w:space="0" w:color="auto"/>
          </w:divBdr>
        </w:div>
        <w:div w:id="1986347502">
          <w:marLeft w:val="0"/>
          <w:marRight w:val="0"/>
          <w:marTop w:val="0"/>
          <w:marBottom w:val="0"/>
          <w:divBdr>
            <w:top w:val="none" w:sz="0" w:space="0" w:color="auto"/>
            <w:left w:val="none" w:sz="0" w:space="0" w:color="auto"/>
            <w:bottom w:val="none" w:sz="0" w:space="0" w:color="auto"/>
            <w:right w:val="none" w:sz="0" w:space="0" w:color="auto"/>
          </w:divBdr>
        </w:div>
        <w:div w:id="1422605235">
          <w:marLeft w:val="0"/>
          <w:marRight w:val="0"/>
          <w:marTop w:val="0"/>
          <w:marBottom w:val="0"/>
          <w:divBdr>
            <w:top w:val="none" w:sz="0" w:space="0" w:color="auto"/>
            <w:left w:val="none" w:sz="0" w:space="0" w:color="auto"/>
            <w:bottom w:val="none" w:sz="0" w:space="0" w:color="auto"/>
            <w:right w:val="none" w:sz="0" w:space="0" w:color="auto"/>
          </w:divBdr>
        </w:div>
      </w:divsChild>
    </w:div>
    <w:div w:id="1370953170">
      <w:bodyDiv w:val="1"/>
      <w:marLeft w:val="0"/>
      <w:marRight w:val="0"/>
      <w:marTop w:val="0"/>
      <w:marBottom w:val="0"/>
      <w:divBdr>
        <w:top w:val="none" w:sz="0" w:space="0" w:color="auto"/>
        <w:left w:val="none" w:sz="0" w:space="0" w:color="auto"/>
        <w:bottom w:val="none" w:sz="0" w:space="0" w:color="auto"/>
        <w:right w:val="none" w:sz="0" w:space="0" w:color="auto"/>
      </w:divBdr>
    </w:div>
    <w:div w:id="1554586660">
      <w:bodyDiv w:val="1"/>
      <w:marLeft w:val="0"/>
      <w:marRight w:val="0"/>
      <w:marTop w:val="0"/>
      <w:marBottom w:val="0"/>
      <w:divBdr>
        <w:top w:val="none" w:sz="0" w:space="0" w:color="auto"/>
        <w:left w:val="none" w:sz="0" w:space="0" w:color="auto"/>
        <w:bottom w:val="none" w:sz="0" w:space="0" w:color="auto"/>
        <w:right w:val="none" w:sz="0" w:space="0" w:color="auto"/>
      </w:divBdr>
    </w:div>
    <w:div w:id="1562248336">
      <w:bodyDiv w:val="1"/>
      <w:marLeft w:val="0"/>
      <w:marRight w:val="0"/>
      <w:marTop w:val="0"/>
      <w:marBottom w:val="0"/>
      <w:divBdr>
        <w:top w:val="none" w:sz="0" w:space="0" w:color="auto"/>
        <w:left w:val="none" w:sz="0" w:space="0" w:color="auto"/>
        <w:bottom w:val="none" w:sz="0" w:space="0" w:color="auto"/>
        <w:right w:val="none" w:sz="0" w:space="0" w:color="auto"/>
      </w:divBdr>
    </w:div>
    <w:div w:id="1565677043">
      <w:bodyDiv w:val="1"/>
      <w:marLeft w:val="0"/>
      <w:marRight w:val="0"/>
      <w:marTop w:val="0"/>
      <w:marBottom w:val="0"/>
      <w:divBdr>
        <w:top w:val="none" w:sz="0" w:space="0" w:color="auto"/>
        <w:left w:val="none" w:sz="0" w:space="0" w:color="auto"/>
        <w:bottom w:val="none" w:sz="0" w:space="0" w:color="auto"/>
        <w:right w:val="none" w:sz="0" w:space="0" w:color="auto"/>
      </w:divBdr>
    </w:div>
    <w:div w:id="1587570621">
      <w:bodyDiv w:val="1"/>
      <w:marLeft w:val="0"/>
      <w:marRight w:val="0"/>
      <w:marTop w:val="0"/>
      <w:marBottom w:val="0"/>
      <w:divBdr>
        <w:top w:val="none" w:sz="0" w:space="0" w:color="auto"/>
        <w:left w:val="none" w:sz="0" w:space="0" w:color="auto"/>
        <w:bottom w:val="none" w:sz="0" w:space="0" w:color="auto"/>
        <w:right w:val="none" w:sz="0" w:space="0" w:color="auto"/>
      </w:divBdr>
      <w:divsChild>
        <w:div w:id="1751079054">
          <w:marLeft w:val="0"/>
          <w:marRight w:val="0"/>
          <w:marTop w:val="0"/>
          <w:marBottom w:val="0"/>
          <w:divBdr>
            <w:top w:val="none" w:sz="0" w:space="0" w:color="auto"/>
            <w:left w:val="none" w:sz="0" w:space="0" w:color="auto"/>
            <w:bottom w:val="none" w:sz="0" w:space="0" w:color="auto"/>
            <w:right w:val="none" w:sz="0" w:space="0" w:color="auto"/>
          </w:divBdr>
        </w:div>
      </w:divsChild>
    </w:div>
    <w:div w:id="1689601111">
      <w:bodyDiv w:val="1"/>
      <w:marLeft w:val="0"/>
      <w:marRight w:val="0"/>
      <w:marTop w:val="0"/>
      <w:marBottom w:val="0"/>
      <w:divBdr>
        <w:top w:val="none" w:sz="0" w:space="0" w:color="auto"/>
        <w:left w:val="none" w:sz="0" w:space="0" w:color="auto"/>
        <w:bottom w:val="none" w:sz="0" w:space="0" w:color="auto"/>
        <w:right w:val="none" w:sz="0" w:space="0" w:color="auto"/>
      </w:divBdr>
    </w:div>
    <w:div w:id="1696347840">
      <w:bodyDiv w:val="1"/>
      <w:marLeft w:val="0"/>
      <w:marRight w:val="0"/>
      <w:marTop w:val="0"/>
      <w:marBottom w:val="0"/>
      <w:divBdr>
        <w:top w:val="none" w:sz="0" w:space="0" w:color="auto"/>
        <w:left w:val="none" w:sz="0" w:space="0" w:color="auto"/>
        <w:bottom w:val="none" w:sz="0" w:space="0" w:color="auto"/>
        <w:right w:val="none" w:sz="0" w:space="0" w:color="auto"/>
      </w:divBdr>
    </w:div>
    <w:div w:id="1739210503">
      <w:bodyDiv w:val="1"/>
      <w:marLeft w:val="0"/>
      <w:marRight w:val="0"/>
      <w:marTop w:val="0"/>
      <w:marBottom w:val="0"/>
      <w:divBdr>
        <w:top w:val="none" w:sz="0" w:space="0" w:color="auto"/>
        <w:left w:val="none" w:sz="0" w:space="0" w:color="auto"/>
        <w:bottom w:val="none" w:sz="0" w:space="0" w:color="auto"/>
        <w:right w:val="none" w:sz="0" w:space="0" w:color="auto"/>
      </w:divBdr>
    </w:div>
    <w:div w:id="1846282424">
      <w:bodyDiv w:val="1"/>
      <w:marLeft w:val="0"/>
      <w:marRight w:val="0"/>
      <w:marTop w:val="0"/>
      <w:marBottom w:val="0"/>
      <w:divBdr>
        <w:top w:val="none" w:sz="0" w:space="0" w:color="auto"/>
        <w:left w:val="none" w:sz="0" w:space="0" w:color="auto"/>
        <w:bottom w:val="none" w:sz="0" w:space="0" w:color="auto"/>
        <w:right w:val="none" w:sz="0" w:space="0" w:color="auto"/>
      </w:divBdr>
    </w:div>
    <w:div w:id="1900893954">
      <w:bodyDiv w:val="1"/>
      <w:marLeft w:val="0"/>
      <w:marRight w:val="0"/>
      <w:marTop w:val="0"/>
      <w:marBottom w:val="0"/>
      <w:divBdr>
        <w:top w:val="none" w:sz="0" w:space="0" w:color="auto"/>
        <w:left w:val="none" w:sz="0" w:space="0" w:color="auto"/>
        <w:bottom w:val="none" w:sz="0" w:space="0" w:color="auto"/>
        <w:right w:val="none" w:sz="0" w:space="0" w:color="auto"/>
      </w:divBdr>
    </w:div>
    <w:div w:id="1905753837">
      <w:bodyDiv w:val="1"/>
      <w:marLeft w:val="0"/>
      <w:marRight w:val="0"/>
      <w:marTop w:val="0"/>
      <w:marBottom w:val="0"/>
      <w:divBdr>
        <w:top w:val="none" w:sz="0" w:space="0" w:color="auto"/>
        <w:left w:val="none" w:sz="0" w:space="0" w:color="auto"/>
        <w:bottom w:val="none" w:sz="0" w:space="0" w:color="auto"/>
        <w:right w:val="none" w:sz="0" w:space="0" w:color="auto"/>
      </w:divBdr>
    </w:div>
    <w:div w:id="1955286117">
      <w:bodyDiv w:val="1"/>
      <w:marLeft w:val="0"/>
      <w:marRight w:val="0"/>
      <w:marTop w:val="0"/>
      <w:marBottom w:val="0"/>
      <w:divBdr>
        <w:top w:val="none" w:sz="0" w:space="0" w:color="auto"/>
        <w:left w:val="none" w:sz="0" w:space="0" w:color="auto"/>
        <w:bottom w:val="none" w:sz="0" w:space="0" w:color="auto"/>
        <w:right w:val="none" w:sz="0" w:space="0" w:color="auto"/>
      </w:divBdr>
    </w:div>
    <w:div w:id="2087805027">
      <w:bodyDiv w:val="1"/>
      <w:marLeft w:val="0"/>
      <w:marRight w:val="0"/>
      <w:marTop w:val="0"/>
      <w:marBottom w:val="0"/>
      <w:divBdr>
        <w:top w:val="none" w:sz="0" w:space="0" w:color="auto"/>
        <w:left w:val="none" w:sz="0" w:space="0" w:color="auto"/>
        <w:bottom w:val="none" w:sz="0" w:space="0" w:color="auto"/>
        <w:right w:val="none" w:sz="0" w:space="0" w:color="auto"/>
      </w:divBdr>
      <w:divsChild>
        <w:div w:id="19205543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file:///C:\Users\Administrador\Desktop\API%20online%20para%20Cota&#231;&#227;o%20de%20Pre&#231;os%20dos%20Produtos%20entre%20as%20Redes%20Atacadistas%20Conveniadas.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file:///C:\Users\Administrador\Desktop\API%20online%20para%20Cota&#231;&#227;o%20de%20Pre&#231;os%20dos%20Produtos%20entre%20as%20Redes%20Atacadistas%20Conveniadas.docx"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istrador\Desktop\API%20online%20para%20Cota&#231;&#227;o%20de%20Pre&#231;os%20dos%20Produtos%20entre%20as%20Redes%20Atacadistas%20Conveniadas.docx" TargetMode="Externa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hyperlink" Target="file:///C:\Users\Administrador\Desktop\API%20online%20para%20Cota&#231;&#227;o%20de%20Pre&#231;os%20dos%20Produtos%20entre%20as%20Redes%20Atacadistas%20Conveniadas.docx"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88D38-A3A0-4AFC-93B0-3BEF80D30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57</Pages>
  <Words>17608</Words>
  <Characters>95088</Characters>
  <Application>Microsoft Office Word</Application>
  <DocSecurity>0</DocSecurity>
  <Lines>792</Lines>
  <Paragraphs>224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Hopistal Albert Einstein</Company>
  <LinksUpToDate>false</LinksUpToDate>
  <CharactersWithSpaces>112472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Osnir Estevam</dc:creator>
  <cp:lastModifiedBy>Osnir Estevam</cp:lastModifiedBy>
  <cp:revision>68</cp:revision>
  <cp:lastPrinted>2015-09-14T14:27:00Z</cp:lastPrinted>
  <dcterms:created xsi:type="dcterms:W3CDTF">2016-06-30T22:39:00Z</dcterms:created>
  <dcterms:modified xsi:type="dcterms:W3CDTF">2016-08-27T13:55:00Z</dcterms:modified>
</cp:coreProperties>
</file>